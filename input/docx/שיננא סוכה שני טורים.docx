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AA24" w14:textId="205E6302" w:rsidR="00A675F0" w:rsidRPr="002C1314" w:rsidRDefault="00A675F0" w:rsidP="00A675F0">
      <w:pPr>
        <w:pStyle w:val="afffb"/>
        <w:framePr w:wrap="around"/>
        <w:rPr>
          <w:del w:id="41025" w:author="Claude" w:date="2026-10-07T09:25:02Z"/>
          <w:rtl/>
        </w:rPr>
      </w:pPr>
      <w:del w:id="41023" w:author="Claude" w:date="2026-10-07T09:25:02Z">
        <w:r w:rsidRPr="002C1314">
          <w:rPr>
            <w:rFonts w:hint="cs"/>
            <w:rtl/>
          </w:rPr>
          <w:delText xml:space="preserve">פ</w:delText>
        </w:r>
      </w:del>
      <w:del w:id="41024" w:author="Claude" w:date="2026-10-07T09:25:02Z">
        <w:r w:rsidRPr="00412581">
          <w:rPr>
            <w:rFonts w:hint="cs"/>
            <w:rtl/>
          </w:rPr>
          <w:delText xml:space="preserve">רק ראשון</w:delText>
        </w:r>
      </w:del>
    </w:p>
    <w:p w14:paraId="4D2E75A4" w14:textId="4181AC9B" w:rsidR="00D73BD2" w:rsidRPr="002C1314" w:rsidRDefault="00806AD9" w:rsidP="00D73BD2">
      <w:pPr>
        <w:pStyle w:val="afffc"/>
        <w:framePr w:wrap="around"/>
        <w:rPr>
          <w:del w:id="41028" w:author="Claude" w:date="2026-10-07T09:25:02Z"/>
          <w:rtl/>
        </w:rPr>
      </w:pPr>
      <w:del w:id="41026" w:author="Claude" w:date="2026-10-07T09:25:02Z">
        <w:r>
          <w:rPr>
            <w:rFonts w:hint="cs"/>
            <w:rtl/>
          </w:rPr>
          <w:delText xml:space="preserve">סוכה שהיא</w:delText>
        </w:r>
      </w:del>
      <w:del w:id="41027" w:author="Claude" w:date="2026-10-07T09:25:02Z">
        <w:r w:rsidR="0067189B">
          <w:rPr>
            <w:rFonts w:hint="cs"/>
            <w:rtl/>
          </w:rPr>
          <w:delText xml:space="preserve"> גבוהה</w:delText>
        </w:r>
      </w:del>
    </w:p>
    <w:p w14:paraId="01E1A463" w14:textId="77777777" w:rsidR="00E44CC6" w:rsidRDefault="00E44CC6" w:rsidP="009D377E">
      <w:pPr>
        <w:pStyle w:val="ad"/>
        <w:framePr w:wrap="around"/>
        <w:rPr>
          <w:rStyle w:val="afffd"/>
          <w:rtl/>
        </w:rPr>
      </w:pPr>
      <w:bookmarkStart w:id="0" w:name="_Toc155720176"/>
      <w:r>
        <w:rPr>
          <w:rStyle w:val="afffd"/>
          <w:rFonts w:hint="cs"/>
          <w:rtl/>
        </w:rPr>
        <w:t xml:space="preserve">ב. </w:t>
      </w:r>
    </w:p>
    <w:p>
      <w:pPr>
        <w:pStyle w:val="PetichatPerek"/>
        <w:rPr>
          <w:ins w:id="41022" w:author="Claude" w:date="2026-10-07T09:25:02Z"/>
        </w:rPr>
      </w:pPr>
      <w:ins w:id="41021" w:author="Claude" w:date="2026-10-07T09:25:02Z">
        <w:r>
          <w:rPr>
            <w:rFonts w:hint="cs"/>
            <w:rtl/>
          </w:rPr>
          <w:t xml:space="preserve">פרק ראשון</w:t>
        </w:r>
        <w:r>
          <w:rPr>
            <w:rFonts w:hint="cs"/>
            <w:rtl/>
          </w:rPr>
          <w:t xml:space="preserve"> - </w:t>
        </w:r>
        <w:r>
          <w:rPr>
            <w:rFonts w:hint="cs"/>
            <w:rtl/>
          </w:rPr>
          <w:t xml:space="preserve">סוכה שהיא גבוהה</w:t>
        </w:r>
      </w:ins>
    </w:p>
    <w:p w14:paraId="18638509" w14:textId="77777777" w:rsidR="001711C4" w:rsidRPr="001711C4" w:rsidRDefault="001711C4" w:rsidP="001711C4">
      <w:pPr>
        <w:pStyle w:val="31"/>
        <w:framePr w:wrap="notBeside"/>
        <w:rPr>
          <w:rtl/>
        </w:rPr>
      </w:pPr>
      <w:r w:rsidRPr="001711C4">
        <w:rPr>
          <w:rtl/>
        </w:rPr>
        <w:t>◄</w:t>
      </w:r>
    </w:p>
    <w:p>
      <w:pPr>
        <w:pStyle w:val="MishnaBatzad"/>
        <w:rPr>
          <w:ins w:id="20193" w:author="קלוד" w:date="2026-10-06T10:10:33Z"/>
        </w:rPr>
      </w:pPr>
      <w:ins w:id="20192" w:author="קלוד" w:date="2026-10-06T10:10:33Z">
        <w:r>
          <w:t xml:space="preserve">משנה א</w:t>
        </w:r>
      </w:ins>
    </w:p>
    <w:p w14:paraId="5E261D71" w14:textId="6D134C50" w:rsidR="00E403A1" w:rsidRPr="00502DDA" w:rsidRDefault="00E403A1" w:rsidP="009D377E">
      <w:pPr>
        <w:pStyle w:val="afff"/>
        <w:rPr>
          <w:shd w:val="clear" w:color="auto" w:fill="F2F2F2" w:themeFill="background1" w:themeFillShade="F2"/>
          <w:rtl/>
        </w:rPr>
      </w:pPr>
      <w:r w:rsidRPr="00143440">
        <w:rPr>
          <w:rStyle w:val="afffd"/>
          <w:rtl/>
        </w:rPr>
        <w:t xml:space="preserve">סוכה </w:t>
      </w:r>
      <w:r w:rsidR="001711C4">
        <w:rPr>
          <w:rStyle w:val="afffd"/>
          <w:rFonts w:hint="cs"/>
          <w:rtl/>
        </w:rPr>
        <w:t>ה</w:t>
      </w:r>
      <w:r w:rsidRPr="00143440">
        <w:rPr>
          <w:rStyle w:val="afffd"/>
          <w:rtl/>
        </w:rPr>
        <w:t xml:space="preserve">גבוהה </w:t>
      </w:r>
      <w:r w:rsidR="001711C4">
        <w:rPr>
          <w:rStyle w:val="afffd"/>
          <w:rFonts w:hint="cs"/>
          <w:rtl/>
        </w:rPr>
        <w:t xml:space="preserve">למעלה </w:t>
      </w:r>
      <w:r w:rsidRPr="00143440">
        <w:rPr>
          <w:rStyle w:val="afffd"/>
          <w:rtl/>
        </w:rPr>
        <w:t>מ</w:t>
      </w:r>
      <w:r w:rsidR="00025303" w:rsidRPr="00143440">
        <w:rPr>
          <w:rStyle w:val="afffd"/>
          <w:rFonts w:hint="cs"/>
          <w:rtl/>
        </w:rPr>
        <w:t>עשרים אמה</w:t>
      </w:r>
      <w:r w:rsidR="00D07344">
        <w:rPr>
          <w:rStyle w:val="afff0"/>
          <w:rFonts w:hint="cs"/>
          <w:rtl/>
        </w:rPr>
        <w:t xml:space="preserve"> -</w:t>
      </w:r>
      <w:r w:rsidRPr="00502DDA">
        <w:rPr>
          <w:rtl/>
        </w:rPr>
        <w:t xml:space="preserve"> </w:t>
      </w:r>
      <w:r w:rsidRPr="00025303">
        <w:rPr>
          <w:rFonts w:ascii="BA TM • Vilna Extra-Bold" w:hAnsi="BA TM • Vilna Extra-Bold"/>
          <w:rtl/>
        </w:rPr>
        <w:t>פסולה</w:t>
      </w:r>
      <w:r w:rsidRPr="00502DDA">
        <w:rPr>
          <w:rtl/>
        </w:rPr>
        <w:t xml:space="preserve">, </w:t>
      </w:r>
      <w:r w:rsidRPr="00502DDA">
        <w:rPr>
          <w:rFonts w:hint="cs"/>
          <w:rtl/>
        </w:rPr>
        <w:t xml:space="preserve"> </w:t>
      </w:r>
      <w:r w:rsidRPr="00502DDA">
        <w:rPr>
          <w:rStyle w:val="TanaimMishna"/>
          <w:rFonts w:hint="cs"/>
          <w:rtl/>
          <w:rPrChange w:id="20001" w:author="קלוד" w:date="2026-10-06T10:10:33Z">
            <w:rPr>
              <w:rStyle w:val="afff2"/>
              <w:rFonts w:hint="cs"/>
              <w:rtl/>
            </w:rPr>
          </w:rPrChange>
        </w:rPr>
        <w:t xml:space="preserve">  </w:t>
      </w:r>
      <w:r w:rsidRPr="00502DDA">
        <w:rPr>
          <w:rStyle w:val="TanaimMishna"/>
          <w:rtl/>
          <w:rPrChange w:id="20002" w:author="קלוד" w:date="2026-10-06T10:10:33Z">
            <w:rPr>
              <w:rStyle w:val="afff2"/>
              <w:rtl/>
            </w:rPr>
          </w:rPrChange>
        </w:rPr>
        <w:t>לר"י</w:t>
      </w:r>
      <w:r w:rsidRPr="00502DDA">
        <w:rPr>
          <w:rStyle w:val="TanaimMishna"/>
          <w:rFonts w:hint="cs"/>
          <w:rtl/>
          <w:rPrChange w:id="20003" w:author="קלוד" w:date="2026-10-06T10:10:33Z">
            <w:rPr>
              <w:rStyle w:val="afff2"/>
              <w:rFonts w:hint="cs"/>
              <w:rtl/>
            </w:rPr>
          </w:rPrChange>
        </w:rPr>
        <w:t>:</w:t>
      </w:r>
      <w:r w:rsidRPr="00502DDA">
        <w:rPr>
          <w:rtl/>
          <w:rPrChange w:id="40001" w:author="Claude" w:date="2026-10-06T13:34:44Z">
            <w:rPr>
              <w:sz w:val="16"/>
              <w:szCs w:val="12"/>
              <w:rtl/>
            </w:rPr>
          </w:rPrChange>
        </w:rPr>
        <w:t xml:space="preserve"> </w:t>
      </w:r>
      <w:r>
        <w:rPr>
          <w:rtl/>
        </w:rPr>
        <w:t xml:space="preserve">כשרה</w:t>
      </w:r>
      <w:r>
        <w:rPr>
          <w:rtl/>
        </w:rPr>
        <w:t xml:space="preserve">.</w:t>
      </w:r>
      <w:bookmarkEnd w:id="0"/>
    </w:p>
    <w:p w14:paraId="2DF01392" w14:textId="77777777" w:rsidR="001711C4" w:rsidRPr="001711C4" w:rsidRDefault="001711C4" w:rsidP="001711C4">
      <w:pPr>
        <w:pStyle w:val="31"/>
        <w:framePr w:wrap="notBeside"/>
        <w:rPr>
          <w:rtl/>
        </w:rPr>
      </w:pPr>
      <w:r w:rsidRPr="001711C4">
        <w:rPr>
          <w:rtl/>
        </w:rPr>
        <w:t>◄</w:t>
      </w:r>
    </w:p>
    <w:p w14:paraId="1439FBAA" w14:textId="2D18DD57" w:rsidR="00E403A1" w:rsidRPr="000C1CD3" w:rsidRDefault="00E403A1" w:rsidP="009D377E">
      <w:pPr>
        <w:pStyle w:val="a3"/>
        <w:rPr>
          <w:rtl/>
        </w:rPr>
      </w:pPr>
      <w:r w:rsidRPr="000C1CD3">
        <w:rPr>
          <w:rtl/>
        </w:rPr>
        <w:t xml:space="preserve">פחות מי' טפחים, </w:t>
      </w:r>
      <w:r w:rsidR="006B5DDA" w:rsidRPr="000C1CD3">
        <w:rPr>
          <w:rFonts w:hint="cs"/>
          <w:rtl/>
        </w:rPr>
        <w:t>ו</w:t>
      </w:r>
      <w:r w:rsidRPr="000C1CD3">
        <w:rPr>
          <w:rtl/>
        </w:rPr>
        <w:t>שאין ג' דפנות ו</w:t>
      </w:r>
      <w:r w:rsidR="00A36268" w:rsidRPr="000C1CD3">
        <w:rPr>
          <w:rFonts w:hint="cs"/>
          <w:rtl/>
        </w:rPr>
        <w:t>ש</w:t>
      </w:r>
      <w:r w:rsidRPr="000C1CD3">
        <w:rPr>
          <w:rtl/>
        </w:rPr>
        <w:t xml:space="preserve">חמתה מרובה </w:t>
      </w:r>
      <w:r w:rsidR="00A36268" w:rsidRPr="000C1CD3">
        <w:rPr>
          <w:rFonts w:hint="cs"/>
          <w:rtl/>
        </w:rPr>
        <w:t xml:space="preserve">מצילתה </w:t>
      </w:r>
      <w:r w:rsidRPr="000C1CD3">
        <w:rPr>
          <w:rFonts w:ascii="BA TM • Vilna Extra-Bold" w:hAnsi="BA TM • Vilna Extra-Bold" w:cs="BA TM • Vilna Extra-Bold"/>
          <w:rtl/>
        </w:rPr>
        <w:t>פסולה</w:t>
      </w:r>
    </w:p>
    <w:p w14:paraId="0F786F45" w14:textId="1E86612B" w:rsidR="00E403A1" w:rsidRPr="00F8723C" w:rsidRDefault="002051B5" w:rsidP="006A3138">
      <w:pPr>
        <w:pStyle w:val="affd"/>
        <w:rPr>
          <w:rStyle w:val="ac"/>
          <w:rFonts w:cs="PFT_Frank"/>
          <w:sz w:val="14"/>
          <w:rtl/>
        </w:rPr>
      </w:pPr>
      <w:r w:rsidRPr="00F8723C">
        <w:rPr>
          <w:rStyle w:val="ac"/>
          <w:rFonts w:cs="PFT_Frank" w:hint="cs"/>
          <w:sz w:val="14"/>
          <w:rtl/>
        </w:rPr>
        <w:t>ב</w:t>
      </w:r>
      <w:r w:rsidR="00E403A1" w:rsidRPr="00F8723C">
        <w:rPr>
          <w:rStyle w:val="ac"/>
          <w:rFonts w:cs="PFT_Frank" w:hint="cs"/>
          <w:sz w:val="14"/>
          <w:rtl/>
        </w:rPr>
        <w:t>סוכה</w:t>
      </w:r>
      <w:r w:rsidR="00E403A1" w:rsidRPr="00043784">
        <w:rPr>
          <w:rFonts w:hint="cs"/>
          <w:rtl/>
        </w:rPr>
        <w:t xml:space="preserve"> </w:t>
      </w:r>
      <w:r w:rsidRPr="00043784">
        <w:rPr>
          <w:rFonts w:hint="cs"/>
          <w:rtl/>
        </w:rPr>
        <w:t>ל</w:t>
      </w:r>
      <w:r w:rsidRPr="00E42FF2">
        <w:rPr>
          <w:rStyle w:val="afff8"/>
          <w:rFonts w:hint="cs"/>
          <w:rtl/>
        </w:rPr>
        <w:t>ש</w:t>
      </w:r>
      <w:r w:rsidRPr="00043784">
        <w:rPr>
          <w:rFonts w:hint="cs"/>
          <w:rtl/>
        </w:rPr>
        <w:t xml:space="preserve">ון </w:t>
      </w:r>
      <w:r w:rsidR="00E403A1" w:rsidRPr="00F8723C">
        <w:rPr>
          <w:rStyle w:val="ac"/>
          <w:rFonts w:cs="PFT_Frank" w:hint="cs"/>
          <w:sz w:val="14"/>
          <w:rtl/>
        </w:rPr>
        <w:t>פסולה</w:t>
      </w:r>
      <w:r w:rsidR="00D47A00">
        <w:rPr>
          <w:rStyle w:val="ac"/>
          <w:rFonts w:cs="PFT_Frank" w:hint="cs"/>
          <w:sz w:val="14"/>
          <w:rtl/>
        </w:rPr>
        <w:t>-</w:t>
      </w:r>
      <w:r w:rsidR="00E403A1" w:rsidRPr="00043784">
        <w:rPr>
          <w:rStyle w:val="af4"/>
          <w:color w:val="auto"/>
          <w:rtl/>
        </w:rPr>
        <w:t xml:space="preserve"> </w:t>
      </w:r>
      <w:r w:rsidR="00D47A00">
        <w:rPr>
          <w:rtl/>
        </w:rPr>
        <w:ptab w:relativeTo="margin" w:alignment="right" w:leader="none"/>
      </w:r>
      <w:r w:rsidRPr="00043784">
        <w:rPr>
          <w:rStyle w:val="af4"/>
          <w:rFonts w:hint="cs"/>
          <w:color w:val="auto"/>
          <w:rtl/>
        </w:rPr>
        <w:t>א.</w:t>
      </w:r>
      <w:r w:rsidRPr="00043784">
        <w:rPr>
          <w:rFonts w:hint="cs"/>
          <w:rtl/>
        </w:rPr>
        <w:t xml:space="preserve"> </w:t>
      </w:r>
      <w:del w:id="10903" w:author="דבורה שירה פלג" w:date="2026-07-24T11:16:00Z" w16du:dateUtc="2026-07-24T08:16:00Z">
        <w:r w:rsidR="00E403A1" w:rsidRPr="00043784" w:rsidDel="00014383">
          <w:rPr>
            <w:rtl/>
          </w:rPr>
          <w:delText>ד</w:delText>
        </w:r>
      </w:del>
      <w:r w:rsidR="00E403A1" w:rsidRPr="00043784">
        <w:rPr>
          <w:rFonts w:hint="cs"/>
          <w:rtl/>
        </w:rPr>
        <w:t>ד</w:t>
      </w:r>
      <w:r w:rsidR="00E403A1" w:rsidRPr="00043784">
        <w:rPr>
          <w:rtl/>
        </w:rPr>
        <w:t>אורייתא</w:t>
      </w:r>
      <w:r w:rsidR="00E403A1" w:rsidRPr="00043784">
        <w:rPr>
          <w:rStyle w:val="af4"/>
          <w:color w:val="auto"/>
          <w:rtl/>
        </w:rPr>
        <w:t xml:space="preserve"> </w:t>
      </w:r>
      <w:r w:rsidR="006D20EA" w:rsidRPr="00043784">
        <w:rPr>
          <w:rStyle w:val="af4"/>
          <w:rFonts w:hint="cs"/>
          <w:color w:val="auto"/>
          <w:rtl/>
        </w:rPr>
        <w:t xml:space="preserve">  </w:t>
      </w:r>
      <w:r w:rsidRPr="00043784">
        <w:rPr>
          <w:rStyle w:val="af4"/>
          <w:rFonts w:hint="cs"/>
          <w:color w:val="auto"/>
          <w:rtl/>
        </w:rPr>
        <w:t>ב.</w:t>
      </w:r>
      <w:r w:rsidRPr="00043784">
        <w:rPr>
          <w:rFonts w:hint="cs"/>
          <w:rtl/>
        </w:rPr>
        <w:t xml:space="preserve"> </w:t>
      </w:r>
      <w:r w:rsidR="00E403A1" w:rsidRPr="00043784">
        <w:rPr>
          <w:rFonts w:hint="cs"/>
          <w:rtl/>
        </w:rPr>
        <w:t>רבים דיניה</w:t>
      </w:r>
      <w:r w:rsidR="00E403A1" w:rsidRPr="00043784">
        <w:rPr>
          <w:rtl/>
        </w:rPr>
        <w:t>.</w:t>
      </w:r>
      <w:r w:rsidR="00E403A1" w:rsidRPr="00043784">
        <w:rPr>
          <w:rFonts w:hint="cs"/>
          <w:rtl/>
        </w:rPr>
        <w:t xml:space="preserve"> </w:t>
      </w:r>
    </w:p>
    <w:p w14:paraId="1A515A9F" w14:textId="52291A24" w:rsidR="00E403A1" w:rsidRPr="00043784" w:rsidRDefault="002051B5" w:rsidP="006E0A46">
      <w:pPr>
        <w:pStyle w:val="affd"/>
        <w:spacing w:after="60"/>
        <w:rPr>
          <w:rtl/>
        </w:rPr>
      </w:pPr>
      <w:r w:rsidRPr="00F8723C">
        <w:rPr>
          <w:rStyle w:val="ac"/>
          <w:rFonts w:cs="PFT_Frank" w:hint="cs"/>
          <w:sz w:val="14"/>
          <w:rtl/>
        </w:rPr>
        <w:t>ב</w:t>
      </w:r>
      <w:r w:rsidR="00E403A1" w:rsidRPr="00F8723C">
        <w:rPr>
          <w:rStyle w:val="ac"/>
          <w:rFonts w:cs="PFT_Frank"/>
          <w:sz w:val="14"/>
          <w:rtl/>
        </w:rPr>
        <w:t>מבוי</w:t>
      </w:r>
      <w:r w:rsidR="00E403A1" w:rsidRPr="00043784">
        <w:rPr>
          <w:rtl/>
        </w:rPr>
        <w:t xml:space="preserve"> </w:t>
      </w:r>
      <w:r w:rsidRPr="00043784">
        <w:rPr>
          <w:rFonts w:hint="cs"/>
          <w:rtl/>
        </w:rPr>
        <w:t xml:space="preserve"> </w:t>
      </w:r>
      <w:r w:rsidR="00E403A1" w:rsidRPr="00043784">
        <w:rPr>
          <w:rFonts w:hint="cs"/>
          <w:rtl/>
        </w:rPr>
        <w:t xml:space="preserve">לשון </w:t>
      </w:r>
      <w:r w:rsidR="00E403A1" w:rsidRPr="00F8723C">
        <w:rPr>
          <w:rStyle w:val="ac"/>
          <w:rFonts w:cs="PFT_Frank" w:hint="cs"/>
          <w:sz w:val="14"/>
          <w:rtl/>
        </w:rPr>
        <w:t>תקנה</w:t>
      </w:r>
      <w:r w:rsidR="00D47A00">
        <w:rPr>
          <w:rStyle w:val="ac"/>
          <w:rFonts w:cs="PFT_Frank" w:hint="cs"/>
          <w:sz w:val="14"/>
          <w:rtl/>
        </w:rPr>
        <w:t>-</w:t>
      </w:r>
      <w:r w:rsidR="00D47A00">
        <w:rPr>
          <w:rtl/>
        </w:rPr>
        <w:ptab w:relativeTo="margin" w:alignment="right" w:leader="none"/>
      </w:r>
      <w:r w:rsidR="006D20EA" w:rsidRPr="00043784">
        <w:rPr>
          <w:rStyle w:val="af4"/>
          <w:rFonts w:hint="cs"/>
          <w:color w:val="auto"/>
          <w:rtl/>
        </w:rPr>
        <w:t>א.</w:t>
      </w:r>
      <w:r w:rsidR="006D20EA" w:rsidRPr="00043784">
        <w:rPr>
          <w:rFonts w:hint="cs"/>
          <w:rtl/>
        </w:rPr>
        <w:t xml:space="preserve"> </w:t>
      </w:r>
      <w:del w:id="10901" w:author="דבורה שירה פלג" w:date="2026-07-24T11:16:00Z" w16du:dateUtc="2026-07-24T08:16:00Z">
        <w:r w:rsidR="00E403A1" w:rsidRPr="00043784" w:rsidDel="00014383">
          <w:rPr>
            <w:rFonts w:hint="cs"/>
            <w:rtl/>
          </w:rPr>
          <w:delText>ד</w:delText>
        </w:r>
      </w:del>
      <w:r w:rsidR="00E403A1" w:rsidRPr="00043784">
        <w:rPr>
          <w:rFonts w:hint="cs"/>
          <w:rtl/>
        </w:rPr>
        <w:t xml:space="preserve">דרבנן, </w:t>
      </w:r>
      <w:r w:rsidR="006D20EA" w:rsidRPr="00043784">
        <w:rPr>
          <w:rStyle w:val="af4"/>
          <w:rFonts w:hint="cs"/>
          <w:color w:val="auto"/>
          <w:rtl/>
        </w:rPr>
        <w:t>ב.</w:t>
      </w:r>
      <w:r w:rsidR="006D20EA" w:rsidRPr="00043784">
        <w:rPr>
          <w:rFonts w:hint="cs"/>
          <w:rtl/>
        </w:rPr>
        <w:t xml:space="preserve"> </w:t>
      </w:r>
      <w:del w:id="10902" w:author="דבורה שירה פלג" w:date="2026-08-21T14:43:00Z" w16du:dateUtc="2026-08-21T11:43:00Z">
        <w:r w:rsidR="006D20EA" w:rsidRPr="00043784" w:rsidDel="00F066FE">
          <w:rPr>
            <w:rFonts w:hint="cs"/>
            <w:rtl/>
          </w:rPr>
          <w:delText>ו</w:delText>
        </w:r>
      </w:del>
      <w:r w:rsidR="006D20EA" w:rsidRPr="00043784">
        <w:rPr>
          <w:rFonts w:hint="cs"/>
          <w:rtl/>
        </w:rPr>
        <w:t>לא רבים דיניה.</w:t>
      </w:r>
    </w:p>
    <w:p w14:paraId="2D18EF56" w14:textId="3916A59E" w:rsidR="006E0A46" w:rsidRPr="006E0A46" w:rsidRDefault="00E403A1" w:rsidP="001711C4">
      <w:pPr>
        <w:pStyle w:val="31"/>
        <w:framePr w:wrap="notBeside"/>
        <w:rPr>
          <w:rtl/>
        </w:rPr>
      </w:pPr>
      <w:r w:rsidRPr="006E0A46">
        <w:rPr>
          <w:rFonts w:hint="cs"/>
          <w:rtl/>
        </w:rPr>
        <w:t xml:space="preserve">טעם </w:t>
      </w:r>
      <w:r w:rsidRPr="006E0A46">
        <w:rPr>
          <w:rtl/>
        </w:rPr>
        <w:t>פסולה</w:t>
      </w:r>
      <w:r w:rsidR="006E0A46">
        <w:rPr>
          <w:rFonts w:hint="cs"/>
          <w:rtl/>
        </w:rPr>
        <w:t>:</w:t>
      </w:r>
    </w:p>
    <w:p w14:paraId="083C0A4D" w14:textId="56399581" w:rsidR="00DA6699" w:rsidRDefault="00E403A1" w:rsidP="006E0A46">
      <w:pPr>
        <w:rPr>
          <w:rStyle w:val="af4"/>
          <w:color w:val="auto"/>
          <w:rtl/>
        </w:rPr>
      </w:pPr>
      <w:r w:rsidRPr="00043784">
        <w:rPr>
          <w:rStyle w:val="af4"/>
          <w:color w:val="auto"/>
          <w:rtl/>
        </w:rPr>
        <w:t>א.</w:t>
      </w:r>
      <w:r w:rsidRPr="00043784">
        <w:rPr>
          <w:rFonts w:ascii="BA Vilna Regular" w:hAnsi="BA Vilna Regular"/>
          <w:sz w:val="16"/>
          <w:rtl/>
        </w:rPr>
        <w:t xml:space="preserve"> </w:t>
      </w:r>
      <w:r w:rsidR="00DA6699" w:rsidRPr="0047284D">
        <w:rPr>
          <w:rStyle w:val="af6"/>
          <w:rFonts w:hint="cs"/>
          <w:rtl/>
        </w:rPr>
        <w:t>רבה</w:t>
      </w:r>
      <w:r w:rsidR="0047284D">
        <w:rPr>
          <w:rStyle w:val="af6"/>
          <w:rFonts w:hint="cs"/>
          <w:rtl/>
        </w:rPr>
        <w:t>:</w:t>
      </w:r>
      <w:r w:rsidR="00DA6699">
        <w:rPr>
          <w:rStyle w:val="af8"/>
          <w:rFonts w:hint="cs"/>
          <w:rtl/>
        </w:rPr>
        <w:t xml:space="preserve"> </w:t>
      </w:r>
      <w:r w:rsidR="00E44CC6">
        <w:rPr>
          <w:rStyle w:val="af8"/>
          <w:rtl/>
        </w:rPr>
        <w:t>לְמַעַן יֵדְעוּ</w:t>
      </w:r>
      <w:r w:rsidRPr="00043784">
        <w:rPr>
          <w:rStyle w:val="af4"/>
          <w:color w:val="auto"/>
          <w:rtl/>
        </w:rPr>
        <w:t xml:space="preserve"> </w:t>
      </w:r>
      <w:r w:rsidR="006A3138">
        <w:rPr>
          <w:rStyle w:val="af4"/>
          <w:color w:val="auto"/>
          <w:rtl/>
        </w:rPr>
        <w:tab/>
      </w:r>
      <w:r w:rsidR="00E44CC6">
        <w:rPr>
          <w:rStyle w:val="af4"/>
          <w:rFonts w:hint="cs"/>
          <w:color w:val="auto"/>
          <w:rtl/>
        </w:rPr>
        <w:t xml:space="preserve">       </w:t>
      </w:r>
    </w:p>
    <w:p w14:paraId="4D5490AB" w14:textId="565AD8A9" w:rsidR="00DA6699" w:rsidRDefault="00E403A1" w:rsidP="00F066FE">
      <w:pPr>
        <w:rPr>
          <w:rtl/>
        </w:rPr>
      </w:pPr>
      <w:r w:rsidRPr="00043784">
        <w:rPr>
          <w:rStyle w:val="af4"/>
          <w:color w:val="auto"/>
          <w:rtl/>
        </w:rPr>
        <w:t>ב.</w:t>
      </w:r>
      <w:r w:rsidRPr="00043784">
        <w:rPr>
          <w:rFonts w:ascii="BA Vilna Regular" w:hAnsi="BA Vilna Regular"/>
          <w:sz w:val="16"/>
          <w:rtl/>
        </w:rPr>
        <w:t xml:space="preserve"> </w:t>
      </w:r>
      <w:r w:rsidR="00DA6699" w:rsidRPr="0047284D">
        <w:rPr>
          <w:rStyle w:val="af6"/>
          <w:rFonts w:hint="cs"/>
          <w:rtl/>
        </w:rPr>
        <w:t>ר"ז</w:t>
      </w:r>
      <w:r w:rsidR="0047284D">
        <w:rPr>
          <w:rStyle w:val="af6"/>
          <w:rFonts w:hint="cs"/>
          <w:rtl/>
        </w:rPr>
        <w:t>:</w:t>
      </w:r>
      <w:r w:rsidR="00DA6699">
        <w:rPr>
          <w:rStyle w:val="af8"/>
          <w:rFonts w:hint="cs"/>
          <w:rtl/>
        </w:rPr>
        <w:t xml:space="preserve"> </w:t>
      </w:r>
      <w:r w:rsidR="00E44CC6">
        <w:rPr>
          <w:rStyle w:val="af8"/>
          <w:rtl/>
        </w:rPr>
        <w:t>וְ</w:t>
      </w:r>
      <w:r w:rsidR="00E44CC6" w:rsidRPr="009600E7">
        <w:rPr>
          <w:rStyle w:val="af8"/>
          <w:rtl/>
        </w:rPr>
        <w:t>סֻכָּה</w:t>
      </w:r>
      <w:r w:rsidR="00E44CC6">
        <w:rPr>
          <w:rStyle w:val="af8"/>
          <w:rtl/>
        </w:rPr>
        <w:t xml:space="preserve"> תִּהְיֶה לְצֵ</w:t>
      </w:r>
      <w:r w:rsidRPr="00043784">
        <w:rPr>
          <w:rStyle w:val="af8"/>
          <w:rtl/>
        </w:rPr>
        <w:t>ל</w:t>
      </w:r>
      <w:r w:rsidRPr="00043784">
        <w:rPr>
          <w:rStyle w:val="af4"/>
          <w:color w:val="auto"/>
          <w:rtl/>
        </w:rPr>
        <w:t xml:space="preserve"> </w:t>
      </w:r>
      <w:ins w:id="10899" w:author="דבורה שירה פלג" w:date="2026-10-01T12:36:00Z" w16du:dateUtc="2026-10-01T09:36:00Z">
        <w:r w:rsidR="00780914">
          <w:rPr>
            <w:rStyle w:val="af4"/>
            <w:color w:val="auto"/>
            <w:rtl/>
          </w:rPr>
          <w:t xml:space="preserve">א</w:t>
        </w:r>
      </w:ins>
      <w:ins w:id="10900" w:author="דבורה שירה פלג" w:date="2026-10-01T12:41:00Z" w16du:dateUtc="2026-10-01T09:41:00Z">
        <w:r w:rsidR="00780914">
          <w:rPr>
            <w:rStyle w:val="af4"/>
            <w:color w:val="auto"/>
            <w:rtl/>
          </w:rPr>
          <w:t xml:space="preserve">ביי </w:t>
        </w:r>
      </w:ins>
      <w:r>
        <w:rPr>
          <w:rStyle w:val="afff6"/>
          <w:rFonts w:hint="cs"/>
          <w:rtl/>
          <w:rPrChange w:id="9037" w:author="עריכה מהאתר" w:date="2026-10-17T22:24:53Z">
            <w:rPr>
              <w:rStyle w:val="afff6"/>
              <w:rFonts w:hint="cs"/>
              <w:rtl/>
            </w:rPr>
          </w:rPrChange>
        </w:rPr>
        <w:t xml:space="preserve">דל עשתרות קרניים </w:t>
      </w:r>
      <w:del w:id="9001" w:author="עריכה מהאתר" w:date="2026-10-06T12:29:33Z">
        <w:r>
          <w:rPr>
            <w:rStyle w:val="afff6"/>
            <w:rFonts w:hint="cs"/>
            <w:rtl/>
          </w:rPr>
          <w:delText xml:space="preserve">איכ</w:delText>
        </w:r>
      </w:del>
      <w:ins w:id="9002" w:author="עריכה מהאתר" w:date="2026-10-06T12:29:33Z">
        <w:r>
          <w:rPr>
            <w:rStyle w:val="afff6"/>
            <w:rFonts w:hint="cs"/>
            <w:rtl/>
            <w:rPrChange w:id="9038" w:author="עריכה מהאתר" w:date="2026-10-17T22:24:53Z">
              <w:rPr>
                <w:rStyle w:val="afff6"/>
                <w:rFonts w:hint="cs"/>
                <w:rtl/>
              </w:rPr>
            </w:rPrChange>
          </w:rPr>
          <w:t xml:space="preserve">יש</w:t>
        </w:r>
      </w:ins>
      <w:del w:id="9003" w:author="עריכה מהאתר" w:date="2026-10-06T12:29:33Z">
        <w:r>
          <w:rPr>
            <w:rStyle w:val="afff6"/>
            <w:rFonts w:hint="cs"/>
            <w:rtl/>
          </w:rPr>
          <w:delText xml:space="preserve">א</w:delText>
        </w:r>
      </w:del>
      <w:r>
        <w:rPr>
          <w:rStyle w:val="afff6"/>
          <w:rFonts w:hint="cs"/>
          <w:rtl/>
          <w:rPrChange w:id="9039" w:author="עריכה מהאתר" w:date="2026-10-17T22:24:53Z">
            <w:rPr>
              <w:rStyle w:val="afff6"/>
              <w:rFonts w:hint="cs"/>
              <w:rtl/>
            </w:rPr>
          </w:rPrChange>
        </w:rPr>
        <w:t xml:space="preserve"> צל סוכה</w:t>
      </w:r>
      <w:r w:rsidR="00D47A00">
        <w:rPr>
          <w:rtl/>
        </w:rPr>
        <w:ptab w:relativeTo="margin" w:alignment="right" w:leader="none"/>
      </w:r>
    </w:p>
    <w:p w14:paraId="3E0E5436" w14:textId="5C0B3175" w:rsidR="00802DCB" w:rsidRPr="00043784" w:rsidRDefault="00E403A1" w:rsidP="006E0A46">
      <w:pPr>
        <w:rPr>
          <w:rFonts w:ascii="BA Vilna Regular" w:hAnsi="BA Vilna Regular"/>
          <w:sz w:val="16"/>
          <w:rtl/>
        </w:rPr>
      </w:pPr>
      <w:r w:rsidRPr="00043784">
        <w:rPr>
          <w:rStyle w:val="af4"/>
          <w:color w:val="auto"/>
          <w:rtl/>
        </w:rPr>
        <w:t>ג.</w:t>
      </w:r>
      <w:r w:rsidRPr="00043784">
        <w:rPr>
          <w:rFonts w:ascii="BA Vilna Regular" w:hAnsi="BA Vilna Regular"/>
          <w:sz w:val="16"/>
          <w:rtl/>
        </w:rPr>
        <w:t xml:space="preserve"> </w:t>
      </w:r>
      <w:r w:rsidR="00DA6699" w:rsidRPr="0047284D">
        <w:rPr>
          <w:rStyle w:val="af6"/>
          <w:rFonts w:hint="cs"/>
          <w:rtl/>
        </w:rPr>
        <w:t>רבא</w:t>
      </w:r>
      <w:r w:rsidR="0047284D">
        <w:rPr>
          <w:rStyle w:val="af6"/>
          <w:rFonts w:hint="cs"/>
          <w:rtl/>
        </w:rPr>
        <w:t>:</w:t>
      </w:r>
      <w:r w:rsidR="00DA6699">
        <w:rPr>
          <w:rFonts w:ascii="BA Vilna Regular" w:hAnsi="BA Vilna Regular" w:hint="cs"/>
          <w:sz w:val="16"/>
          <w:rtl/>
        </w:rPr>
        <w:t xml:space="preserve"> </w:t>
      </w:r>
      <w:r w:rsidR="00E44CC6">
        <w:rPr>
          <w:rStyle w:val="af8"/>
          <w:rtl/>
        </w:rPr>
        <w:t>בַּסֻּכֹּת תֵּשְׁבוּ</w:t>
      </w:r>
      <w:r w:rsidR="002B13F0" w:rsidRPr="00043784">
        <w:rPr>
          <w:rFonts w:ascii="BA Vilna Regular" w:hAnsi="BA Vilna Regular"/>
          <w:sz w:val="16"/>
          <w:rtl/>
        </w:rPr>
        <w:t>-ארעי</w:t>
      </w:r>
      <w:r w:rsidR="002B13F0" w:rsidRPr="00043784">
        <w:rPr>
          <w:rFonts w:ascii="BA Vilna Regular" w:hAnsi="BA Vilna Regular" w:hint="cs"/>
          <w:sz w:val="16"/>
          <w:rtl/>
        </w:rPr>
        <w:t xml:space="preserve">. </w:t>
      </w:r>
      <w:del w:id="9001" w:author="עריכה מהאתר" w:date="2026-10-06T12:29:35Z">
        <w:r>
          <w:rPr>
            <w:rStyle w:val="afff6"/>
            <w:rFonts w:hint="cs"/>
            <w:rtl/>
          </w:rPr>
          <w:delText xml:space="preserve">[</w:delText>
        </w:r>
      </w:del>
      <w:ins w:id="9002" w:author="עריכה מהאתר" w:date="2026-10-06T12:29:35Z">
        <w:r>
          <w:rPr>
            <w:rStyle w:val="afff6"/>
            <w:rFonts w:hint="cs"/>
            <w:rtl/>
            <w:rPrChange w:id="9040" w:author="עריכה מהאתר" w:date="2026-10-17T22:24:53Z">
              <w:rPr>
                <w:rStyle w:val="afff6"/>
                <w:rFonts w:hint="cs"/>
                <w:rtl/>
              </w:rPr>
            </w:rPrChange>
          </w:rPr>
          <w:t xml:space="preserve">[ואביי ה</w:t>
        </w:r>
      </w:ins>
      <w:del w:id="9003" w:author="עריכה מהאתר" w:date="2026-10-06T12:29:35Z">
        <w:r>
          <w:rPr>
            <w:rStyle w:val="afff6"/>
            <w:rFonts w:hint="cs"/>
            <w:rtl/>
          </w:rPr>
          <w:delText xml:space="preserve">ו</w:delText>
        </w:r>
      </w:del>
      <w:r>
        <w:rPr>
          <w:rStyle w:val="afff6"/>
          <w:rFonts w:hint="cs"/>
          <w:rtl/>
          <w:rPrChange w:id="9041" w:author="עריכה מהאתר" w:date="2026-10-17T22:24:53Z">
            <w:rPr>
              <w:rStyle w:val="afff6"/>
              <w:rFonts w:hint="cs"/>
              <w:rtl/>
            </w:rPr>
          </w:rPrChange>
        </w:rPr>
        <w:t xml:space="preserve">קשה</w:t>
      </w:r>
      <w:r>
        <w:rPr>
          <w:rFonts w:hint="cs"/>
          <w:rtl/>
          <w:rPrChange w:id="9005" w:author="עריכה מהאתר" w:date="2026-10-06T12:38:28Z">
            <w:rPr>
              <w:rStyle w:val="afff6"/>
              <w:rFonts w:hint="cs"/>
              <w:rtl/>
            </w:rPr>
          </w:rPrChange>
        </w:rPr>
        <w:t xml:space="preserve"> </w:t>
      </w:r>
      <w:r>
        <w:rPr>
          <w:rFonts w:hint="cs"/>
          <w:rtl/>
          <w:rPrChange w:id="9006" w:author="עריכה מהאתר" w:date="2026-10-06T12:38:28Z">
            <w:rPr>
              <w:rStyle w:val="afff6"/>
              <w:rFonts w:hint="cs"/>
              <w:rtl/>
            </w:rPr>
          </w:rPrChange>
        </w:rPr>
        <w:t xml:space="preserve">מ</w:t>
      </w:r>
      <w:r>
        <w:rPr>
          <w:rFonts w:hint="cs"/>
          <w:rtl/>
          <w:rPrChange w:id="9007" w:author="עריכה מהאתר" w:date="2026-10-06T12:38:28Z">
            <w:rPr>
              <w:rStyle w:val="afff6"/>
              <w:rFonts w:hint="cs"/>
              <w:rtl/>
            </w:rPr>
          </w:rPrChange>
        </w:rPr>
        <w:t xml:space="preserve">מחיצות של ברזל</w:t>
      </w:r>
      <w:r>
        <w:rPr>
          <w:rFonts w:hint="cs"/>
          <w:rtl/>
          <w:rPrChange w:id="9008" w:author="עריכה מהאתר" w:date="2026-10-06T12:38:28Z">
            <w:rPr>
              <w:rStyle w:val="afff6"/>
              <w:rFonts w:hint="cs"/>
              <w:rtl/>
            </w:rPr>
          </w:rPrChange>
        </w:rPr>
        <w:t xml:space="preserve">]</w:t>
      </w:r>
    </w:p>
    <w:p w14:paraId="46C17C46" w14:textId="77777777" w:rsidR="00802DCB" w:rsidRPr="009D377E" w:rsidRDefault="00802DCB" w:rsidP="009D377E">
      <w:pPr>
        <w:pStyle w:val="ad"/>
        <w:framePr w:wrap="around"/>
        <w:rPr>
          <w:rtl/>
        </w:rPr>
      </w:pPr>
      <w:bookmarkStart w:id="1" w:name="_Toc155720177"/>
      <w:r w:rsidRPr="009D377E">
        <w:rPr>
          <w:rFonts w:hint="cs"/>
          <w:rtl/>
        </w:rPr>
        <w:t>ב:</w:t>
      </w:r>
      <w:bookmarkEnd w:id="1"/>
    </w:p>
    <w:p w14:paraId="075F2BBC" w14:textId="7E92D327" w:rsidR="006E0A46" w:rsidRPr="006E0A46" w:rsidRDefault="00E403A1" w:rsidP="001711C4">
      <w:pPr>
        <w:pStyle w:val="31"/>
        <w:framePr w:wrap="notBeside"/>
        <w:rPr>
          <w:rtl/>
        </w:rPr>
      </w:pPr>
      <w:r>
        <w:rPr>
          <w:rtl/>
        </w:rPr>
        <w:t xml:space="preserve">והחולקים</w:t>
      </w:r>
      <w:del w:id="41020" w:author="Claude" w:date="2026-10-07T09:25:02Z">
        <w:r>
          <w:rPr>
            <w:rtl/>
          </w:rPr>
          <w:delText xml:space="preserve"> </w:delText>
        </w:r>
      </w:del>
      <w:r w:rsidR="006E0A46">
        <w:rPr>
          <w:rFonts w:hint="cs"/>
          <w:rtl/>
        </w:rPr>
        <w:t>:</w:t>
      </w:r>
    </w:p>
    <w:p w14:paraId="46262613" w14:textId="10272918" w:rsidR="00DA6699" w:rsidRDefault="006E0A46" w:rsidP="006E0A46">
      <w:pPr>
        <w:pStyle w:val="affd"/>
        <w:rPr>
          <w:rStyle w:val="af4"/>
          <w:color w:val="auto"/>
          <w:rtl/>
        </w:rPr>
      </w:pPr>
      <w:r w:rsidRPr="000C1CD3">
        <w:rPr>
          <w:rStyle w:val="af6"/>
          <w:rFonts w:hint="cs"/>
          <w:rtl/>
        </w:rPr>
        <w:t>א.</w:t>
      </w:r>
      <w:ins w:id="10898" w:author="דבורה שירה פלג" w:date="2026-07-24T11:17:00Z" w16du:dateUtc="2026-07-24T08:17:00Z">
        <w:r w:rsidR="00014383">
          <w:rPr>
            <w:rStyle w:val="af6"/>
            <w:rFonts w:hint="cs"/>
            <w:rtl/>
          </w:rPr>
          <w:t xml:space="preserve"> רבה</w:t>
        </w:r>
      </w:ins>
      <w:r>
        <w:rPr>
          <w:rFonts w:hint="cs"/>
          <w:rtl/>
        </w:rPr>
        <w:t xml:space="preserve"> </w:t>
      </w:r>
      <w:r w:rsidR="00E403A1" w:rsidRPr="00043784">
        <w:rPr>
          <w:rtl/>
        </w:rPr>
        <w:t>ידיעה לדורות,</w:t>
      </w:r>
      <w:r w:rsidR="00E403A1" w:rsidRPr="00043784">
        <w:rPr>
          <w:rStyle w:val="af4"/>
          <w:color w:val="auto"/>
          <w:rtl/>
        </w:rPr>
        <w:t xml:space="preserve"> </w:t>
      </w:r>
      <w:r w:rsidR="00E76107">
        <w:rPr>
          <w:rStyle w:val="af4"/>
          <w:rFonts w:hint="cs"/>
          <w:color w:val="auto"/>
          <w:rtl/>
        </w:rPr>
        <w:t xml:space="preserve">  </w:t>
      </w:r>
    </w:p>
    <w:p w14:paraId="1EA4E6D0" w14:textId="7320505F" w:rsidR="000558FC" w:rsidRDefault="00AE713E" w:rsidP="006E0A46">
      <w:pPr>
        <w:pStyle w:val="affd"/>
        <w:rPr>
          <w:rStyle w:val="af4"/>
          <w:color w:val="auto"/>
          <w:rtl/>
        </w:rPr>
      </w:pPr>
      <w:r w:rsidRPr="00043784">
        <w:rPr>
          <w:rStyle w:val="af4"/>
          <w:rFonts w:hint="cs"/>
          <w:color w:val="auto"/>
          <w:rtl/>
        </w:rPr>
        <w:t>ב.</w:t>
      </w:r>
      <w:r w:rsidRPr="00043784">
        <w:rPr>
          <w:rFonts w:hint="cs"/>
          <w:rtl/>
        </w:rPr>
        <w:t xml:space="preserve"> </w:t>
      </w:r>
      <w:ins w:id="10897" w:author="דבורה שירה פלג" w:date="2026-07-24T11:18:00Z" w16du:dateUtc="2026-07-24T08:18:00Z">
        <w:r>
          <w:rPr>
            <w:rStyle w:val="af6"/>
            <w:rFonts w:hint="cs"/>
            <w:rtl/>
            <w:rPrChange w:id="9001" w:author="מנוע אמוראים" w:date="2026-10-05T16:41:47Z">
              <w:rPr>
                <w:rFonts w:hint="cs"/>
                <w:rtl/>
              </w:rPr>
            </w:rPrChange>
          </w:rPr>
          <w:t xml:space="preserve">ר"ז</w:t>
        </w:r>
        <w:r>
          <w:rPr>
            <w:rFonts w:hint="cs"/>
            <w:rtl/>
          </w:rPr>
          <w:t xml:space="preserve"> </w:t>
        </w:r>
      </w:ins>
      <w:r w:rsidR="00E403A1" w:rsidRPr="00043784">
        <w:rPr>
          <w:rtl/>
        </w:rPr>
        <w:t>לימות המשיח,</w:t>
      </w:r>
      <w:r w:rsidR="000558FC">
        <w:rPr>
          <w:rFonts w:hint="cs"/>
          <w:rtl/>
        </w:rPr>
        <w:t xml:space="preserve"> </w:t>
      </w:r>
      <w:r w:rsidR="000558FC" w:rsidRPr="0047284D">
        <w:rPr>
          <w:rStyle w:val="afff6"/>
          <w:rFonts w:hint="cs"/>
          <w:rtl/>
        </w:rPr>
        <w:t xml:space="preserve">סוכה כתיב </w:t>
      </w:r>
      <w:r w:rsidR="0047284D">
        <w:rPr>
          <w:rStyle w:val="afff6"/>
          <w:rFonts w:hint="cs"/>
          <w:rtl/>
        </w:rPr>
        <w:t>ו</w:t>
      </w:r>
      <w:r w:rsidR="000558FC" w:rsidRPr="0047284D">
        <w:rPr>
          <w:rStyle w:val="afff6"/>
          <w:rFonts w:hint="cs"/>
          <w:rtl/>
        </w:rPr>
        <w:t>ש"מ תרתי</w:t>
      </w:r>
    </w:p>
    <w:p w14:paraId="55C3CAC9" w14:textId="07052B72" w:rsidR="00E403A1" w:rsidRPr="00043784" w:rsidRDefault="00AE713E" w:rsidP="006E0A46">
      <w:pPr>
        <w:pStyle w:val="affd"/>
        <w:rPr>
          <w:rtl/>
        </w:rPr>
      </w:pPr>
      <w:r w:rsidRPr="00043784">
        <w:rPr>
          <w:rStyle w:val="af4"/>
          <w:rFonts w:hint="cs"/>
          <w:color w:val="auto"/>
          <w:rtl/>
        </w:rPr>
        <w:t>ג.</w:t>
      </w:r>
      <w:r w:rsidRPr="00043784">
        <w:rPr>
          <w:rFonts w:hint="cs"/>
          <w:rtl/>
        </w:rPr>
        <w:t xml:space="preserve"> </w:t>
      </w:r>
      <w:ins w:id="10895" w:author="דבורה שירה פלג" w:date="2026-07-24T11:18:00Z" w16du:dateUtc="2026-07-24T08:18:00Z">
        <w:r>
          <w:rPr>
            <w:rStyle w:val="af6"/>
            <w:rFonts w:hint="cs"/>
            <w:rtl/>
            <w:rPrChange w:id="9043" w:author="עריכה מהאתר" w:date="2026-10-07T18:34:11Z">
              <w:rPr>
                <w:rStyle w:val="af6"/>
                <w:rFonts w:hint="cs"/>
                <w:rtl/>
              </w:rPr>
            </w:rPrChange>
          </w:rPr>
          <w:t xml:space="preserve">רב</w:t>
        </w:r>
      </w:ins>
      <w:ins w:id="10896" w:author="דבורה שירה פלג" w:date="2026-07-24T11:19:00Z" w16du:dateUtc="2026-07-24T08:19:00Z">
        <w:r>
          <w:rPr>
            <w:rStyle w:val="af6"/>
            <w:rFonts w:hint="cs"/>
            <w:rtl/>
            <w:rPrChange w:id="9044" w:author="עריכה מהאתר" w:date="2026-10-07T18:34:11Z">
              <w:rPr>
                <w:rStyle w:val="af6"/>
                <w:rFonts w:hint="cs"/>
                <w:rtl/>
              </w:rPr>
            </w:rPrChange>
          </w:rPr>
          <w:t xml:space="preserve">א</w:t>
        </w:r>
        <w:r>
          <w:rPr>
            <w:rFonts w:hint="cs"/>
            <w:rtl/>
          </w:rPr>
          <w:t xml:space="preserve"> </w:t>
        </w:r>
      </w:ins>
      <w:r w:rsidR="00E403A1" w:rsidRPr="00043784">
        <w:rPr>
          <w:rtl/>
        </w:rPr>
        <w:t>קושיא דמחיצות ברזל.</w:t>
      </w:r>
    </w:p>
    <w:p w14:paraId="53477156" w14:textId="77777777" w:rsidR="00E403A1" w:rsidRPr="00C01657" w:rsidRDefault="00E403A1" w:rsidP="00C23208">
      <w:pPr>
        <w:pStyle w:val="af1"/>
        <w:spacing w:before="80"/>
        <w:rPr>
          <w:rtl/>
        </w:rPr>
      </w:pPr>
      <w:bookmarkStart w:id="2" w:name="_Toc155720178"/>
      <w:r w:rsidRPr="00C01657">
        <w:rPr>
          <w:rtl/>
        </w:rPr>
        <w:t>סוכה למעלה מכ</w:t>
      </w:r>
      <w:r w:rsidRPr="00C01657">
        <w:rPr>
          <w:rFonts w:hint="cs"/>
          <w:rtl/>
        </w:rPr>
        <w:t>'</w:t>
      </w:r>
      <w:r w:rsidRPr="00C01657">
        <w:rPr>
          <w:rtl/>
        </w:rPr>
        <w:t xml:space="preserve"> דכשרה</w:t>
      </w:r>
      <w:r w:rsidR="00A701AD" w:rsidRPr="00C01657">
        <w:rPr>
          <w:rFonts w:hint="cs"/>
          <w:rtl/>
        </w:rPr>
        <w:t xml:space="preserve"> אפי' לרבנן</w:t>
      </w:r>
      <w:bookmarkEnd w:id="2"/>
    </w:p>
    <w:p w14:paraId="0B88A7D3" w14:textId="77777777" w:rsidR="006E0A46" w:rsidRPr="006E0A46" w:rsidRDefault="00E403A1" w:rsidP="001711C4">
      <w:pPr>
        <w:pStyle w:val="31"/>
        <w:framePr w:wrap="notBeside"/>
        <w:rPr>
          <w:rtl/>
        </w:rPr>
      </w:pPr>
      <w:r w:rsidRPr="006E0A46">
        <w:rPr>
          <w:rtl/>
        </w:rPr>
        <w:t>א. רי"א מרב:</w:t>
      </w:r>
    </w:p>
    <w:p w14:paraId="76D3D4CB" w14:textId="3206C9E7" w:rsidR="00E403A1" w:rsidRPr="00043784" w:rsidRDefault="00E403A1" w:rsidP="00E403A1">
      <w:pPr>
        <w:pStyle w:val="affd"/>
        <w:widowControl w:val="0"/>
        <w:rPr>
          <w:rStyle w:val="af4"/>
          <w:color w:val="auto"/>
          <w:rtl/>
        </w:rPr>
      </w:pPr>
      <w:r w:rsidRPr="00043784">
        <w:rPr>
          <w:rFonts w:ascii="BA Vilna Regular" w:hAnsi="BA Vilna Regular" w:hint="cs"/>
          <w:sz w:val="16"/>
          <w:rtl/>
        </w:rPr>
        <w:t>ב</w:t>
      </w:r>
      <w:r w:rsidRPr="00043784">
        <w:rPr>
          <w:rtl/>
        </w:rPr>
        <w:t xml:space="preserve">דפנות </w:t>
      </w:r>
      <w:r w:rsidRPr="00043784">
        <w:rPr>
          <w:rFonts w:hint="cs"/>
          <w:rtl/>
        </w:rPr>
        <w:t>ה</w:t>
      </w:r>
      <w:r w:rsidRPr="00043784">
        <w:rPr>
          <w:rtl/>
        </w:rPr>
        <w:t>מגיעות לסכך</w:t>
      </w:r>
      <w:r w:rsidR="006A3138">
        <w:rPr>
          <w:rFonts w:hint="cs"/>
          <w:rtl/>
        </w:rPr>
        <w:t>,</w:t>
      </w:r>
      <w:r w:rsidRPr="00043784">
        <w:rPr>
          <w:rFonts w:ascii="BA Vilna Regular" w:hAnsi="BA Vilna Regular" w:hint="cs"/>
          <w:sz w:val="16"/>
          <w:rtl/>
        </w:rPr>
        <w:t xml:space="preserve"> </w:t>
      </w:r>
      <w:r w:rsidRPr="00043784">
        <w:rPr>
          <w:rFonts w:ascii="BA Vilna Regular" w:hAnsi="BA Vilna Regular"/>
          <w:sz w:val="16"/>
          <w:rtl/>
        </w:rPr>
        <w:t>דשלטא עינא.</w:t>
      </w:r>
      <w:r w:rsidRPr="00F8723C">
        <w:rPr>
          <w:rStyle w:val="ac"/>
          <w:rFonts w:cs="PFT_Frank" w:hint="cs"/>
          <w:sz w:val="14"/>
          <w:rtl/>
        </w:rPr>
        <w:t xml:space="preserve"> </w:t>
      </w:r>
      <w:del w:id="10893" w:author="דבורה שירה פלג" w:date="2026-10-01T12:42:00Z" w16du:dateUtc="2026-10-01T09:42:00Z">
        <w:r w:rsidR="0047284D" w:rsidRPr="0047284D" w:rsidDel="00780914">
          <w:rPr>
            <w:rStyle w:val="af6"/>
            <w:rFonts w:hint="cs"/>
            <w:rtl/>
          </w:rPr>
          <w:delText>[</w:delText>
        </w:r>
      </w:del>
      <w:r w:rsidR="0047284D" w:rsidRPr="0047284D">
        <w:rPr>
          <w:rStyle w:val="af6"/>
          <w:rFonts w:hint="cs"/>
          <w:rtl/>
        </w:rPr>
        <w:t>כרבה</w:t>
      </w:r>
      <w:del w:id="10894" w:author="דבורה שירה פלג" w:date="2026-10-01T12:42:00Z" w16du:dateUtc="2026-10-01T09:42:00Z">
        <w:r w:rsidR="0047284D" w:rsidRPr="0047284D" w:rsidDel="00780914">
          <w:rPr>
            <w:rStyle w:val="af6"/>
            <w:rFonts w:hint="cs"/>
            <w:rtl/>
          </w:rPr>
          <w:delText>]</w:delText>
        </w:r>
      </w:del>
    </w:p>
    <w:p w14:paraId="6F9B7B44" w14:textId="32174504" w:rsidR="006E0A46" w:rsidRPr="006E0A46" w:rsidRDefault="00E403A1" w:rsidP="001711C4">
      <w:pPr>
        <w:pStyle w:val="31"/>
        <w:framePr w:wrap="notBeside"/>
        <w:rPr>
          <w:rtl/>
        </w:rPr>
      </w:pPr>
      <w:r w:rsidRPr="006E0A46">
        <w:rPr>
          <w:rFonts w:hint="cs"/>
          <w:rtl/>
        </w:rPr>
        <w:t>ב.</w:t>
      </w:r>
      <w:r w:rsidRPr="006E0A46">
        <w:rPr>
          <w:rtl/>
        </w:rPr>
        <w:t xml:space="preserve"> ר"ה מרב</w:t>
      </w:r>
      <w:r w:rsidR="006E0A46">
        <w:rPr>
          <w:rFonts w:hint="cs"/>
          <w:rtl/>
        </w:rPr>
        <w:t>:</w:t>
      </w:r>
    </w:p>
    <w:p w14:paraId="49E50745" w14:textId="3043C3A1" w:rsidR="00780914" w:rsidRPr="00043784" w:rsidRDefault="00780914" w:rsidP="00780914">
      <w:pPr>
        <w:pStyle w:val="affd"/>
        <w:widowControl w:val="0"/>
        <w:rPr>
          <w:rStyle w:val="af4"/>
          <w:color w:val="auto"/>
          <w:rtl/>
        </w:rPr>
      </w:pPr>
      <w:ins w:id="10890" w:author="דבורה שירה פלג" w:date="2026-10-01T12:43:00Z" w16du:dateUtc="2026-10-01T09:43:00Z">
        <w:r>
          <w:rPr>
            <w:rtl/>
          </w:rPr>
          <w:t xml:space="preserve">ב</w:t>
        </w:r>
      </w:ins>
      <w:r w:rsidR="00E403A1" w:rsidRPr="00043784">
        <w:rPr>
          <w:rtl/>
        </w:rPr>
        <w:t>יותר מד' על ד'</w:t>
      </w:r>
      <w:r w:rsidR="00E403A1" w:rsidRPr="00043784">
        <w:rPr>
          <w:rFonts w:hint="cs"/>
          <w:rtl/>
        </w:rPr>
        <w:t>-</w:t>
      </w:r>
      <w:r w:rsidR="00E403A1" w:rsidRPr="00043784">
        <w:rPr>
          <w:rtl/>
        </w:rPr>
        <w:t xml:space="preserve"> ד</w:t>
      </w:r>
      <w:r w:rsidR="00E403A1" w:rsidRPr="00043784">
        <w:rPr>
          <w:rFonts w:hint="cs"/>
          <w:rtl/>
        </w:rPr>
        <w:t>יש</w:t>
      </w:r>
      <w:r w:rsidR="00E403A1" w:rsidRPr="00043784">
        <w:rPr>
          <w:rtl/>
        </w:rPr>
        <w:t xml:space="preserve"> צל</w:t>
      </w:r>
      <w:r w:rsidR="00E44CC6">
        <w:rPr>
          <w:rFonts w:hint="cs"/>
          <w:rtl/>
        </w:rPr>
        <w:t xml:space="preserve"> סכך</w:t>
      </w:r>
      <w:r w:rsidR="00E403A1" w:rsidRPr="00043784">
        <w:rPr>
          <w:rtl/>
        </w:rPr>
        <w:t>.</w:t>
      </w:r>
      <w:r w:rsidR="0047284D">
        <w:rPr>
          <w:rFonts w:hint="cs"/>
          <w:rtl/>
        </w:rPr>
        <w:t xml:space="preserve"> </w:t>
      </w:r>
      <w:del w:id="10891" w:author="דבורה שירה פלג" w:date="2026-10-01T12:42:00Z" w16du:dateUtc="2026-10-01T09:42:00Z">
        <w:r w:rsidR="0047284D" w:rsidRPr="0047284D" w:rsidDel="00780914">
          <w:rPr>
            <w:rStyle w:val="afff6"/>
            <w:rFonts w:hint="cs"/>
            <w:rtl/>
          </w:rPr>
          <w:delText>[</w:delText>
        </w:r>
      </w:del>
      <w:r>
        <w:rPr>
          <w:rStyle w:val="af6"/>
          <w:rFonts w:hint="cs"/>
          <w:rtl/>
          <w:rPrChange w:id="9069" w:author="עריכה מהאתר" w:date="2026-10-17T22:24:53Z">
            <w:rPr>
              <w:rStyle w:val="af6"/>
              <w:rFonts w:hint="cs"/>
              <w:rtl/>
            </w:rPr>
          </w:rPrChange>
        </w:rPr>
        <w:t xml:space="preserve">כר''ז</w:t>
      </w:r>
      <w:del w:id="10892" w:author="דבורה שירה פלג" w:date="2026-10-01T12:42:00Z" w16du:dateUtc="2026-10-01T09:42:00Z">
        <w:r w:rsidR="0047284D" w:rsidRPr="0047284D" w:rsidDel="00780914">
          <w:rPr>
            <w:rStyle w:val="afff6"/>
            <w:rFonts w:hint="cs"/>
            <w:rtl/>
          </w:rPr>
          <w:delText>]</w:delText>
        </w:r>
        <w:r w:rsidR="00E403A1" w:rsidRPr="00043784" w:rsidDel="00780914">
          <w:rPr>
            <w:rFonts w:hint="cs"/>
            <w:rtl/>
          </w:rPr>
          <w:delText xml:space="preserve"> </w:delText>
        </w:r>
      </w:del>
    </w:p>
    <w:p w14:paraId="58C20CA5" w14:textId="77777777" w:rsidR="006E0A46" w:rsidRPr="006E0A46" w:rsidRDefault="00E403A1" w:rsidP="001711C4">
      <w:pPr>
        <w:pStyle w:val="31"/>
        <w:framePr w:wrap="notBeside"/>
        <w:rPr>
          <w:rtl/>
        </w:rPr>
      </w:pPr>
      <w:r w:rsidRPr="006E0A46">
        <w:rPr>
          <w:rFonts w:hint="cs"/>
          <w:rtl/>
        </w:rPr>
        <w:t xml:space="preserve">ג. </w:t>
      </w:r>
      <w:r w:rsidRPr="006E0A46">
        <w:rPr>
          <w:rtl/>
        </w:rPr>
        <w:t>רחב"ר מרב:</w:t>
      </w:r>
    </w:p>
    <w:p w14:paraId="464FDECD" w14:textId="487BA5CC" w:rsidR="00E403A1" w:rsidRPr="00043784" w:rsidDel="00545ACE" w:rsidRDefault="00E403A1" w:rsidP="00545ACE">
      <w:pPr>
        <w:pStyle w:val="affd"/>
        <w:widowControl w:val="0"/>
        <w:rPr>
          <w:del w:id="10888" w:author="דבורה שירה פלג" w:date="2026-08-09T11:12:00Z"/>
          <w:rFonts w:ascii="BA Vilna Regular" w:hAnsi="BA Vilna Regular"/>
          <w:sz w:val="16"/>
          <w:rtl/>
        </w:rPr>
      </w:pPr>
      <w:r w:rsidRPr="00043784">
        <w:rPr>
          <w:rFonts w:hint="cs"/>
          <w:rtl/>
        </w:rPr>
        <w:t>ב</w:t>
      </w:r>
      <w:del w:id="10889" w:author="דבורה שירה פלג" w:date="2026-10-01T12:43:00Z" w16du:dateUtc="2026-10-01T09:43:00Z">
        <w:r w:rsidRPr="00043784" w:rsidDel="00780914">
          <w:rPr>
            <w:rtl/>
          </w:rPr>
          <w:delText xml:space="preserve">מחזקת </w:delText>
        </w:r>
      </w:del>
      <w:r w:rsidR="00F95B42">
        <w:rPr>
          <w:rFonts w:hint="cs"/>
          <w:rtl/>
        </w:rPr>
        <w:t>יותר מ</w:t>
      </w:r>
      <w:r w:rsidRPr="00043784">
        <w:rPr>
          <w:rtl/>
        </w:rPr>
        <w:t>ראשו רובו ושולחנו</w:t>
      </w:r>
      <w:r w:rsidRPr="00043784">
        <w:rPr>
          <w:rFonts w:ascii="BA Vilna Regular" w:hAnsi="BA Vilna Regular" w:hint="cs"/>
          <w:sz w:val="16"/>
          <w:rtl/>
        </w:rPr>
        <w:t>,</w:t>
      </w:r>
      <w:r w:rsidRPr="00043784">
        <w:rPr>
          <w:rFonts w:ascii="BA Vilna Regular" w:hAnsi="BA Vilna Regular"/>
          <w:sz w:val="16"/>
          <w:rtl/>
        </w:rPr>
        <w:t xml:space="preserve"> דלא כחד.</w:t>
      </w:r>
    </w:p>
    <w:p w14:paraId="012342E1" w14:textId="247AA3C3" w:rsidR="00A701AD" w:rsidRPr="00C01657" w:rsidDel="00545ACE" w:rsidRDefault="00A701AD">
      <w:pPr>
        <w:pStyle w:val="af1"/>
        <w:spacing w:before="80"/>
        <w:rPr>
          <w:del w:id="10885" w:author="דבורה שירה פלג" w:date="2026-08-09T11:12:00Z"/>
          <w:rtl/>
        </w:rPr>
      </w:pPr>
      <w:del w:id="10886" w:author="דבורה שירה פלג" w:date="2026-08-09T11:12:00Z" w16du:dateUtc="2026-08-09T08:12:00Z">
        <w:r w:rsidRPr="00C01657" w:rsidDel="00545ACE">
          <w:rPr>
            <w:rFonts w:hint="cs"/>
            <w:rtl/>
          </w:rPr>
          <w:delText>ראשו רובו ושולחנו  עד ד'</w:delText>
        </w:r>
        <w:r w:rsidR="00E76107" w:rsidDel="00545ACE">
          <w:rPr>
            <w:rFonts w:hint="cs"/>
            <w:rtl/>
          </w:rPr>
          <w:delText xml:space="preserve"> אמות</w:delText>
        </w:r>
        <w:r w:rsidRPr="00C01657" w:rsidDel="00545ACE">
          <w:rPr>
            <w:rFonts w:hint="cs"/>
            <w:rtl/>
          </w:rPr>
          <w:delText xml:space="preserve"> </w:delText>
        </w:r>
      </w:del>
    </w:p>
    <w:p w14:paraId="40C97480" w14:textId="36A4DDC5" w:rsidR="00A701AD" w:rsidRDefault="00941A28">
      <w:pPr>
        <w:pStyle w:val="affd"/>
        <w:widowControl w:val="0"/>
        <w:rPr>
          <w:ins w:id="10880" w:author="דבורה שירה פלג" w:date="2026-10-01T12:44:00Z" w16du:dateUtc="2026-10-01T09:44:00Z"/>
          <w:rtl/>
        </w:rPr>
      </w:pPr>
      <w:del w:id="10881" w:author="דבורה שירה פלג" w:date="2026-08-09T11:12:00Z" w16du:dateUtc="2026-08-09T08:12:00Z">
        <w:r w:rsidRPr="00941A28" w:rsidDel="00545ACE">
          <w:rPr>
            <w:rStyle w:val="af6"/>
            <w:rFonts w:hint="cs"/>
            <w:rtl/>
          </w:rPr>
          <w:delText>לר"ח:</w:delText>
        </w:r>
        <w:r w:rsidDel="00545ACE">
          <w:rPr>
            <w:rFonts w:hint="cs"/>
            <w:rtl/>
          </w:rPr>
          <w:delText xml:space="preserve"> </w:delText>
        </w:r>
        <w:r w:rsidR="00A701AD" w:rsidRPr="00043784" w:rsidDel="00545ACE">
          <w:rPr>
            <w:rFonts w:hint="cs"/>
            <w:rtl/>
          </w:rPr>
          <w:delText xml:space="preserve">כשרה לכו''ע, </w:delText>
        </w:r>
        <w:r w:rsidDel="00545ACE">
          <w:rPr>
            <w:rtl/>
          </w:rPr>
          <w:tab/>
        </w:r>
        <w:r w:rsidR="00784EBA" w:rsidDel="00545ACE">
          <w:rPr>
            <w:rtl/>
          </w:rPr>
          <w:tab/>
        </w:r>
        <w:r w:rsidR="00784EBA" w:rsidDel="00545ACE">
          <w:rPr>
            <w:rtl/>
          </w:rPr>
          <w:tab/>
        </w:r>
        <w:r w:rsidR="00A701AD" w:rsidRPr="000C1CD3" w:rsidDel="00545ACE">
          <w:rPr>
            <w:rStyle w:val="af6"/>
            <w:rFonts w:hint="cs"/>
            <w:rtl/>
          </w:rPr>
          <w:delText>לר''ה:</w:delText>
        </w:r>
        <w:r w:rsidR="00A701AD" w:rsidRPr="00043784" w:rsidDel="00545ACE">
          <w:rPr>
            <w:rFonts w:hint="cs"/>
            <w:rtl/>
          </w:rPr>
          <w:delText xml:space="preserve"> מחלוקת </w:delText>
        </w:r>
        <w:r w:rsidR="00A701AD" w:rsidRPr="000C1CD3" w:rsidDel="00545ACE">
          <w:rPr>
            <w:rStyle w:val="af6"/>
            <w:rFonts w:hint="cs"/>
            <w:rtl/>
          </w:rPr>
          <w:delText>רבנן ור''י</w:delText>
        </w:r>
        <w:r w:rsidR="00B97B18" w:rsidRPr="000C1CD3" w:rsidDel="00545ACE">
          <w:rPr>
            <w:rStyle w:val="af6"/>
            <w:rFonts w:hint="cs"/>
            <w:rtl/>
          </w:rPr>
          <w:delText>.</w:delText>
        </w:r>
      </w:del>
    </w:p>
    <w:p w14:paraId="0DEB5142" w14:textId="53FE8F6C" w:rsidR="00780914" w:rsidRPr="00043784" w:rsidRDefault="00780914">
      <w:pPr>
        <w:rPr>
          <w:rtl/>
        </w:rPr>
      </w:pPr>
      <w:ins w:id="10882" w:author="דבורה שירה פלג" w:date="2026-10-01T12:44:00Z" w16du:dateUtc="2026-10-01T09:44:00Z">
        <w:r>
          <w:t xml:space="preserve">רב יאשיה לא בעי שיעורא במשכ</w:t>
        </w:r>
      </w:ins>
      <w:ins w:id="10883" w:author="דבורה שירה פלג" w:date="2026-10-01T12:47:00Z" w16du:dateUtc="2026-10-01T09:47:00Z">
        <w:r>
          <w:t xml:space="preserve">א</w:t>
        </w:r>
      </w:ins>
    </w:p>
    <w:p w14:paraId="0B872646" w14:textId="3A00CF43" w:rsidR="00A701AD" w:rsidRPr="00043784" w:rsidRDefault="00784EBA" w:rsidP="00A701AD">
      <w:pPr>
        <w:rPr>
          <w:rtl/>
        </w:rPr>
      </w:pPr>
      <w:r w:rsidRPr="00784EBA">
        <w:rPr>
          <w:rStyle w:val="af6"/>
          <w:rFonts w:hint="cs"/>
          <w:rtl/>
        </w:rPr>
        <w:t>ור''ח ור''ה:</w:t>
      </w:r>
      <w:r>
        <w:rPr>
          <w:rFonts w:hint="cs"/>
          <w:rtl/>
        </w:rPr>
        <w:t xml:space="preserve"> </w:t>
      </w:r>
      <w:r w:rsidR="00A701AD" w:rsidRPr="00043784">
        <w:rPr>
          <w:rFonts w:hint="cs"/>
          <w:rtl/>
        </w:rPr>
        <w:t xml:space="preserve">לא חלקו בהכשר סוכה בעלמא. </w:t>
      </w:r>
    </w:p>
    <w:p w14:paraId="5AD40D37" w14:textId="5262DB4B" w:rsidR="00E403A1" w:rsidRPr="006E0A46" w:rsidRDefault="00802DCB" w:rsidP="006E0A46">
      <w:pPr>
        <w:pStyle w:val="af1"/>
        <w:rPr>
          <w:rtl/>
        </w:rPr>
      </w:pPr>
      <w:r w:rsidRPr="006E0A46">
        <w:rPr>
          <w:rtl/>
        </w:rPr>
        <w:t>סוכה למעלה מכ' לר</w:t>
      </w:r>
      <w:r w:rsidRPr="006E0A46">
        <w:rPr>
          <w:rFonts w:hint="cs"/>
          <w:rtl/>
        </w:rPr>
        <w:t>"י דכשר</w:t>
      </w:r>
      <w:r w:rsidR="00C23208" w:rsidRPr="006E0A46">
        <w:rPr>
          <w:rFonts w:hint="cs"/>
          <w:rtl/>
        </w:rPr>
        <w:t>ה</w:t>
      </w:r>
      <w:ins w:id="10876" w:author="דבורה שירה פלג" w:date="2026-10-01T12:50:00Z" w16du:dateUtc="2026-10-01T09:50:00Z">
        <w:r w:rsidR="00780914">
          <w:rPr>
            <w:rFonts w:hint="cs"/>
            <w:rtl/>
          </w:rPr>
          <w:t xml:space="preserve"> עד מ'</w:t>
        </w:r>
      </w:ins>
      <w:ins w:id="10877" w:author="דבורה שירה פלג" w:date="2026-10-01T12:51:00Z" w16du:dateUtc="2026-10-01T09:51:00Z">
        <w:r w:rsidR="00780914">
          <w:rPr>
            <w:rFonts w:hint="cs"/>
            <w:rtl/>
          </w:rPr>
          <w:t xml:space="preserve"> ו</w:t>
        </w:r>
      </w:ins>
      <w:ins w:id="10878" w:author="דבורה שירה פלג" w:date="2026-10-01T12:50:00Z" w16du:dateUtc="2026-10-01T09:50:00Z">
        <w:r w:rsidR="00780914">
          <w:rPr>
            <w:rFonts w:hint="cs"/>
            <w:rtl/>
          </w:rPr>
          <w:t xml:space="preserve">נ'</w:t>
        </w:r>
      </w:ins>
      <w:r w:rsidR="00C23208" w:rsidRPr="006E0A46">
        <w:rPr>
          <w:rFonts w:hint="cs"/>
          <w:rtl/>
        </w:rPr>
        <w:t>.</w:t>
      </w:r>
      <w:del w:id="10879" w:author="דבורה שירה פלג" w:date="2026-07-24T11:21:00Z" w16du:dateUtc="2026-07-24T08:21:00Z">
        <w:r w:rsidRPr="006E0A46" w:rsidDel="00014383">
          <w:rPr>
            <w:rFonts w:hint="cs"/>
            <w:rtl/>
          </w:rPr>
          <w:delText xml:space="preserve"> </w:delText>
        </w:r>
      </w:del>
    </w:p>
    <w:p w14:paraId="140BE341" w14:textId="179839AE" w:rsidR="00FB3B0E" w:rsidRPr="00043784" w:rsidRDefault="00802DCB" w:rsidP="00E403A1">
      <w:pPr>
        <w:pStyle w:val="affd"/>
        <w:widowControl w:val="0"/>
        <w:rPr>
          <w:sz w:val="20"/>
          <w:rtl/>
        </w:rPr>
      </w:pPr>
      <w:r w:rsidRPr="00043784">
        <w:rPr>
          <w:rStyle w:val="ac"/>
          <w:rFonts w:cs="PFT_Frank" w:hint="cs"/>
          <w:sz w:val="20"/>
          <w:szCs w:val="16"/>
          <w:rtl/>
        </w:rPr>
        <w:t>מ</w:t>
      </w:r>
      <w:r w:rsidR="00E403A1" w:rsidRPr="00043784">
        <w:rPr>
          <w:rStyle w:val="ac"/>
          <w:rFonts w:cs="PFT_Frank"/>
          <w:sz w:val="20"/>
          <w:szCs w:val="16"/>
          <w:rtl/>
        </w:rPr>
        <w:t>הילני המלכה</w:t>
      </w:r>
      <w:r w:rsidR="00E403A1" w:rsidRPr="00043784">
        <w:rPr>
          <w:sz w:val="20"/>
          <w:rtl/>
        </w:rPr>
        <w:t xml:space="preserve"> </w:t>
      </w:r>
      <w:r w:rsidR="00334EE2" w:rsidRPr="00043784">
        <w:rPr>
          <w:rFonts w:hint="cs"/>
          <w:sz w:val="20"/>
          <w:rtl/>
        </w:rPr>
        <w:t>ש</w:t>
      </w:r>
      <w:r w:rsidR="00E403A1" w:rsidRPr="00043784">
        <w:rPr>
          <w:sz w:val="20"/>
          <w:rtl/>
        </w:rPr>
        <w:t xml:space="preserve">לא אמרו לה דבר, </w:t>
      </w:r>
      <w:r w:rsidR="00E76107">
        <w:rPr>
          <w:rFonts w:hint="cs"/>
          <w:sz w:val="20"/>
          <w:rtl/>
        </w:rPr>
        <w:t>ו</w:t>
      </w:r>
      <w:r w:rsidR="00E403A1" w:rsidRPr="00043784">
        <w:rPr>
          <w:rFonts w:hint="cs"/>
          <w:sz w:val="20"/>
          <w:rtl/>
        </w:rPr>
        <w:t xml:space="preserve">לא מצד </w:t>
      </w:r>
      <w:r w:rsidR="00B37EBC">
        <w:rPr>
          <w:rFonts w:hint="cs"/>
          <w:sz w:val="20"/>
          <w:rtl/>
        </w:rPr>
        <w:t>ש</w:t>
      </w:r>
      <w:r w:rsidR="00FB3B0E" w:rsidRPr="00043784">
        <w:rPr>
          <w:sz w:val="20"/>
          <w:rtl/>
        </w:rPr>
        <w:t>אשה הי</w:t>
      </w:r>
      <w:r w:rsidR="00FB3B0E" w:rsidRPr="00043784">
        <w:rPr>
          <w:rFonts w:hint="cs"/>
          <w:sz w:val="20"/>
          <w:rtl/>
        </w:rPr>
        <w:t>תה</w:t>
      </w:r>
      <w:r w:rsidR="00B37EBC">
        <w:rPr>
          <w:rFonts w:hint="cs"/>
          <w:sz w:val="20"/>
          <w:rtl/>
        </w:rPr>
        <w:t>,</w:t>
      </w:r>
    </w:p>
    <w:p w14:paraId="2719FA26" w14:textId="7A00469C" w:rsidR="00334EE2" w:rsidRPr="00043784" w:rsidRDefault="00784EBA" w:rsidP="006D20EA">
      <w:pPr>
        <w:pStyle w:val="affd"/>
        <w:rPr>
          <w:rtl/>
        </w:rPr>
      </w:pPr>
      <w:r>
        <w:rPr>
          <w:rFonts w:hint="cs"/>
          <w:rtl/>
        </w:rPr>
        <w:t>שהרי</w:t>
      </w:r>
      <w:r w:rsidR="00E403A1" w:rsidRPr="00043784">
        <w:rPr>
          <w:rFonts w:hint="cs"/>
          <w:rtl/>
        </w:rPr>
        <w:t xml:space="preserve"> </w:t>
      </w:r>
      <w:r>
        <w:rPr>
          <w:rFonts w:hint="cs"/>
          <w:rtl/>
        </w:rPr>
        <w:t>אחד מ</w:t>
      </w:r>
      <w:r>
        <w:rPr>
          <w:rtl/>
        </w:rPr>
        <w:t xml:space="preserve">שבעת בניה וודאי א"צ לאמו, </w:t>
      </w:r>
      <w:r>
        <w:rPr>
          <w:rStyle w:val="af6"/>
          <w:rtl/>
          <w:rPrChange w:id="9128" w:author="עריכה מהאתר" w:date="2026-10-17T22:24:53Z">
            <w:rPr>
              <w:rStyle w:val="af6"/>
              <w:rtl/>
            </w:rPr>
          </w:rPrChange>
        </w:rPr>
        <w:t xml:space="preserve">ו</w:t>
      </w:r>
      <w:ins w:id="10875" w:author="דבורה שירה פלג" w:date="2026-07-24T11:22:00Z" w16du:dateUtc="2026-07-24T08:22:00Z">
        <w:r>
          <w:rPr>
            <w:rStyle w:val="af6"/>
            <w:rtl/>
            <w:rPrChange w:id="9129" w:author="עריכה מהאתר" w:date="2026-10-17T22:24:53Z">
              <w:rPr>
                <w:rStyle w:val="af6"/>
                <w:rtl/>
              </w:rPr>
            </w:rPrChange>
          </w:rPr>
          <w:t xml:space="preserve">קמ"ל</w:t>
        </w:r>
        <w:r>
          <w:rPr>
            <w:rtl/>
          </w:rPr>
          <w:t xml:space="preserve"> ד</w:t>
        </w:r>
      </w:ins>
      <w:r w:rsidR="00E403A1" w:rsidRPr="00043784">
        <w:rPr>
          <w:rtl/>
        </w:rPr>
        <w:t>משגחה בדרבנן,</w:t>
      </w:r>
    </w:p>
    <w:p w14:paraId="7052268B" w14:textId="21934AC9" w:rsidR="006E0A46" w:rsidRPr="006E0A46" w:rsidRDefault="00E403A1" w:rsidP="001711C4">
      <w:pPr>
        <w:pStyle w:val="31"/>
        <w:framePr w:wrap="notBeside"/>
        <w:rPr>
          <w:rtl/>
        </w:rPr>
      </w:pPr>
      <w:r w:rsidRPr="006E0A46">
        <w:rPr>
          <w:rtl/>
        </w:rPr>
        <w:t>למ"ד</w:t>
      </w:r>
      <w:r w:rsidR="00E44CC6">
        <w:rPr>
          <w:rFonts w:hint="cs"/>
          <w:rtl/>
        </w:rPr>
        <w:t>:</w:t>
      </w:r>
    </w:p>
    <w:p w14:paraId="2A9E4CDD" w14:textId="417FCAD0" w:rsidR="00E403A1" w:rsidRPr="00043784" w:rsidRDefault="00E44CC6" w:rsidP="005B1143">
      <w:pPr>
        <w:pStyle w:val="affd"/>
        <w:widowControl w:val="0"/>
        <w:rPr>
          <w:rStyle w:val="af4"/>
          <w:color w:val="auto"/>
          <w:rtl/>
        </w:rPr>
      </w:pPr>
      <w:r w:rsidRPr="00E44CC6">
        <w:rPr>
          <w:rStyle w:val="af6"/>
          <w:rFonts w:hint="cs"/>
          <w:rtl/>
        </w:rPr>
        <w:t xml:space="preserve">שחלקו </w:t>
      </w:r>
      <w:r w:rsidR="00E403A1" w:rsidRPr="00E44CC6">
        <w:rPr>
          <w:rStyle w:val="af6"/>
          <w:rtl/>
        </w:rPr>
        <w:t>בשאין דפנות מגיעות</w:t>
      </w:r>
      <w:r w:rsidR="00C23208" w:rsidRPr="00F8723C">
        <w:rPr>
          <w:rStyle w:val="ac"/>
          <w:rFonts w:cs="PFT_Frank" w:hint="cs"/>
          <w:sz w:val="14"/>
          <w:rtl/>
        </w:rPr>
        <w:t xml:space="preserve">   - </w:t>
      </w:r>
      <w:r w:rsidR="00E403A1" w:rsidRPr="00043784">
        <w:rPr>
          <w:rtl/>
        </w:rPr>
        <w:t>דרך מלכה משום אויר.</w:t>
      </w:r>
    </w:p>
    <w:p w14:paraId="15F77196" w14:textId="77777777" w:rsidR="00E403A1" w:rsidRPr="00C01657" w:rsidRDefault="00E403A1" w:rsidP="009D377E">
      <w:pPr>
        <w:pStyle w:val="ad"/>
        <w:framePr w:wrap="around"/>
        <w:rPr>
          <w:rtl/>
        </w:rPr>
      </w:pPr>
      <w:bookmarkStart w:id="5" w:name="_Toc155720181"/>
      <w:r w:rsidRPr="00C01657">
        <w:rPr>
          <w:rFonts w:hint="cs"/>
          <w:rtl/>
        </w:rPr>
        <w:t>ג.</w:t>
      </w:r>
      <w:bookmarkEnd w:id="5"/>
      <w:r w:rsidRPr="00C01657">
        <w:rPr>
          <w:rtl/>
        </w:rPr>
        <w:t xml:space="preserve"> </w:t>
      </w:r>
    </w:p>
    <w:p w14:paraId="640C4E71" w14:textId="47BE9160" w:rsidR="006E0A46" w:rsidRPr="006E0A46" w:rsidRDefault="00E403A1" w:rsidP="001711C4">
      <w:pPr>
        <w:pStyle w:val="31"/>
        <w:framePr w:wrap="notBeside"/>
        <w:rPr>
          <w:rtl/>
        </w:rPr>
      </w:pPr>
      <w:r w:rsidRPr="006E0A46">
        <w:rPr>
          <w:rtl/>
        </w:rPr>
        <w:t>למ"ד</w:t>
      </w:r>
      <w:r w:rsidR="00E44CC6">
        <w:rPr>
          <w:rFonts w:hint="cs"/>
          <w:rtl/>
        </w:rPr>
        <w:t>:</w:t>
      </w:r>
      <w:r w:rsidRPr="006E0A46">
        <w:rPr>
          <w:rtl/>
        </w:rPr>
        <w:t xml:space="preserve"> </w:t>
      </w:r>
    </w:p>
    <w:p w14:paraId="50CD3CEA" w14:textId="1AE3B4D0" w:rsidR="00E403A1" w:rsidRPr="000C1CD3" w:rsidRDefault="00E44CC6" w:rsidP="005B1143">
      <w:pPr>
        <w:pStyle w:val="afff7"/>
        <w:widowControl w:val="0"/>
        <w:rPr>
          <w:rStyle w:val="af6"/>
          <w:rtl/>
        </w:rPr>
        <w:pPrChange w:id="9131" w:author="עריכה מהאתר" w:date="2026-10-13T15:44:53Z">
          <w:pPr>
            <w:widowControl w:val="0"/>
            <w:rPr>
              <w:rStyle w:val="af6"/>
              <w:rtl/>
            </w:rPr>
          </w:pPr>
        </w:pPrChange>
      </w:pPr>
      <w:r>
        <w:rPr>
          <w:rStyle w:val="af6"/>
          <w:rFonts w:hint="cs"/>
          <w:rtl/>
        </w:rPr>
        <w:t xml:space="preserve">שחלקו </w:t>
      </w:r>
      <w:r w:rsidR="00E403A1" w:rsidRPr="000C1CD3">
        <w:rPr>
          <w:rStyle w:val="af6"/>
          <w:rtl/>
        </w:rPr>
        <w:t>בסוכה קטנה</w:t>
      </w:r>
      <w:r w:rsidR="00334EE2" w:rsidRPr="000C1CD3">
        <w:rPr>
          <w:rStyle w:val="af6"/>
          <w:rFonts w:hint="cs"/>
          <w:rtl/>
        </w:rPr>
        <w:t xml:space="preserve"> </w:t>
      </w:r>
      <w:r w:rsidR="00E403A1" w:rsidRPr="000C1CD3">
        <w:rPr>
          <w:rStyle w:val="af6"/>
          <w:rFonts w:hint="cs"/>
          <w:rtl/>
        </w:rPr>
        <w:t xml:space="preserve"> </w:t>
      </w:r>
      <w:r w:rsidR="00C23208" w:rsidRPr="00043784">
        <w:rPr>
          <w:rFonts w:ascii="BA Vilna Regular" w:hAnsi="BA Vilna Regular" w:hint="cs"/>
          <w:sz w:val="16"/>
          <w:rtl/>
        </w:rPr>
        <w:t xml:space="preserve">   </w:t>
      </w:r>
      <w:r w:rsidR="000C1CD3">
        <w:rPr>
          <w:rFonts w:ascii="BA Vilna Regular" w:hAnsi="BA Vilna Regular"/>
          <w:sz w:val="16"/>
          <w:rtl/>
        </w:rPr>
        <w:tab/>
      </w:r>
      <w:r w:rsidR="000C1CD3">
        <w:rPr>
          <w:rFonts w:ascii="BA Vilna Regular" w:hAnsi="BA Vilna Regular"/>
          <w:sz w:val="16"/>
          <w:rtl/>
        </w:rPr>
        <w:tab/>
      </w:r>
      <w:r w:rsidR="00C23208" w:rsidRPr="00043784">
        <w:rPr>
          <w:rFonts w:ascii="BA Vilna Regular" w:hAnsi="BA Vilna Regular" w:hint="cs"/>
          <w:sz w:val="16"/>
          <w:rtl/>
        </w:rPr>
        <w:t>-</w:t>
      </w:r>
      <w:ins w:id="10870" w:author="דבורה שירה פלג" w:date="2026-10-01T12:48:00Z" w16du:dateUtc="2026-10-01T09:48:00Z">
        <w:r>
          <w:rPr>
            <w:rStyle w:val="af6"/>
            <w:rFonts w:ascii="BA Vilna Regular" w:hAnsi="BA Vilna Regular" w:hint="cs"/>
            <w:sz w:val="16"/>
            <w:rtl/>
            <w:rPrChange w:id="9002" w:author="מנוע אמוראים" w:date="2026-10-05T16:41:47Z">
              <w:rPr>
                <w:rFonts w:ascii="BA Vilna Regular" w:hAnsi="BA Vilna Regular" w:hint="cs"/>
                <w:sz w:val="16"/>
                <w:rtl/>
              </w:rPr>
            </w:rPrChange>
          </w:rPr>
          <w:t xml:space="preserve">רבר"א</w:t>
        </w:r>
        <w:r>
          <w:rPr>
            <w:rFonts w:ascii="BA Vilna Regular" w:hAnsi="BA Vilna Regular" w:hint="cs"/>
            <w:sz w:val="16"/>
            <w:rtl/>
          </w:rPr>
          <w:t xml:space="preserve"> </w:t>
        </w:r>
      </w:ins>
      <w:ins w:id="10871" w:author="דבורה שירה פלג" w:date="2026-10-01T12:49:00Z" w16du:dateUtc="2026-10-01T09:49:00Z">
        <w:r w:rsidR="00780914">
          <w:rPr>
            <w:rFonts w:ascii="BA Vilna Regular" w:hAnsi="BA Vilna Regular" w:hint="cs"/>
            <w:sz w:val="16"/>
            <w:rtl/>
          </w:rPr>
          <w:t xml:space="preserve">סוכה העשויה קיטוניות ואין דרכה</w:t>
        </w:r>
      </w:ins>
      <w:r w:rsidR="00C23208" w:rsidRPr="00043784">
        <w:rPr>
          <w:rFonts w:ascii="BA Vilna Regular" w:hAnsi="BA Vilna Regular" w:hint="cs"/>
          <w:sz w:val="16"/>
          <w:rtl/>
        </w:rPr>
        <w:t xml:space="preserve"> </w:t>
      </w:r>
      <w:ins w:id="10872" w:author="דבורה שירה פלג" w:date="2026-10-01T12:49:00Z" w16du:dateUtc="2026-10-01T09:49:00Z">
        <w:r w:rsidR="00780914">
          <w:rPr>
            <w:rFonts w:ascii="BA Vilna Regular" w:hAnsi="BA Vilna Regular" w:hint="cs"/>
            <w:sz w:val="16"/>
            <w:rtl/>
          </w:rPr>
          <w:t xml:space="preserve"> </w:t>
        </w:r>
      </w:ins>
      <w:ins w:id="10873" w:author="דבורה שירה פלג" w:date="2026-08-09T11:13:00Z" w16du:dateUtc="2026-08-09T08:13:00Z">
        <w:r w:rsidR="00545ACE">
          <w:rPr>
            <w:rFonts w:ascii="BA Vilna Regular" w:hAnsi="BA Vilna Regular" w:hint="cs"/>
            <w:sz w:val="16"/>
            <w:rtl/>
          </w:rPr>
          <w:t xml:space="preserve">רב אשי</w:t>
        </w:r>
      </w:ins>
      <w:ins w:id="10874" w:author="דבורה שירה פלג" w:date="2026-08-21T14:50:00Z" w16du:dateUtc="2026-08-21T11:50:00Z">
        <w:r w:rsidR="002734E7">
          <w:rPr>
            <w:rFonts w:ascii="BA Vilna Regular" w:hAnsi="BA Vilna Regular" w:hint="cs"/>
            <w:sz w:val="16"/>
            <w:rtl/>
          </w:rPr>
          <w:t xml:space="preserve"> </w:t>
        </w:r>
      </w:ins>
      <w:r w:rsidR="00E403A1" w:rsidRPr="00043784">
        <w:rPr>
          <w:rFonts w:ascii="BA Vilna Regular" w:hAnsi="BA Vilna Regular"/>
          <w:sz w:val="16"/>
          <w:rtl/>
        </w:rPr>
        <w:t>לקיטוניות שבה</w:t>
      </w:r>
      <w:r w:rsidR="00334EE2" w:rsidRPr="00043784">
        <w:rPr>
          <w:rFonts w:ascii="BA Vilna Regular" w:hAnsi="BA Vilna Regular" w:hint="cs"/>
          <w:sz w:val="16"/>
          <w:rtl/>
        </w:rPr>
        <w:t xml:space="preserve"> ובניה עמה</w:t>
      </w:r>
      <w:r w:rsidR="00E403A1" w:rsidRPr="00043784">
        <w:rPr>
          <w:rFonts w:ascii="BA Vilna Regular" w:hAnsi="BA Vilna Regular"/>
          <w:sz w:val="16"/>
          <w:rtl/>
        </w:rPr>
        <w:t>.</w:t>
      </w:r>
      <w:r w:rsidR="00E403A1" w:rsidRPr="00043784">
        <w:rPr>
          <w:rFonts w:ascii="BA Vilna Regular" w:hAnsi="BA Vilna Regular" w:hint="cs"/>
          <w:sz w:val="16"/>
          <w:rtl/>
        </w:rPr>
        <w:t xml:space="preserve"> </w:t>
      </w:r>
    </w:p>
    <w:p w14:paraId="2DE7F7D1" w14:textId="77777777" w:rsidR="006E0A46" w:rsidRPr="006E0A46" w:rsidRDefault="00E403A1" w:rsidP="001711C4">
      <w:pPr>
        <w:pStyle w:val="31"/>
        <w:framePr w:wrap="notBeside"/>
        <w:rPr>
          <w:rtl/>
        </w:rPr>
      </w:pPr>
      <w:r w:rsidRPr="006E0A46">
        <w:rPr>
          <w:rtl/>
        </w:rPr>
        <w:t>רבנן:</w:t>
      </w:r>
    </w:p>
    <w:p w14:paraId="6CA6CA67" w14:textId="7C2FC1EE" w:rsidR="00E403A1" w:rsidRDefault="00E403A1" w:rsidP="00E9741F">
      <w:pPr>
        <w:pStyle w:val="affd"/>
        <w:rPr>
          <w:ins w:id="10863" w:author="דבורה שירה פלג" w:date="2026-07-24T11:24:00Z" w16du:dateUtc="2026-07-24T08:24:00Z"/>
          <w:rtl/>
        </w:rPr>
      </w:pPr>
      <w:r w:rsidRPr="00043784">
        <w:rPr>
          <w:rtl/>
        </w:rPr>
        <w:t xml:space="preserve">רק היא ישבה בקיטונית </w:t>
      </w:r>
      <w:r w:rsidR="00E9741F" w:rsidRPr="00043784">
        <w:rPr>
          <w:rFonts w:hint="cs"/>
          <w:rtl/>
        </w:rPr>
        <w:t xml:space="preserve"> משום </w:t>
      </w:r>
      <w:r w:rsidRPr="00043784">
        <w:rPr>
          <w:rtl/>
        </w:rPr>
        <w:t>צניעות</w:t>
      </w:r>
      <w:ins w:id="10864" w:author="דבורה שירה פלג" w:date="2026-07-24T11:37:00Z" w16du:dateUtc="2026-07-24T08:37:00Z">
        <w:r w:rsidR="00313A59">
          <w:rPr>
            <w:rtl/>
          </w:rPr>
          <w:t xml:space="preserve">.</w:t>
        </w:r>
      </w:ins>
      <w:del w:id="10865" w:author="דבורה שירה פלג" w:date="2026-07-24T11:37:00Z" w16du:dateUtc="2026-07-24T08:37:00Z">
        <w:r w:rsidRPr="00043784" w:rsidDel="00313A59">
          <w:rPr>
            <w:rtl/>
          </w:rPr>
          <w:delText>,</w:delText>
        </w:r>
      </w:del>
    </w:p>
    <w:p w14:paraId="4E9FF258" w14:textId="33F11689" w:rsidR="00014383" w:rsidRPr="00043784" w:rsidRDefault="00014383" w:rsidP="00E9741F">
      <w:pPr>
        <w:pStyle w:val="affd"/>
        <w:rPr>
          <w:rtl/>
        </w:rPr>
      </w:pPr>
      <w:ins w:id="10866" w:author="דבורה שירה פלג" w:date="2026-07-24T11:24:00Z" w16du:dateUtc="2026-07-24T08:24:00Z">
        <w:r>
          <w:rPr>
            <w:rStyle w:val="af6"/>
            <w:rPrChange w:id="9003" w:author="מנוע אמוראים" w:date="2026-10-05T16:41:47Z">
              <w:rPr/>
            </w:rPrChange>
          </w:rPr>
          <w:t xml:space="preserve">לר"י</w:t>
        </w:r>
      </w:ins>
      <w:ins w:id="10867" w:author="דבורה שירה פלג" w:date="2026-07-24T11:25:00Z" w16du:dateUtc="2026-07-24T08:25:00Z">
        <w:r w:rsidR="00CF4604">
          <w:t xml:space="preserve"> </w:t>
        </w:r>
      </w:ins>
      <w:ins w:id="10868" w:author="דבורה שירה פלג" w:date="2026-07-24T11:26:00Z" w16du:dateUtc="2026-07-24T08:26:00Z">
        <w:r w:rsidR="00CF4604">
          <w:t xml:space="preserve">בניה גבה יתב</w:t>
        </w:r>
      </w:ins>
      <w:ins w:id="10869" w:author="דבורה שירה פלג" w:date="2026-07-24T11:37:00Z" w16du:dateUtc="2026-07-24T08:37:00Z">
        <w:r w:rsidR="00313A59">
          <w:t xml:space="preserve">י,</w:t>
        </w:r>
      </w:ins>
    </w:p>
    <w:p w14:paraId="18ABC076" w14:textId="77777777" w:rsidR="006E0A46" w:rsidRDefault="00802DCB" w:rsidP="00AE7FFB">
      <w:pPr>
        <w:pStyle w:val="affd"/>
        <w:rPr>
          <w:ins w:id="10840" w:author="דבורה שירה פלג" w:date="2026-07-24T11:38:00Z" w16du:dateUtc="2026-07-24T08:38:00Z"/>
          <w:rtl/>
        </w:rPr>
        <w:pPrChange w:id="9035" w:author="עריכה מהאתר" w:date="2026-10-13T15:44:53Z">
          <w:pPr>
            <w:pStyle w:val="afff7"/>
            <w:rPr>
              <w:ins w:id="10840" w:author="דבורה שירה פלג" w:date="2026-07-24T11:38:00Z" w16du:dateUtc="2026-07-24T08:38:00Z"/>
              <w:rtl/>
            </w:rPr>
          </w:pPr>
        </w:pPrChange>
      </w:pPr>
      <w:r>
        <w:rPr>
          <w:rStyle w:val="ac"/>
          <w:rFonts w:hint="cs"/>
          <w:rtl/>
          <w:rPrChange w:id="9130" w:author="עריכה מהאתר" w:date="2026-10-17T22:24:53Z">
            <w:rPr>
              <w:rStyle w:val="afffd"/>
              <w:rFonts w:hint="cs"/>
              <w:rtl/>
            </w:rPr>
          </w:rPrChange>
        </w:rPr>
        <w:t xml:space="preserve">שיעור סוכה</w:t>
      </w:r>
      <w:r>
        <w:rPr>
          <w:rStyle w:val="ac"/>
          <w:rFonts w:hint="cs"/>
          <w:rtl/>
          <w:rPrChange w:id="9131" w:author="עריכה מהאתר" w:date="2026-10-17T22:24:53Z">
            <w:rPr>
              <w:rStyle w:val="afffd"/>
              <w:rFonts w:hint="cs"/>
              <w:rtl/>
            </w:rPr>
          </w:rPrChange>
        </w:rPr>
        <w:t xml:space="preserve">:</w:t>
      </w:r>
      <w:r w:rsidRPr="006E0A46">
        <w:rPr>
          <w:rFonts w:hint="cs"/>
          <w:rtl/>
        </w:rPr>
        <w:t xml:space="preserve"> </w:t>
      </w:r>
      <w:r w:rsidR="00317B43" w:rsidRPr="006E0A46">
        <w:rPr>
          <w:rFonts w:hint="cs"/>
          <w:rtl/>
        </w:rPr>
        <w:t xml:space="preserve"> </w:t>
      </w:r>
    </w:p>
    <w:p w14:paraId="22DC8B60" w14:textId="7E056C5D" w:rsidR="00313A59" w:rsidRDefault="00313A59" w:rsidP="00313A59">
      <w:pPr>
        <w:pStyle w:val="af1"/>
        <w:jc w:val="left"/>
        <w:rPr>
          <w:ins w:id="10841" w:author="דבורה שירה פלג" w:date="2026-07-24T11:42:00Z" w16du:dateUtc="2026-07-24T08:42:00Z"/>
          <w:rtl/>
        </w:rPr>
      </w:pPr>
      <w:ins w:id="10842" w:author="דבורה שירה פלג" w:date="2026-07-24T11:39:00Z" w16du:dateUtc="2026-07-24T08:39:00Z">
        <w:r>
          <w:t xml:space="preserve">ר</w:t>
        </w:r>
      </w:ins>
      <w:ins w:id="10843" w:author="דבורה שירה פלג" w:date="2026-08-09T11:15:00Z" w16du:dateUtc="2026-08-09T08:15:00Z">
        <w:r w:rsidR="00545ACE">
          <w:t xml:space="preserve">ב שמואל בר יצחק</w:t>
        </w:r>
      </w:ins>
      <w:ins w:id="10844" w:author="דבורה שירה פלג" w:date="2026-07-24T11:40:00Z" w16du:dateUtc="2026-07-24T08:40:00Z">
        <w:r>
          <w:t xml:space="preserve"> ראשו רובו ושולחנו </w:t>
        </w:r>
      </w:ins>
      <w:ins w:id="10845" w:author="דבורה שירה פלג" w:date="2026-07-24T11:41:00Z" w16du:dateUtc="2026-07-24T08:41:00Z">
        <w:r>
          <w:t xml:space="preserve">א"ל ר' אבא כמאן כב"ש א"ל </w:t>
        </w:r>
      </w:ins>
      <w:ins w:id="10846" w:author="דבורה שירה פלג" w:date="2026-07-24T11:42:00Z" w16du:dateUtc="2026-07-24T08:42:00Z">
        <w:r>
          <w:t xml:space="preserve">אלא כמאן </w:t>
        </w:r>
      </w:ins>
    </w:p>
    <w:p w14:paraId="301FC21C" w14:textId="1CDAE326" w:rsidR="00313A59" w:rsidRDefault="00313A59" w:rsidP="00313A59">
      <w:pPr>
        <w:pStyle w:val="affd"/>
        <w:jc w:val="left"/>
        <w:rPr>
          <w:ins w:id="10847" w:author="דבורה שירה פלג" w:date="2026-07-24T11:44:00Z" w16du:dateUtc="2026-07-24T08:44:00Z"/>
          <w:rtl/>
        </w:rPr>
        <w:pPrChange w:id="9001" w:author="עריכה מהאתר" w:date="2026-10-05T17:05:19Z">
          <w:pPr>
            <w:pStyle w:val="af1"/>
            <w:jc w:val="left"/>
            <w:rPr>
              <w:ins w:id="10847" w:author="דבורה שירה פלג" w:date="2026-07-24T11:44:00Z" w16du:dateUtc="2026-07-24T08:44:00Z"/>
              <w:rtl/>
            </w:rPr>
          </w:pPr>
        </w:pPrChange>
      </w:pPr>
      <w:ins w:id="10848" w:author="דבורה שירה פלג" w:date="2026-07-24T11:42:00Z" w16du:dateUtc="2026-07-24T08:42:00Z">
        <w:r>
          <w:rPr>
            <w:rStyle w:val="af6"/>
            <w:rPrChange w:id="9001" w:author="עריכה מהאתר" w:date="2026-10-17T22:24:53Z">
              <w:rPr>
                <w:rStyle w:val="af6"/>
              </w:rPr>
            </w:rPrChange>
          </w:rPr>
          <w:t xml:space="preserve">א"ד א"ל ר'</w:t>
        </w:r>
      </w:ins>
      <w:ins w:id="10849" w:author="דבורה שירה פלג" w:date="2026-07-24T11:43:00Z" w16du:dateUtc="2026-07-24T08:43:00Z">
        <w:r>
          <w:rPr>
            <w:rStyle w:val="af6"/>
            <w:rPrChange w:id="9002" w:author="עריכה מהאתר" w:date="2026-10-17T22:24:53Z">
              <w:rPr>
                <w:rStyle w:val="af6"/>
              </w:rPr>
            </w:rPrChange>
          </w:rPr>
          <w:t xml:space="preserve"> </w:t>
        </w:r>
      </w:ins>
      <w:ins w:id="10850" w:author="דבורה שירה פלג" w:date="2026-07-24T11:42:00Z" w16du:dateUtc="2026-07-24T08:42:00Z">
        <w:r>
          <w:rPr>
            <w:rStyle w:val="af6"/>
            <w:rPrChange w:id="9003" w:author="עריכה מהאתר" w:date="2026-10-17T22:24:53Z">
              <w:rPr>
                <w:rStyle w:val="af6"/>
              </w:rPr>
            </w:rPrChange>
          </w:rPr>
          <w:t xml:space="preserve">אבא</w:t>
        </w:r>
        <w:r>
          <w:t xml:space="preserve"> דאמר לך </w:t>
        </w:r>
      </w:ins>
      <w:ins w:id="10851" w:author="דבורה שירה פלג" w:date="2026-07-24T11:43:00Z" w16du:dateUtc="2026-07-24T08:43:00Z">
        <w:r>
          <w:t xml:space="preserve">מני </w:t>
        </w:r>
        <w:r>
          <w:rPr>
            <w:rStyle w:val="af6"/>
            <w:rPrChange w:id="9042" w:author="עריכה מהאתר" w:date="2026-10-17T22:24:53Z">
              <w:rPr>
                <w:rStyle w:val="af6"/>
              </w:rPr>
            </w:rPrChange>
          </w:rPr>
          <w:t xml:space="preserve">א"ל ב"ש</w:t>
        </w:r>
        <w:r>
          <w:t xml:space="preserve"> ולא תזוז מינה</w:t>
        </w:r>
      </w:ins>
      <w:ins w:id="10852" w:author="דבורה שירה פלג" w:date="2026-07-24T11:44:00Z" w16du:dateUtc="2026-07-24T08:44:00Z">
        <w:r>
          <w:t xml:space="preserve">,</w:t>
        </w:r>
      </w:ins>
    </w:p>
    <w:p w14:paraId="663A426B" w14:textId="789DF5B3" w:rsidR="00BD0254" w:rsidDel="00545ACE" w:rsidRDefault="00313A59" w:rsidP="00545ACE">
      <w:pPr>
        <w:pStyle w:val="af1"/>
        <w:rPr>
          <w:del w:id="10854" w:author="דבורה שירה פלג" w:date="2026-08-09T11:21:00Z"/>
          <w:rtl/>
        </w:rPr>
      </w:pPr>
      <w:ins w:id="10855" w:author="דבורה שירה פלג" w:date="2026-07-24T11:44:00Z" w16du:dateUtc="2026-07-24T08:44:00Z">
        <w:r>
          <w:t xml:space="preserve">מתקיף רנב"י דלמא</w:t>
        </w:r>
      </w:ins>
      <w:ins w:id="10856" w:author="דבורה שירה פלג" w:date="2026-08-21T15:01:00Z" w16du:dateUtc="2026-08-21T12:01:00Z">
        <w:r w:rsidR="009E3839">
          <w:t xml:space="preserve"> </w:t>
        </w:r>
      </w:ins>
      <w:ins w:id="10857" w:author="דבורה שירה פלג" w:date="2026-07-24T11:44:00Z" w16du:dateUtc="2026-07-24T08:44:00Z">
        <w:r>
          <w:t xml:space="preserve">בסוכה גדולה פליגי</w:t>
        </w:r>
      </w:ins>
      <w:ins w:id="10858" w:author="דבורה שירה פלג" w:date="2026-08-21T15:01:00Z" w16du:dateUtc="2026-08-21T12:01:00Z">
        <w:r w:rsidR="009E3839">
          <w:t xml:space="preserve"> </w:t>
        </w:r>
      </w:ins>
      <w:ins w:id="10859" w:author="דבורה שירה פלג" w:date="2026-07-24T11:45:00Z" w16du:dateUtc="2026-07-24T08:45:00Z">
        <w:r>
          <w:t xml:space="preserve">דיתיב אפומא דמטללתא</w:t>
        </w:r>
        <w:r w:rsidR="00BD0254">
          <w:t xml:space="preserve"> וה"נ מסתברא מד</w:t>
        </w:r>
      </w:ins>
      <w:ins w:id="10860" w:author="דבורה שירה פלג" w:date="2026-07-24T11:46:00Z" w16du:dateUtc="2026-07-24T08:46:00Z">
        <w:r w:rsidR="00BD0254">
          <w:t xml:space="preserve">קתני מי שהיה ולא קתני מ</w:t>
        </w:r>
      </w:ins>
      <w:ins w:id="10861" w:author="דבורה שירה פלג" w:date="2026-07-24T11:47:00Z" w16du:dateUtc="2026-07-24T08:47:00Z">
        <w:r w:rsidR="00BD0254">
          <w:t xml:space="preserve">חזקת ושאינה מחזקת</w:t>
        </w:r>
      </w:ins>
      <w:ins w:id="10862" w:author="דבורה שירה פלג" w:date="2026-07-24T11:48:00Z" w16du:dateUtc="2026-07-24T08:48:00Z">
        <w:r w:rsidR="00BD0254">
          <w:t xml:space="preserve">.</w:t>
        </w:r>
      </w:ins>
    </w:p>
    <w:p w14:paraId="3B18BA05" w14:textId="127C1E24" w:rsidR="00545ACE" w:rsidRPr="006E0A46" w:rsidRDefault="00545ACE">
      <w:pPr>
        <w:pStyle w:val="af1"/>
        <w:jc w:val="left"/>
        <w:rPr>
          <w:ins w:id="10838" w:author="דבורה שירה פלג" w:date="2026-08-09T11:21:00Z" w16du:dateUtc="2026-08-09T08:21:00Z"/>
          <w:rtl/>
        </w:rPr>
      </w:pPr>
      <w:ins w:id="10839" w:author="דבורה שירה פלג" w:date="2026-08-09T11:21:00Z" w16du:dateUtc="2026-08-09T08:21:00Z">
        <w:r>
          <w:t xml:space="preserve">ובקטנה לא פליגי ?</w:t>
        </w:r>
        <w:r>
          <w:tab/>
        </w:r>
        <w:r>
          <w:tab/>
        </w:r>
        <w:r>
          <w:tab/>
        </w:r>
        <w:r>
          <w:t xml:space="preserve">והתניא</w:t>
        </w:r>
      </w:ins>
    </w:p>
    <w:p w14:paraId="323EA714" w14:textId="77777777" w:rsidR="0093074C" w:rsidRPr="00AE7FFB" w:rsidRDefault="00802DCB" w:rsidP="001711C4">
      <w:pPr>
        <w:pStyle w:val="31"/>
        <w:framePr w:wrap="notBeside"/>
        <w:rPr>
          <w:rtl/>
        </w:rPr>
      </w:pPr>
      <w:r w:rsidRPr="00AE7FFB">
        <w:rPr>
          <w:rFonts w:hint="cs"/>
          <w:rtl/>
        </w:rPr>
        <w:t xml:space="preserve">רבי: </w:t>
      </w:r>
    </w:p>
    <w:p w14:paraId="57734919" w14:textId="3B0B3187" w:rsidR="001711C4" w:rsidRPr="009E3839" w:rsidRDefault="00802DCB" w:rsidP="009E3839">
      <w:pPr>
        <w:pStyle w:val="afff5"/>
        <w:spacing w:line="180" w:lineRule="exact"/>
        <w:rPr>
          <w:rtl/>
        </w:rPr>
        <w:pPrChange w:id="9001" w:author="עריכה מהאתר" w:date="2026-10-06T12:29:25Z">
          <w:pPr>
            <w:pStyle w:val="affd"/>
            <w:spacing w:line="180" w:lineRule="exact"/>
            <w:rPr>
              <w:rtl/>
            </w:rPr>
          </w:pPr>
        </w:pPrChange>
      </w:pPr>
      <w:del w:id="9001" w:author="עריכה מהאתר" w:date="2026-10-06T12:29:25Z">
        <w:r>
          <w:rPr>
            <w:rFonts w:hint="cs"/>
            <w:rtl/>
          </w:rPr>
          <w:delText xml:space="preserve">ד' ע</w:delText>
        </w:r>
      </w:del>
      <w:ins w:id="9002" w:author="עריכה מהאתר" w:date="2026-10-06T12:29:25Z">
        <w:r>
          <w:rPr>
            <w:rStyle w:val="afff6"/>
            <w:rFonts w:hint="cs"/>
            <w:rtl/>
            <w:rPrChange w:id="9004" w:author="עריכה מהאתר" w:date="2026-10-17T22:24:53Z">
              <w:rPr>
                <w:rStyle w:val="afff6"/>
                <w:rFonts w:hint="cs"/>
                <w:rtl/>
              </w:rPr>
            </w:rPrChange>
          </w:rPr>
          <w:t xml:space="preserve">ודברי רבי דעד שיהא ד' ע</w:t>
        </w:r>
      </w:ins>
      <w:r>
        <w:rPr>
          <w:rStyle w:val="afff6"/>
          <w:rFonts w:hint="cs"/>
          <w:rtl/>
          <w:rPrChange w:id="9005" w:author="עריכה מהאתר" w:date="2026-10-17T22:24:53Z">
            <w:rPr>
              <w:rStyle w:val="afff6"/>
              <w:rFonts w:hint="cs"/>
              <w:rtl/>
            </w:rPr>
          </w:rPrChange>
        </w:rPr>
        <w:t xml:space="preserve">ל ד'</w:t>
      </w:r>
      <w:r>
        <w:rPr>
          <w:rStyle w:val="afff6"/>
          <w:rFonts w:hint="cs"/>
          <w:rtl/>
          <w:rPrChange w:id="9006" w:author="עריכה מהאתר" w:date="2026-10-17T22:24:53Z">
            <w:rPr>
              <w:rStyle w:val="afff6"/>
              <w:rFonts w:hint="cs"/>
              <w:rtl/>
            </w:rPr>
          </w:rPrChange>
        </w:rPr>
        <w:t xml:space="preserve"> </w:t>
      </w:r>
      <w:r>
        <w:rPr>
          <w:rFonts w:hint="cs"/>
          <w:spacing w:val="0"/>
          <w:rtl/>
          <w:rPrChange w:id="9024" w:author="עריכה מהאתר" w:date="2026-10-17T22:24:53Z">
            <w:rPr>
              <w:rStyle w:val="afff6"/>
              <w:rFonts w:hint="cs"/>
              <w:spacing w:val="0"/>
              <w:rtl/>
            </w:rPr>
          </w:rPrChange>
        </w:rPr>
        <w:t xml:space="preserve">רבנן: א.</w:t>
      </w:r>
      <w:r>
        <w:rPr>
          <w:rStyle w:val="afff6"/>
          <w:rFonts w:hint="cs"/>
          <w:spacing w:val="0"/>
          <w:rtl/>
          <w:rPrChange w:id="9008" w:author="עריכה מהאתר" w:date="2026-10-17T22:24:53Z">
            <w:rPr>
              <w:rStyle w:val="afff6"/>
              <w:rFonts w:hint="cs"/>
              <w:spacing w:val="0"/>
              <w:rtl/>
            </w:rPr>
          </w:rPrChange>
        </w:rPr>
        <w:t xml:space="preserve"> </w:t>
      </w:r>
      <w:r>
        <w:rPr>
          <w:rStyle w:val="afff6"/>
          <w:rFonts w:hint="cs"/>
          <w:rtl/>
          <w:rPrChange w:id="9009" w:author="עריכה מהאתר" w:date="2026-10-17T22:24:53Z">
            <w:rPr>
              <w:rStyle w:val="afff6"/>
              <w:rFonts w:hint="cs"/>
              <w:rtl/>
            </w:rPr>
          </w:rPrChange>
        </w:rPr>
        <w:t xml:space="preserve">ראשו ורובו</w:t>
      </w:r>
      <w:r>
        <w:rPr>
          <w:rStyle w:val="afff6"/>
          <w:rFonts w:hint="cs"/>
          <w:rtl/>
          <w:rPrChange w:id="9010" w:author="עריכה מהאתר" w:date="2026-10-17T22:24:53Z">
            <w:rPr>
              <w:rStyle w:val="afff6"/>
              <w:rFonts w:hint="cs"/>
              <w:rtl/>
            </w:rPr>
          </w:rPrChange>
        </w:rPr>
        <w:t xml:space="preserve"> </w:t>
      </w:r>
      <w:r>
        <w:rPr>
          <w:rFonts w:hint="cs"/>
          <w:spacing w:val="0"/>
          <w:rtl/>
          <w:rPrChange w:id="9025" w:author="עריכה מהאתר" w:date="2026-10-17T22:24:53Z">
            <w:rPr>
              <w:rStyle w:val="afff6"/>
              <w:rFonts w:hint="cs"/>
              <w:spacing w:val="0"/>
              <w:rtl/>
            </w:rPr>
          </w:rPrChange>
        </w:rPr>
        <w:t xml:space="preserve">וכב''ה</w:t>
      </w:r>
      <w:r>
        <w:rPr>
          <w:rFonts w:hint="cs"/>
          <w:spacing w:val="0"/>
          <w:rtl/>
          <w:rPrChange w:id="9026" w:author="עריכה מהאתר" w:date="2026-10-17T22:24:53Z">
            <w:rPr>
              <w:rStyle w:val="afff6"/>
              <w:rFonts w:hint="cs"/>
              <w:spacing w:val="0"/>
              <w:rtl/>
            </w:rPr>
          </w:rPrChange>
        </w:rPr>
        <w:t xml:space="preserve">.</w:t>
      </w:r>
      <w:r>
        <w:rPr>
          <w:rFonts w:hint="cs"/>
          <w:spacing w:val="0"/>
          <w:rtl/>
          <w:rPrChange w:id="9027" w:author="עריכה מהאתר" w:date="2026-10-17T22:24:53Z">
            <w:rPr>
              <w:rStyle w:val="afff6"/>
              <w:rFonts w:hint="cs"/>
              <w:spacing w:val="0"/>
              <w:rtl/>
            </w:rPr>
          </w:rPrChange>
        </w:rPr>
        <w:t xml:space="preserve"> </w:t>
      </w:r>
      <w:r w:rsidR="0047284D">
        <w:rPr>
          <w:rStyle w:val="af6"/>
          <w:spacing w:val="0"/>
          <w:rtl/>
        </w:rPr>
        <w:ptab w:relativeTo="margin" w:alignment="right" w:leader="none"/>
      </w:r>
      <w:r>
        <w:rPr>
          <w:rFonts w:hint="cs"/>
          <w:spacing w:val="0"/>
          <w:rtl/>
          <w:rPrChange w:id="9028" w:author="עריכה מהאתר" w:date="2026-10-17T22:24:53Z">
            <w:rPr>
              <w:rStyle w:val="afff6"/>
              <w:rFonts w:hint="cs"/>
              <w:spacing w:val="0"/>
              <w:rtl/>
            </w:rPr>
          </w:rPrChange>
        </w:rPr>
        <w:t xml:space="preserve">ב.</w:t>
      </w:r>
      <w:r>
        <w:rPr>
          <w:rStyle w:val="afff6"/>
          <w:rFonts w:hint="cs"/>
          <w:rtl/>
          <w:rPrChange w:id="9015" w:author="עריכה מהאתר" w:date="2026-10-17T22:24:53Z">
            <w:rPr>
              <w:rStyle w:val="afff6"/>
              <w:rFonts w:hint="cs"/>
              <w:rtl/>
            </w:rPr>
          </w:rPrChange>
        </w:rPr>
        <w:t xml:space="preserve"> </w:t>
      </w:r>
      <w:r>
        <w:rPr>
          <w:rStyle w:val="afff6"/>
          <w:rFonts w:hint="cs"/>
          <w:rtl/>
          <w:rPrChange w:id="9016" w:author="עריכה מהאתר" w:date="2026-10-17T22:24:53Z">
            <w:rPr>
              <w:rStyle w:val="afff6"/>
              <w:rFonts w:hint="cs"/>
              <w:rtl/>
            </w:rPr>
          </w:rPrChange>
        </w:rPr>
        <w:t xml:space="preserve">גם שולחנו</w:t>
      </w:r>
      <w:r>
        <w:rPr>
          <w:rStyle w:val="afff6"/>
          <w:rFonts w:hint="cs"/>
          <w:rtl/>
          <w:rPrChange w:id="9017" w:author="עריכה מהאתר" w:date="2026-10-17T22:24:53Z">
            <w:rPr>
              <w:rStyle w:val="afff6"/>
              <w:rFonts w:hint="cs"/>
              <w:rtl/>
            </w:rPr>
          </w:rPrChange>
        </w:rPr>
        <w:t xml:space="preserve"> </w:t>
      </w:r>
      <w:r>
        <w:rPr>
          <w:rFonts w:hint="cs"/>
          <w:spacing w:val="0"/>
          <w:rtl/>
          <w:rPrChange w:id="9029" w:author="עריכה מהאתר" w:date="2026-10-17T22:24:53Z">
            <w:rPr>
              <w:rStyle w:val="afff6"/>
              <w:rFonts w:hint="cs"/>
              <w:spacing w:val="0"/>
              <w:rtl/>
            </w:rPr>
          </w:rPrChange>
        </w:rPr>
        <w:t xml:space="preserve">כב''ש</w:t>
      </w:r>
      <w:del w:id="10831" w:author="דבורה שירה פלג" w:date="2026-07-24T11:50:00Z" w16du:dateUtc="2026-07-24T08:50:00Z">
        <w:r w:rsidR="0047284D" w:rsidDel="00BD0254">
          <w:rPr>
            <w:rStyle w:val="af6"/>
            <w:rFonts w:hint="cs"/>
            <w:spacing w:val="0"/>
            <w:rtl/>
          </w:rPr>
          <w:delText xml:space="preserve"> </w:delText>
        </w:r>
        <w:r w:rsidR="0047284D" w:rsidRPr="0047284D" w:rsidDel="00BD0254">
          <w:rPr>
            <w:rStyle w:val="afff6"/>
            <w:rFonts w:hint="cs"/>
            <w:rtl/>
          </w:rPr>
          <w:delText>[ב' א''ד]</w:delText>
        </w:r>
      </w:del>
      <w:ins w:id="10832" w:author="דבורה שירה פלג" w:date="2026-07-24T11:52:00Z" w16du:dateUtc="2026-07-24T08:52:00Z">
        <w:r>
          <w:rPr>
            <w:rFonts w:hint="cs"/>
            <w:spacing w:val="0"/>
            <w:rtl/>
            <w:rPrChange w:id="9030" w:author="עריכה מהאתר" w:date="2026-10-17T22:24:53Z">
              <w:rPr>
                <w:rStyle w:val="afff6"/>
                <w:rFonts w:hint="cs"/>
                <w:spacing w:val="0"/>
                <w:rtl/>
              </w:rPr>
            </w:rPrChange>
          </w:rPr>
          <w:t xml:space="preserve"> </w:t>
        </w:r>
      </w:ins>
      <w:ins w:id="10833" w:author="דבורה שירה פלג" w:date="2026-08-21T15:03:00Z" w16du:dateUtc="2026-08-21T12:03:00Z">
        <w:r>
          <w:rPr>
            <w:rFonts w:hint="cs"/>
            <w:spacing w:val="0"/>
            <w:rtl/>
            <w:rPrChange w:id="9031" w:author="עריכה מהאתר" w:date="2026-10-17T22:24:53Z">
              <w:rPr>
                <w:rStyle w:val="afff6"/>
                <w:rFonts w:hint="cs"/>
                <w:spacing w:val="0"/>
                <w:rtl/>
              </w:rPr>
            </w:rPrChange>
          </w:rPr>
          <w:t xml:space="preserve">ודייקא </w:t>
        </w:r>
      </w:ins>
      <w:ins w:id="10834" w:author="דבורה שירה פלג" w:date="2026-08-21T15:04:00Z" w16du:dateUtc="2026-08-21T12:04:00Z">
        <w:r>
          <w:rPr>
            <w:rFonts w:hint="cs"/>
            <w:spacing w:val="0"/>
            <w:rtl/>
            <w:rPrChange w:id="9032" w:author="עריכה מהאתר" w:date="2026-10-17T22:24:53Z">
              <w:rPr>
                <w:rStyle w:val="afff6"/>
                <w:rFonts w:hint="cs"/>
                <w:spacing w:val="0"/>
                <w:rtl/>
              </w:rPr>
            </w:rPrChange>
          </w:rPr>
          <w:t xml:space="preserve">נמי מדקתני </w:t>
        </w:r>
      </w:ins>
      <w:ins w:id="10835" w:author="דבורה שירה פלג" w:date="2026-07-24T11:52:00Z" w16du:dateUtc="2026-07-24T08:52:00Z">
        <w:r>
          <w:rPr>
            <w:rFonts w:hint="cs"/>
            <w:spacing w:val="0"/>
            <w:rtl/>
            <w:rPrChange w:id="9033" w:author="עריכה מהאתר" w:date="2026-10-17T22:24:53Z">
              <w:rPr>
                <w:rStyle w:val="afff6"/>
                <w:rFonts w:hint="cs"/>
                <w:spacing w:val="0"/>
                <w:rtl/>
              </w:rPr>
            </w:rPrChange>
          </w:rPr>
          <w:t xml:space="preserve">פוסלין ומכשירין ולא </w:t>
        </w:r>
      </w:ins>
      <w:ins w:id="10836" w:author="דבורה שירה פלג" w:date="2026-07-24T11:53:00Z" w16du:dateUtc="2026-07-24T08:53:00Z">
        <w:r>
          <w:rPr>
            <w:rFonts w:hint="cs"/>
            <w:spacing w:val="0"/>
            <w:rtl/>
            <w:rPrChange w:id="9034" w:author="עריכה מהאתר" w:date="2026-10-17T22:24:53Z">
              <w:rPr>
                <w:rStyle w:val="afff6"/>
                <w:rFonts w:hint="cs"/>
                <w:spacing w:val="0"/>
                <w:rtl/>
              </w:rPr>
            </w:rPrChange>
          </w:rPr>
          <w:t xml:space="preserve">קתני יצא ולא יצא</w:t>
        </w:r>
      </w:ins>
      <w:del w:id="10837" w:author="דבורה שירה פלג" w:date="2026-07-24T11:51:00Z" w16du:dateUtc="2026-07-24T08:51:00Z">
        <w:r w:rsidR="000558FC" w:rsidDel="00BD0254">
          <w:rPr>
            <w:rFonts w:hint="cs"/>
            <w:rtl/>
          </w:rPr>
          <w:delText xml:space="preserve"> </w:delText>
        </w:r>
      </w:del>
    </w:p>
    <w:p w14:paraId="1DDDF78F" w14:textId="5F21A09A" w:rsidR="001711C4" w:rsidRPr="001711C4" w:rsidDel="00BD0254" w:rsidRDefault="001711C4">
      <w:pPr>
        <w:pStyle w:val="31"/>
        <w:framePr w:wrap="notBeside"/>
        <w:rPr>
          <w:del w:id="10829" w:author="דבורה שירה פלג" w:date="2026-07-24T11:51:00Z"/>
          <w:rtl/>
        </w:rPr>
      </w:pPr>
      <w:del w:id="10830" w:author="דבורה שירה פלג" w:date="2026-07-24T11:51:00Z" w16du:dateUtc="2026-07-24T08:51:00Z">
        <w:r w:rsidRPr="001711C4" w:rsidDel="00BD0254">
          <w:rPr>
            <w:rtl/>
          </w:rPr>
          <w:delText>◄</w:delText>
        </w:r>
      </w:del>
    </w:p>
    <w:p w14:paraId="16071EC3" w14:textId="5D50963F" w:rsidR="00E403A1" w:rsidRPr="00043784" w:rsidRDefault="00802DCB" w:rsidP="001711C4">
      <w:pPr>
        <w:pStyle w:val="affd"/>
        <w:spacing w:line="180" w:lineRule="exact"/>
        <w:rPr>
          <w:rtl/>
        </w:rPr>
      </w:pPr>
      <w:del w:id="10820" w:author="דבורה שירה פלג" w:date="2026-07-24T11:54:00Z" w16du:dateUtc="2026-07-24T08:54:00Z">
        <w:r w:rsidRPr="00AE7FFB" w:rsidDel="00BD0254">
          <w:rPr>
            <w:rStyle w:val="af6"/>
            <w:rFonts w:hint="cs"/>
            <w:spacing w:val="0"/>
            <w:rtl/>
          </w:rPr>
          <w:delText>והלכה כב''</w:delText>
        </w:r>
        <w:r w:rsidR="001711C4" w:rsidDel="00BD0254">
          <w:rPr>
            <w:rStyle w:val="af6"/>
            <w:rFonts w:hint="cs"/>
            <w:spacing w:val="0"/>
            <w:rtl/>
          </w:rPr>
          <w:delText>ש:</w:delText>
        </w:r>
        <w:r w:rsidRPr="00F8723C" w:rsidDel="00BD0254">
          <w:rPr>
            <w:rStyle w:val="ac"/>
            <w:rFonts w:cs="PFT_Frank" w:hint="cs"/>
            <w:sz w:val="14"/>
            <w:rtl/>
          </w:rPr>
          <w:delText xml:space="preserve"> </w:delText>
        </w:r>
      </w:del>
      <w:ins w:id="10821" w:author="דבורה שירה פלג" w:date="2026-07-24T11:54:00Z" w16du:dateUtc="2026-07-24T08:54:00Z">
        <w:r w:rsidR="00BD0254">
          <w:rPr>
            <w:rFonts w:hint="cs"/>
            <w:rtl/>
          </w:rPr>
          <w:t xml:space="preserve">וחסורי</w:t>
        </w:r>
      </w:ins>
      <w:ins w:id="10822" w:author="דבורה שירה פלג" w:date="2026-07-24T11:55:00Z" w16du:dateUtc="2026-07-24T08:55:00Z">
        <w:r w:rsidR="00BD0254">
          <w:rPr>
            <w:rFonts w:hint="cs"/>
            <w:rtl/>
          </w:rPr>
          <w:t xml:space="preserve"> </w:t>
        </w:r>
      </w:ins>
      <w:ins w:id="10823" w:author="דבורה שירה פלג" w:date="2026-07-24T11:54:00Z" w16du:dateUtc="2026-07-24T08:54:00Z">
        <w:r w:rsidR="00BD0254">
          <w:rPr>
            <w:rFonts w:hint="cs"/>
            <w:rtl/>
          </w:rPr>
          <w:t xml:space="preserve">מח</w:t>
        </w:r>
      </w:ins>
      <w:ins w:id="10824" w:author="דבורה שירה פלג" w:date="2026-07-24T11:55:00Z" w16du:dateUtc="2026-07-24T08:55:00Z">
        <w:r w:rsidR="00BD0254">
          <w:rPr>
            <w:rFonts w:hint="cs"/>
            <w:rtl/>
          </w:rPr>
          <w:t xml:space="preserve">סרא ופליגי</w:t>
        </w:r>
      </w:ins>
      <w:ins w:id="10825" w:author="דבורה שירה פלג" w:date="2026-08-21T15:05:00Z" w16du:dateUtc="2026-08-21T12:05:00Z">
        <w:r w:rsidR="009E3839">
          <w:rPr>
            <w:rFonts w:hint="cs"/>
            <w:rtl/>
          </w:rPr>
          <w:t xml:space="preserve"> </w:t>
        </w:r>
      </w:ins>
      <w:r w:rsidRPr="00EE055A">
        <w:rPr>
          <w:rFonts w:hint="cs"/>
          <w:rtl/>
        </w:rPr>
        <w:t xml:space="preserve">גם </w:t>
      </w:r>
      <w:del w:id="10826" w:author="דבורה שירה פלג" w:date="2026-07-24T11:55:00Z" w16du:dateUtc="2026-07-24T08:55:00Z">
        <w:r w:rsidR="00E403A1" w:rsidRPr="00EE055A" w:rsidDel="0076087F">
          <w:rPr>
            <w:rtl/>
          </w:rPr>
          <w:delText>ב</w:delText>
        </w:r>
        <w:r w:rsidR="00AE7FFB" w:rsidDel="0076087F">
          <w:rPr>
            <w:rFonts w:hint="cs"/>
            <w:rtl/>
          </w:rPr>
          <w:delText xml:space="preserve">סוכה </w:delText>
        </w:r>
      </w:del>
      <w:r w:rsidR="00E403A1" w:rsidRPr="00EE055A">
        <w:rPr>
          <w:rtl/>
        </w:rPr>
        <w:t>גדולה</w:t>
      </w:r>
      <w:r w:rsidR="00AE7FFB">
        <w:rPr>
          <w:rFonts w:hint="cs"/>
          <w:rtl/>
        </w:rPr>
        <w:t xml:space="preserve"> כששולחנו בבית</w:t>
      </w:r>
      <w:del w:id="10827" w:author="דבורה שירה פלג" w:date="2026-08-21T15:05:00Z" w16du:dateUtc="2026-08-21T12:05:00Z">
        <w:r w:rsidR="00E403A1" w:rsidRPr="00EE055A" w:rsidDel="009E3839">
          <w:rPr>
            <w:rtl/>
          </w:rPr>
          <w:delText xml:space="preserve"> </w:delText>
        </w:r>
        <w:r w:rsidR="001711C4" w:rsidDel="009E3839">
          <w:rPr>
            <w:rtl/>
          </w:rPr>
          <w:tab/>
        </w:r>
        <w:r w:rsidR="001711C4" w:rsidDel="009E3839">
          <w:rPr>
            <w:rFonts w:hint="cs"/>
            <w:rtl/>
          </w:rPr>
          <w:delText xml:space="preserve"> </w:delText>
        </w:r>
      </w:del>
      <w:r w:rsidR="001711C4">
        <w:rPr>
          <w:rFonts w:hint="cs"/>
          <w:rtl/>
        </w:rPr>
        <w:t xml:space="preserve"> - </w:t>
      </w:r>
      <w:r w:rsidR="00E403A1" w:rsidRPr="00EE055A">
        <w:rPr>
          <w:rtl/>
        </w:rPr>
        <w:t>שמא ימשך.</w:t>
      </w:r>
    </w:p>
    <w:p w14:paraId="5243565F" w14:textId="38BAF56E" w:rsidR="00AE7FFB" w:rsidRDefault="001711C4" w:rsidP="00AE7FFB">
      <w:pPr>
        <w:pStyle w:val="af1"/>
        <w:rPr>
          <w:rtl/>
        </w:rPr>
      </w:pPr>
      <w:r w:rsidRPr="001711C4">
        <w:rPr>
          <w:rStyle w:val="af6"/>
          <w:b w:val="0"/>
          <w:bCs w:val="0"/>
          <w:rtl/>
        </w:rPr>
        <w:t>◄</w:t>
      </w:r>
      <w:r>
        <w:rPr>
          <w:rFonts w:hint="cs"/>
          <w:rtl/>
        </w:rPr>
        <w:t xml:space="preserve"> עשרה</w:t>
      </w:r>
      <w:r w:rsidR="00AE7FFB">
        <w:rPr>
          <w:rFonts w:hint="cs"/>
          <w:rtl/>
        </w:rPr>
        <w:t xml:space="preserve"> דברים שאין בבית פחות מד' אמות</w:t>
      </w:r>
      <w:del w:id="10819" w:author="דבורה שירה פלג" w:date="2026-08-21T15:06:00Z" w16du:dateUtc="2026-08-21T12:06:00Z">
        <w:r w:rsidDel="009E3839">
          <w:rPr>
            <w:rFonts w:hint="cs"/>
            <w:rtl/>
          </w:rPr>
          <w:delText xml:space="preserve"> </w:delText>
        </w:r>
        <w:r w:rsidRPr="001711C4" w:rsidDel="009E3839">
          <w:rPr>
            <w:rStyle w:val="afff6"/>
            <w:rFonts w:hint="cs"/>
            <w:b w:val="0"/>
            <w:bCs w:val="0"/>
            <w:rtl/>
          </w:rPr>
          <w:delText>לכו''ע</w:delText>
        </w:r>
      </w:del>
    </w:p>
    <w:p w14:paraId="503D3F2B" w14:textId="77777777" w:rsidR="000558FC" w:rsidRPr="00C01657" w:rsidRDefault="000558FC" w:rsidP="00C90EB3">
      <w:pPr>
        <w:pStyle w:val="ad"/>
        <w:framePr w:wrap="around" w:hAnchor="page" w:x="13844" w:y="205"/>
        <w:rPr>
          <w:rtl/>
        </w:rPr>
      </w:pPr>
      <w:bookmarkStart w:id="7" w:name="_Toc155720183"/>
      <w:r w:rsidRPr="00C01657">
        <w:rPr>
          <w:rFonts w:hint="cs"/>
          <w:rtl/>
        </w:rPr>
        <w:t>ג:</w:t>
      </w:r>
      <w:bookmarkEnd w:id="7"/>
      <w:r w:rsidRPr="00C01657">
        <w:rPr>
          <w:rtl/>
        </w:rPr>
        <w:t xml:space="preserve"> </w:t>
      </w:r>
    </w:p>
    <w:p w14:paraId="6BE9DD78" w14:textId="220C2F3A" w:rsidR="003362C0" w:rsidRDefault="00BC4F83" w:rsidP="003362C0">
      <w:pPr>
        <w:pStyle w:val="affd"/>
        <w:bidi w:val="0"/>
        <w:rPr>
          <w:ins w:id="10786" w:author="דבורה שירה פלג" w:date="2026-07-24T13:49:00Z" w16du:dateUtc="2026-07-24T10:49:00Z"/>
        </w:rPr>
      </w:pPr>
      <w:r w:rsidRPr="00043784">
        <w:rPr>
          <w:rtl/>
        </w:rPr>
        <w:t xml:space="preserve">מזוזה, מעקה, </w:t>
      </w:r>
      <w:del w:id="10787" w:author="דבורה שירה פלג" w:date="2026-07-24T11:58:00Z" w16du:dateUtc="2026-07-24T08:58:00Z">
        <w:r w:rsidRPr="00043784" w:rsidDel="0076087F">
          <w:rPr>
            <w:rtl/>
          </w:rPr>
          <w:delText>מלטמא</w:delText>
        </w:r>
      </w:del>
      <w:ins w:id="10788" w:author="דבורה שירה פלג" w:date="2026-07-24T11:58:00Z" w16du:dateUtc="2026-07-24T08:58:00Z">
        <w:r w:rsidR="0076087F">
          <w:rPr>
            <w:rtl/>
          </w:rPr>
          <w:t xml:space="preserve">נגעים</w:t>
        </w:r>
      </w:ins>
      <w:r w:rsidRPr="00043784">
        <w:rPr>
          <w:rtl/>
        </w:rPr>
        <w:t>,</w:t>
      </w:r>
      <w:r w:rsidR="00A36268" w:rsidRPr="00043784">
        <w:rPr>
          <w:rFonts w:hint="cs"/>
          <w:rtl/>
        </w:rPr>
        <w:t xml:space="preserve"> להיחלט בבתי ערי חומה, </w:t>
      </w:r>
      <w:r w:rsidR="00E403A1" w:rsidRPr="00043784">
        <w:rPr>
          <w:rtl/>
        </w:rPr>
        <w:t>לחזור עליו</w:t>
      </w:r>
      <w:r w:rsidR="00AE7FFB">
        <w:rPr>
          <w:rFonts w:hint="cs"/>
          <w:rtl/>
        </w:rPr>
        <w:t xml:space="preserve"> מהמלחמה</w:t>
      </w:r>
      <w:r w:rsidR="00E403A1" w:rsidRPr="00043784">
        <w:rPr>
          <w:rtl/>
        </w:rPr>
        <w:t xml:space="preserve">, לערב, לשתף, </w:t>
      </w:r>
      <w:r w:rsidR="00A36268" w:rsidRPr="0093074C">
        <w:rPr>
          <w:spacing w:val="-2"/>
          <w:rtl/>
        </w:rPr>
        <w:t>להניח עירוב</w:t>
      </w:r>
      <w:r w:rsidR="000C1CD3">
        <w:rPr>
          <w:rFonts w:hint="cs"/>
          <w:spacing w:val="-2"/>
          <w:rtl/>
        </w:rPr>
        <w:t>,</w:t>
      </w:r>
      <w:r w:rsidR="00E403A1" w:rsidRPr="0093074C">
        <w:rPr>
          <w:spacing w:val="-2"/>
          <w:rtl/>
        </w:rPr>
        <w:t xml:space="preserve"> לעבר בין </w:t>
      </w:r>
      <w:ins w:id="10789" w:author="דבורה שירה פלג" w:date="2026-07-24T11:59:00Z" w16du:dateUtc="2026-07-24T08:59:00Z">
        <w:r w:rsidR="0076087F" w:rsidRPr="0093074C">
          <w:rPr>
            <w:spacing w:val="-2"/>
            <w:rtl/>
          </w:rPr>
          <w:t xml:space="preserve">ב' עיירות</w:t>
        </w:r>
        <w:r w:rsidR="0076087F" w:rsidRPr="0093074C">
          <w:rPr>
            <w:spacing w:val="-2"/>
            <w:rtl/>
          </w:rPr>
          <w:t xml:space="preserve">,</w:t>
        </w:r>
        <w:r w:rsidR="0076087F" w:rsidRPr="0093074C">
          <w:rPr>
            <w:spacing w:val="-2"/>
            <w:rtl/>
          </w:rPr>
          <w:t xml:space="preserve"> מלחלק לאחין ושותפ</w:t>
        </w:r>
        <w:r w:rsidR="0076087F" w:rsidRPr="0093074C">
          <w:rPr>
            <w:spacing w:val="-2"/>
            <w:rtl/>
          </w:rPr>
          <w:t xml:space="preserve">ין</w:t>
        </w:r>
        <w:r w:rsidR="0076087F">
          <w:rPr>
            <w:spacing w:val="-2"/>
            <w:rtl/>
          </w:rPr>
          <w:t xml:space="preserve">.</w:t>
        </w:r>
      </w:ins>
      <w:del w:id="10790" w:author="דבורה שירה פלג" w:date="2026-07-24T11:59:00Z" w16du:dateUtc="2026-07-24T08:59:00Z">
        <w:r w:rsidR="00A36268" w:rsidRPr="0093074C" w:rsidDel="0076087F">
          <w:rPr>
            <w:spacing w:val="-2"/>
            <w:rtl/>
          </w:rPr>
          <w:delText>ב' עיירות</w:delText>
        </w:r>
        <w:r w:rsidR="00A36268" w:rsidRPr="0093074C" w:rsidDel="0076087F">
          <w:rPr>
            <w:rFonts w:hint="cs"/>
            <w:spacing w:val="-2"/>
            <w:rtl/>
          </w:rPr>
          <w:delText>,</w:delText>
        </w:r>
        <w:r w:rsidR="00E403A1" w:rsidRPr="0093074C" w:rsidDel="0076087F">
          <w:rPr>
            <w:spacing w:val="-2"/>
            <w:rtl/>
          </w:rPr>
          <w:delText xml:space="preserve"> מלחלק לאחין ושותפ</w:delText>
        </w:r>
        <w:r w:rsidR="00A36268" w:rsidRPr="0093074C" w:rsidDel="0076087F">
          <w:rPr>
            <w:rFonts w:hint="cs"/>
            <w:spacing w:val="-2"/>
            <w:rtl/>
          </w:rPr>
          <w:delText>ין</w:delText>
        </w:r>
        <w:r w:rsidR="00CF5D8C" w:rsidDel="0076087F">
          <w:rPr>
            <w:rFonts w:hint="cs"/>
            <w:spacing w:val="-2"/>
            <w:rtl/>
          </w:rPr>
          <w:delText>.</w:delText>
        </w:r>
      </w:del>
      <w:ins w:id="10791" w:author="דבורה שירה פלג" w:date="2026-07-24T12:05:00Z" w16du:dateUtc="2026-07-24T09:05:00Z">
        <w:r w:rsidR="0076087F" w:rsidRPr="0076087F">
          <w:rPr>
            <w:spacing w:val="-2"/>
            <w:rtl/>
          </w:rPr>
          <w:t xml:space="preserve"> </w:t>
        </w:r>
        <w:r w:rsidR="0076087F" w:rsidRPr="00CF5D8C">
          <w:rPr>
            <w:spacing w:val="-2"/>
            <w:rtl/>
          </w:rPr>
          <w:t xml:space="preserve">-</w:t>
        </w:r>
        <w:r w:rsidR="0076087F" w:rsidRPr="00CF5D8C">
          <w:rPr>
            <w:spacing w:val="-2"/>
            <w:rtl/>
          </w:rPr>
          <w:t xml:space="preserve">א</w:t>
        </w:r>
        <w:r w:rsidR="0076087F" w:rsidRPr="00CF5D8C">
          <w:rPr>
            <w:spacing w:val="-2"/>
            <w:rtl/>
          </w:rPr>
          <w:t xml:space="preserve">ף</w:t>
        </w:r>
        <w:r w:rsidR="0076087F" w:rsidRPr="00CF5D8C">
          <w:rPr>
            <w:spacing w:val="-2"/>
            <w:rtl/>
          </w:rPr>
          <w:t xml:space="preserve"> רבנן</w:t>
        </w:r>
        <w:r w:rsidR="0076087F" w:rsidRPr="00CF5D8C">
          <w:rPr>
            <w:spacing w:val="-2"/>
            <w:rtl/>
          </w:rPr>
          <w:t xml:space="preserve"> מודו</w:t>
        </w:r>
        <w:r w:rsidR="0076087F">
          <w:rPr>
            <w:spacing w:val="-2"/>
            <w:rtl/>
          </w:rPr>
          <w:t xml:space="preserve">:</w:t>
        </w:r>
        <w:r w:rsidR="0076087F" w:rsidRPr="00043784">
          <w:rPr>
            <w:spacing w:val="-2"/>
            <w:rtl/>
          </w:rPr>
          <w:t xml:space="preserve"> </w:t>
        </w:r>
        <w:r w:rsidR="0076087F">
          <w:rPr>
            <w:spacing w:val="-2"/>
            <w:rtl/>
          </w:rPr>
          <w:t xml:space="preserve">משום </w:t>
        </w:r>
      </w:ins>
      <w:ins w:id="10792" w:author="דבורה שירה פלג" w:date="2026-07-24T12:16:00Z" w16du:dateUtc="2026-07-24T09:16:00Z">
        <w:r w:rsidR="002E3EB2">
          <w:rPr>
            <w:spacing w:val="-2"/>
            <w:rtl/>
          </w:rPr>
          <w:t xml:space="preserve">ש</w:t>
        </w:r>
      </w:ins>
      <w:ins w:id="10793" w:author="דבורה שירה פלג" w:date="2026-07-24T12:05:00Z" w16du:dateUtc="2026-07-24T09:05:00Z">
        <w:r w:rsidR="0076087F">
          <w:rPr>
            <w:spacing w:val="-2"/>
            <w:rtl/>
          </w:rPr>
          <w:t xml:space="preserve">בית צריך </w:t>
        </w:r>
        <w:r w:rsidR="0076087F" w:rsidRPr="00043784">
          <w:rPr>
            <w:spacing w:val="-2"/>
            <w:rtl/>
          </w:rPr>
          <w:t xml:space="preserve">קבע</w:t>
        </w:r>
        <w:r w:rsidR="0076087F">
          <w:rPr>
            <w:spacing w:val="-2"/>
            <w:rtl/>
          </w:rPr>
          <w:t xml:space="preserve">.</w:t>
        </w:r>
      </w:ins>
      <w:r w:rsidR="00CF5D8C">
        <w:rPr>
          <w:rStyle w:val="ac"/>
          <w:rFonts w:cs="PFT_Frank"/>
          <w:sz w:val="14"/>
          <w:rtl/>
        </w:rPr>
        <w:ptab w:relativeTo="margin" w:alignment="right" w:leader="none"/>
      </w:r>
      <w:del w:id="10794" w:author="דבורה שירה פלג" w:date="2026-07-24T12:05:00Z" w16du:dateUtc="2026-07-24T09:05:00Z">
        <w:r w:rsidR="001711C4" w:rsidRPr="00CF5D8C" w:rsidDel="0076087F">
          <w:rPr>
            <w:rStyle w:val="af6"/>
            <w:rFonts w:hint="cs"/>
            <w:rtl/>
          </w:rPr>
          <w:delText>-</w:delText>
        </w:r>
        <w:r w:rsidRPr="00CF5D8C" w:rsidDel="0076087F">
          <w:rPr>
            <w:rStyle w:val="af6"/>
            <w:rtl/>
          </w:rPr>
          <w:delText>א</w:delText>
        </w:r>
        <w:r w:rsidR="001711C4" w:rsidRPr="00CF5D8C" w:rsidDel="0076087F">
          <w:rPr>
            <w:rStyle w:val="af6"/>
            <w:rFonts w:hint="cs"/>
            <w:rtl/>
          </w:rPr>
          <w:delText>ף</w:delText>
        </w:r>
        <w:r w:rsidRPr="00CF5D8C" w:rsidDel="0076087F">
          <w:rPr>
            <w:rStyle w:val="af6"/>
            <w:rtl/>
          </w:rPr>
          <w:delText xml:space="preserve"> רבנן</w:delText>
        </w:r>
        <w:r w:rsidR="001711C4" w:rsidRPr="00CF5D8C" w:rsidDel="0076087F">
          <w:rPr>
            <w:rStyle w:val="af6"/>
            <w:rFonts w:hint="cs"/>
            <w:rtl/>
          </w:rPr>
          <w:delText xml:space="preserve"> מודו</w:delText>
        </w:r>
        <w:r w:rsidR="0044106D" w:rsidDel="0076087F">
          <w:rPr>
            <w:rStyle w:val="af6"/>
            <w:rFonts w:hint="cs"/>
            <w:rtl/>
          </w:rPr>
          <w:delText>:</w:delText>
        </w:r>
        <w:r w:rsidRPr="00043784" w:rsidDel="0076087F">
          <w:rPr>
            <w:rtl/>
          </w:rPr>
          <w:delText xml:space="preserve"> </w:delText>
        </w:r>
        <w:r w:rsidR="001711C4" w:rsidDel="0076087F">
          <w:rPr>
            <w:rFonts w:hint="cs"/>
            <w:rtl/>
          </w:rPr>
          <w:delText xml:space="preserve">משום </w:delText>
        </w:r>
        <w:r w:rsidRPr="00043784" w:rsidDel="0076087F">
          <w:rPr>
            <w:rtl/>
          </w:rPr>
          <w:delText>ד</w:delText>
        </w:r>
      </w:del>
      <w:del w:id="10795" w:author="דבורה שירה פלג" w:date="2026-07-24T11:59:00Z" w16du:dateUtc="2026-07-24T08:59:00Z">
        <w:r w:rsidRPr="00043784" w:rsidDel="0076087F">
          <w:rPr>
            <w:rStyle w:val="af8"/>
            <w:rFonts w:hint="cs"/>
            <w:rtl/>
          </w:rPr>
          <w:delText>ב</w:delText>
        </w:r>
      </w:del>
      <w:del w:id="10796" w:author="דבורה שירה פלג" w:date="2026-07-24T12:00:00Z" w16du:dateUtc="2026-07-24T09:00:00Z">
        <w:r w:rsidRPr="00043784" w:rsidDel="0076087F">
          <w:rPr>
            <w:rStyle w:val="af8"/>
            <w:rFonts w:hint="cs"/>
            <w:rtl/>
          </w:rPr>
          <w:delText>ית</w:delText>
        </w:r>
        <w:r w:rsidRPr="00043784" w:rsidDel="0076087F">
          <w:rPr>
            <w:rtl/>
          </w:rPr>
          <w:delText xml:space="preserve"> </w:delText>
        </w:r>
      </w:del>
      <w:del w:id="10797" w:author="דבורה שירה פלג" w:date="2026-07-24T12:05:00Z" w16du:dateUtc="2026-07-24T09:05:00Z">
        <w:r w:rsidR="001711C4" w:rsidDel="0076087F">
          <w:rPr>
            <w:rFonts w:hint="cs"/>
            <w:rtl/>
          </w:rPr>
          <w:delText xml:space="preserve">צריך </w:delText>
        </w:r>
        <w:r w:rsidRPr="00043784" w:rsidDel="0076087F">
          <w:rPr>
            <w:rtl/>
          </w:rPr>
          <w:delText>קבע</w:delText>
        </w:r>
        <w:r w:rsidR="001711C4" w:rsidDel="0076087F">
          <w:rPr>
            <w:rFonts w:hint="cs"/>
            <w:rtl/>
          </w:rPr>
          <w:delText>.</w:delText>
        </w:r>
      </w:del>
    </w:p>
    <w:p w14:paraId="11E4ABD7" w14:textId="1F877903" w:rsidR="003362C0" w:rsidRDefault="003362C0" w:rsidP="003362C0">
      <w:pPr>
        <w:pStyle w:val="affd"/>
        <w:rPr>
          <w:ins w:id="10798" w:author="דבורה שירה פלג" w:date="2026-07-24T13:53:00Z" w16du:dateUtc="2026-07-24T10:53:00Z"/>
          <w:rtl/>
        </w:rPr>
      </w:pPr>
      <w:ins w:id="10799" w:author="דבורה שירה פלג" w:date="2026-07-24T13:50:00Z" w16du:dateUtc="2026-07-24T10:50:00Z">
        <w:r>
          <w:t xml:space="preserve">מזוזה</w:t>
        </w:r>
      </w:ins>
      <w:ins w:id="10800" w:author="דבורה שירה פלג" w:date="2026-08-09T11:22:00Z" w16du:dateUtc="2026-08-09T08:22:00Z">
        <w:r w:rsidR="00545ACE">
          <w:t xml:space="preserve">.</w:t>
        </w:r>
      </w:ins>
      <w:ins w:id="10801" w:author="דבורה שירה פלג" w:date="2026-07-24T13:50:00Z" w16du:dateUtc="2026-07-24T10:50:00Z">
        <w:r>
          <w:t xml:space="preserve"> מעקה</w:t>
        </w:r>
      </w:ins>
      <w:ins w:id="10802" w:author="דבורה שירה פלג" w:date="2026-08-09T11:22:00Z" w16du:dateUtc="2026-08-09T08:22:00Z">
        <w:r w:rsidR="00545ACE">
          <w:t xml:space="preserve">.</w:t>
        </w:r>
      </w:ins>
      <w:ins w:id="10803" w:author="דבורה שירה פלג" w:date="2026-07-24T13:50:00Z" w16du:dateUtc="2026-07-24T10:50:00Z">
        <w:r>
          <w:t xml:space="preserve"> נגעים</w:t>
        </w:r>
      </w:ins>
      <w:ins w:id="10804" w:author="דבורה שירה פלג" w:date="2026-08-09T11:22:00Z" w16du:dateUtc="2026-08-09T08:22:00Z">
        <w:r w:rsidR="00545ACE">
          <w:t xml:space="preserve">.</w:t>
        </w:r>
      </w:ins>
      <w:ins w:id="10805" w:author="דבורה שירה פלג" w:date="2026-07-24T13:50:00Z" w16du:dateUtc="2026-07-24T10:50:00Z">
        <w:r>
          <w:t xml:space="preserve"> להיחלט</w:t>
        </w:r>
      </w:ins>
      <w:ins w:id="10806" w:author="דבורה שירה פלג" w:date="2026-07-24T13:51:00Z" w16du:dateUtc="2026-07-24T10:51:00Z">
        <w:r>
          <w:t xml:space="preserve"> ולחזור</w:t>
        </w:r>
      </w:ins>
      <w:ins w:id="10807" w:author="דבורה שירה פלג" w:date="2026-08-09T11:23:00Z" w16du:dateUtc="2026-08-09T08:23:00Z">
        <w:r w:rsidR="00545ACE">
          <w:tab/>
        </w:r>
        <w:r w:rsidR="00545ACE">
          <w:tab/>
        </w:r>
        <w:r w:rsidR="00545ACE">
          <w:tab/>
        </w:r>
      </w:ins>
      <w:ins w:id="10808" w:author="דבורה שירה פלג" w:date="2026-07-24T13:51:00Z" w16du:dateUtc="2026-07-24T10:51:00Z">
        <w:r>
          <w:t xml:space="preserve">-בית</w:t>
        </w:r>
      </w:ins>
      <w:ins w:id="10809" w:author="דבורה שירה פלג" w:date="2026-07-24T13:52:00Z" w16du:dateUtc="2026-07-24T10:52:00Z">
        <w:r>
          <w:t xml:space="preserve"> כתיב בהו</w:t>
        </w:r>
      </w:ins>
    </w:p>
    <w:p w14:paraId="21707439" w14:textId="4528F128" w:rsidR="003362C0" w:rsidRPr="003362C0" w:rsidRDefault="004D2D60">
      <w:pPr>
        <w:pStyle w:val="affd"/>
        <w:bidi w:val="0"/>
        <w:rPr>
          <w:rFonts w:cs="PFT_Frank"/>
          <w:b/>
          <w:bCs/>
          <w:sz w:val="14"/>
          <w:szCs w:val="14"/>
          <w:rtl/>
        </w:rPr>
      </w:pPr>
      <w:ins w:id="10810" w:author="דבורה שירה פלג" w:date="2026-07-24T13:53:00Z" w16du:dateUtc="2026-07-24T10:53:00Z">
        <w:r>
          <w:t xml:space="preserve">לערב</w:t>
        </w:r>
      </w:ins>
      <w:ins w:id="10811" w:author="דבורה שירה פלג" w:date="2026-08-09T11:23:00Z" w16du:dateUtc="2026-08-09T08:23:00Z">
        <w:r w:rsidR="00545ACE">
          <w:t xml:space="preserve">.</w:t>
        </w:r>
      </w:ins>
      <w:ins w:id="10812" w:author="דבורה שירה פלג" w:date="2026-07-24T13:53:00Z" w16du:dateUtc="2026-07-24T10:53:00Z">
        <w:r>
          <w:t xml:space="preserve"> לשתף ולהניח</w:t>
        </w:r>
      </w:ins>
      <w:ins w:id="10813" w:author="דבורה שירה פלג" w:date="2026-08-09T11:23:00Z" w16du:dateUtc="2026-08-09T08:23:00Z">
        <w:r w:rsidR="00545ACE">
          <w:tab/>
        </w:r>
        <w:r w:rsidR="00545ACE">
          <w:tab/>
        </w:r>
        <w:r w:rsidR="00545ACE">
          <w:tab/>
        </w:r>
        <w:r w:rsidR="00545ACE">
          <w:tab/>
        </w:r>
        <w:r w:rsidR="00545ACE">
          <w:tab/>
        </w:r>
      </w:ins>
      <w:ins w:id="10814" w:author="דבורה שירה פלג" w:date="2026-08-09T11:24:00Z" w16du:dateUtc="2026-08-09T08:24:00Z">
        <w:r w:rsidR="002A300F">
          <w:tab/>
        </w:r>
      </w:ins>
      <w:ins w:id="10815" w:author="דבורה שירה פלג" w:date="2026-08-09T11:25:00Z" w16du:dateUtc="2026-08-09T08:25:00Z">
        <w:r w:rsidR="002A300F">
          <w:t xml:space="preserve"> </w:t>
        </w:r>
      </w:ins>
      <w:ins w:id="10816" w:author="דבורה שירה פלג" w:date="2026-08-09T11:23:00Z" w16du:dateUtc="2026-08-09T08:23:00Z">
        <w:r w:rsidR="00545ACE">
          <w:tab/>
        </w:r>
        <w:r w:rsidR="00545ACE">
          <w:tab/>
        </w:r>
      </w:ins>
      <w:ins w:id="10817" w:author="דבורה שירה פלג" w:date="2026-07-24T13:53:00Z" w16du:dateUtc="2026-07-24T10:53:00Z">
        <w:r>
          <w:t xml:space="preserve">-לא חזיא </w:t>
        </w:r>
      </w:ins>
      <w:ins w:id="10818" w:author="דבורה שירה פלג" w:date="2026-07-24T13:54:00Z" w16du:dateUtc="2026-07-24T10:54:00Z">
        <w:r>
          <w:t xml:space="preserve">לדירה</w:t>
        </w:r>
      </w:ins>
    </w:p>
    <w:p w14:paraId="3EB01C2D" w14:textId="77777777" w:rsidR="0044106D" w:rsidRPr="0044106D" w:rsidRDefault="0044106D" w:rsidP="0044106D">
      <w:pPr>
        <w:pStyle w:val="31"/>
        <w:framePr w:wrap="notBeside"/>
        <w:rPr>
          <w:rtl/>
        </w:rPr>
      </w:pPr>
      <w:r w:rsidRPr="0044106D">
        <w:rPr>
          <w:rtl/>
        </w:rPr>
        <w:t>◄</w:t>
      </w:r>
    </w:p>
    <w:p w14:paraId="67F17101" w14:textId="30E6E10E" w:rsidR="00C52142" w:rsidRPr="00043784" w:rsidRDefault="00E403A1" w:rsidP="006C46B1">
      <w:pPr>
        <w:pStyle w:val="affd"/>
        <w:spacing w:before="60"/>
        <w:rPr>
          <w:rtl/>
        </w:rPr>
      </w:pPr>
      <w:r w:rsidRPr="00C91EAB">
        <w:rPr>
          <w:rFonts w:cs="PFT_Frank"/>
          <w:b/>
          <w:bCs/>
          <w:szCs w:val="14"/>
          <w:rtl/>
        </w:rPr>
        <w:t>שיתוף</w:t>
      </w:r>
      <w:r w:rsidRPr="00AE32A9">
        <w:rPr>
          <w:rtl/>
        </w:rPr>
        <w:t xml:space="preserve"> </w:t>
      </w:r>
      <w:r w:rsidRPr="00F8723C">
        <w:rPr>
          <w:rStyle w:val="ac"/>
          <w:rFonts w:cs="PFT_Frank"/>
          <w:sz w:val="14"/>
          <w:rtl/>
        </w:rPr>
        <w:t>מניחין</w:t>
      </w:r>
      <w:r w:rsidR="009462D1" w:rsidRPr="00043784">
        <w:rPr>
          <w:rtl/>
        </w:rPr>
        <w:t xml:space="preserve"> </w:t>
      </w:r>
      <w:r w:rsidR="0044106D">
        <w:rPr>
          <w:rtl/>
        </w:rPr>
        <w:tab/>
      </w:r>
      <w:r w:rsidR="0044106D">
        <w:rPr>
          <w:rtl/>
        </w:rPr>
        <w:tab/>
      </w:r>
      <w:r w:rsidR="0044106D">
        <w:rPr>
          <w:rFonts w:hint="cs"/>
          <w:rtl/>
        </w:rPr>
        <w:t>-</w:t>
      </w:r>
      <w:r w:rsidRPr="00043784">
        <w:rPr>
          <w:rtl/>
        </w:rPr>
        <w:t>ד</w:t>
      </w:r>
      <w:ins w:id="10783" w:author="דבורה שירה פלג" w:date="2026-08-09T11:25:00Z" w16du:dateUtc="2026-08-09T08:25:00Z">
        <w:r w:rsidR="002A300F">
          <w:rPr>
            <w:rtl/>
          </w:rPr>
          <w:t xml:space="preserve">עירוב בבית </w:t>
        </w:r>
      </w:ins>
      <w:ins w:id="10784" w:author="דבורה שירה פלג" w:date="2026-08-09T11:26:00Z" w16du:dateUtc="2026-08-09T08:26:00Z">
        <w:r w:rsidR="002A300F">
          <w:rPr>
            <w:rtl/>
          </w:rPr>
          <w:t xml:space="preserve">בחצר ושיתוף בחצר במבוי והאי </w:t>
        </w:r>
      </w:ins>
      <w:r w:rsidRPr="00043784">
        <w:rPr>
          <w:rtl/>
        </w:rPr>
        <w:t>לא גרע מחצר</w:t>
      </w:r>
      <w:ins w:id="10785" w:author="דבורה שירה פלג" w:date="2026-07-24T12:03:00Z" w16du:dateUtc="2026-07-24T09:03:00Z">
        <w:r w:rsidR="0076087F">
          <w:rPr>
            <w:rtl/>
          </w:rPr>
          <w:t xml:space="preserve"> שבמבוי</w:t>
        </w:r>
      </w:ins>
      <w:r w:rsidRPr="00043784">
        <w:rPr>
          <w:rtl/>
        </w:rPr>
        <w:t xml:space="preserve">, </w:t>
      </w:r>
    </w:p>
    <w:p w14:paraId="4E249B5F" w14:textId="77777777" w:rsidR="0044106D" w:rsidRPr="0044106D" w:rsidRDefault="0044106D" w:rsidP="0044106D">
      <w:pPr>
        <w:pStyle w:val="31"/>
        <w:framePr w:wrap="notBeside"/>
        <w:rPr>
          <w:rtl/>
        </w:rPr>
      </w:pPr>
      <w:r w:rsidRPr="0044106D">
        <w:rPr>
          <w:rtl/>
        </w:rPr>
        <w:t>◄</w:t>
      </w:r>
    </w:p>
    <w:p w14:paraId="34892C26" w14:textId="13E83421" w:rsidR="00C52142" w:rsidRPr="00043784" w:rsidRDefault="00E403A1" w:rsidP="00C52142">
      <w:pPr>
        <w:pStyle w:val="affd"/>
        <w:rPr>
          <w:rtl/>
        </w:rPr>
      </w:pPr>
      <w:r w:rsidRPr="00AE7FFB">
        <w:rPr>
          <w:rStyle w:val="ac"/>
          <w:rFonts w:cs="PFT_Frank"/>
          <w:sz w:val="14"/>
          <w:rtl/>
        </w:rPr>
        <w:t>ואין עושין עיבור</w:t>
      </w:r>
      <w:r w:rsidR="00C52142" w:rsidRPr="00AE7FFB">
        <w:rPr>
          <w:rStyle w:val="ac"/>
          <w:rFonts w:cs="PFT_Frank" w:hint="cs"/>
          <w:sz w:val="14"/>
          <w:rtl/>
        </w:rPr>
        <w:t>,</w:t>
      </w:r>
      <w:r w:rsidRPr="00AE7FFB">
        <w:rPr>
          <w:rStyle w:val="ac"/>
          <w:rFonts w:cs="PFT_Frank"/>
          <w:sz w:val="14"/>
          <w:rtl/>
        </w:rPr>
        <w:t xml:space="preserve"> </w:t>
      </w:r>
      <w:r w:rsidR="00E76107">
        <w:rPr>
          <w:rFonts w:hint="cs"/>
          <w:rtl/>
        </w:rPr>
        <w:t xml:space="preserve">- </w:t>
      </w:r>
      <w:r w:rsidR="00E76107">
        <w:rPr>
          <w:rStyle w:val="ac"/>
          <w:rFonts w:cs="PFT_Frank" w:hint="cs"/>
          <w:sz w:val="14"/>
          <w:rtl/>
        </w:rPr>
        <w:t>ש</w:t>
      </w:r>
      <w:r w:rsidRPr="00F8723C">
        <w:rPr>
          <w:rStyle w:val="ac"/>
          <w:rFonts w:cs="PFT_Frank"/>
          <w:sz w:val="14"/>
          <w:rtl/>
        </w:rPr>
        <w:t>אינו כבורגנין</w:t>
      </w:r>
      <w:r w:rsidR="00C52142" w:rsidRPr="00F8723C">
        <w:rPr>
          <w:rStyle w:val="ac"/>
          <w:rFonts w:cs="PFT_Frank" w:hint="cs"/>
          <w:sz w:val="14"/>
          <w:rtl/>
        </w:rPr>
        <w:t>,</w:t>
      </w:r>
      <w:r w:rsidRPr="00043784">
        <w:rPr>
          <w:rtl/>
        </w:rPr>
        <w:t xml:space="preserve"> </w:t>
      </w:r>
      <w:r w:rsidR="00E76107">
        <w:rPr>
          <w:rFonts w:hint="cs"/>
          <w:rtl/>
        </w:rPr>
        <w:t>שאינו ראוי</w:t>
      </w:r>
      <w:r w:rsidR="00AE7FFB">
        <w:rPr>
          <w:rFonts w:hint="cs"/>
          <w:rtl/>
        </w:rPr>
        <w:t xml:space="preserve"> לייעודו</w:t>
      </w:r>
      <w:r w:rsidRPr="00043784">
        <w:rPr>
          <w:rtl/>
        </w:rPr>
        <w:t xml:space="preserve">, </w:t>
      </w:r>
    </w:p>
    <w:p w14:paraId="33F57378" w14:textId="77777777" w:rsidR="0044106D" w:rsidRPr="0044106D" w:rsidRDefault="0044106D" w:rsidP="0044106D">
      <w:pPr>
        <w:pStyle w:val="31"/>
        <w:framePr w:wrap="notBeside"/>
        <w:rPr>
          <w:rtl/>
        </w:rPr>
      </w:pPr>
      <w:r w:rsidRPr="0044106D">
        <w:rPr>
          <w:rtl/>
        </w:rPr>
        <w:t>◄</w:t>
      </w:r>
    </w:p>
    <w:p w14:paraId="0D6F8027" w14:textId="7341E39E" w:rsidR="00EE055A" w:rsidRPr="000C1CD3" w:rsidRDefault="00E403A1" w:rsidP="00EE055A">
      <w:pPr>
        <w:rPr>
          <w:rStyle w:val="af6"/>
          <w:rtl/>
        </w:rPr>
      </w:pPr>
      <w:r w:rsidRPr="00AE7FFB">
        <w:rPr>
          <w:rStyle w:val="ac"/>
          <w:rFonts w:cs="PFT_Frank"/>
          <w:sz w:val="14"/>
          <w:rtl/>
        </w:rPr>
        <w:t>ואין חולקין</w:t>
      </w:r>
      <w:r w:rsidR="00C52142" w:rsidRPr="00AE7FFB">
        <w:rPr>
          <w:rStyle w:val="ac"/>
          <w:rFonts w:cs="PFT_Frank" w:hint="cs"/>
          <w:sz w:val="14"/>
          <w:rtl/>
        </w:rPr>
        <w:t>,</w:t>
      </w:r>
      <w:del w:id="10779" w:author="דבורה שירה פלג" w:date="2026-08-09T11:28:00Z" w16du:dateUtc="2026-08-09T08:28:00Z">
        <w:r w:rsidRPr="00AE7FFB" w:rsidDel="002A300F">
          <w:rPr>
            <w:rStyle w:val="ac"/>
            <w:rFonts w:cs="PFT_Frank"/>
            <w:sz w:val="14"/>
            <w:rtl/>
          </w:rPr>
          <w:delText xml:space="preserve"> </w:delText>
        </w:r>
        <w:r w:rsidR="00E76107" w:rsidDel="002A300F">
          <w:rPr>
            <w:rFonts w:hint="cs"/>
            <w:spacing w:val="-2"/>
            <w:rtl/>
          </w:rPr>
          <w:delText xml:space="preserve"> </w:delText>
        </w:r>
        <w:r w:rsidR="0044106D" w:rsidDel="002A300F">
          <w:rPr>
            <w:rFonts w:hint="cs"/>
            <w:spacing w:val="-2"/>
            <w:rtl/>
          </w:rPr>
          <w:delText xml:space="preserve"> </w:delText>
        </w:r>
      </w:del>
      <w:r w:rsidR="0044106D">
        <w:rPr>
          <w:rFonts w:hint="cs"/>
          <w:spacing w:val="-2"/>
          <w:rtl/>
        </w:rPr>
        <w:t xml:space="preserve"> </w:t>
      </w:r>
      <w:ins w:id="10780" w:author="דבורה שירה פלג" w:date="2026-08-09T11:28:00Z" w16du:dateUtc="2026-08-09T08:28:00Z">
        <w:r w:rsidR="002A300F">
          <w:rPr>
            <w:rFonts w:hint="cs"/>
            <w:spacing w:val="-2"/>
            <w:rtl/>
          </w:rPr>
          <w:t xml:space="preserve">-</w:t>
        </w:r>
      </w:ins>
      <w:r w:rsidR="00E76107">
        <w:rPr>
          <w:rFonts w:hint="cs"/>
          <w:spacing w:val="-2"/>
          <w:rtl/>
        </w:rPr>
        <w:t>ש</w:t>
      </w:r>
      <w:r w:rsidRPr="00A150D6">
        <w:rPr>
          <w:spacing w:val="-2"/>
          <w:rtl/>
        </w:rPr>
        <w:t xml:space="preserve">אין בו דין </w:t>
      </w:r>
      <w:r w:rsidR="00074C22" w:rsidRPr="00A150D6">
        <w:rPr>
          <w:rFonts w:hint="cs"/>
          <w:spacing w:val="-2"/>
          <w:rtl/>
        </w:rPr>
        <w:t>חלוקה</w:t>
      </w:r>
      <w:r w:rsidR="00C52142" w:rsidRPr="00A150D6">
        <w:rPr>
          <w:rFonts w:hint="cs"/>
          <w:spacing w:val="-2"/>
          <w:rtl/>
        </w:rPr>
        <w:t>,</w:t>
      </w:r>
      <w:ins w:id="10781" w:author="דבורה שירה פלג" w:date="2026-08-09T11:28:00Z" w16du:dateUtc="2026-08-09T08:28:00Z">
        <w:r w:rsidR="002A300F">
          <w:rPr>
            <w:rFonts w:hint="cs"/>
            <w:spacing w:val="-2"/>
            <w:rtl/>
          </w:rPr>
          <w:t xml:space="preserve">-</w:t>
        </w:r>
      </w:ins>
      <w:ins w:id="10782" w:author="דבורה שירה פלג" w:date="2026-08-09T11:27:00Z" w16du:dateUtc="2026-08-09T08:27:00Z">
        <w:r>
          <w:rPr>
            <w:rFonts w:hint="cs"/>
            <w:spacing w:val="-2"/>
            <w:rtl/>
          </w:rPr>
          <w:t xml:space="preserve"> </w:t>
        </w:r>
        <w:r>
          <w:rPr>
            <w:rStyle w:val="af6"/>
            <w:rFonts w:hint="cs"/>
            <w:spacing w:val="-2"/>
            <w:rtl/>
            <w:rPrChange w:id="9004" w:author="מנוע אמוראים" w:date="2026-10-05T16:41:47Z">
              <w:rPr>
                <w:rFonts w:hint="cs"/>
                <w:spacing w:val="-2"/>
                <w:rtl/>
              </w:rPr>
            </w:rPrChange>
          </w:rPr>
          <w:t xml:space="preserve">ר"ה</w:t>
        </w:r>
        <w:r>
          <w:rPr>
            <w:rFonts w:hint="cs"/>
            <w:spacing w:val="-2"/>
            <w:rtl/>
          </w:rPr>
          <w:t xml:space="preserve">-</w:t>
        </w:r>
      </w:ins>
      <w:r w:rsidR="00B97B18" w:rsidRPr="00A150D6">
        <w:rPr>
          <w:rFonts w:hint="cs"/>
          <w:spacing w:val="-2"/>
          <w:rtl/>
        </w:rPr>
        <w:t xml:space="preserve"> </w:t>
      </w:r>
      <w:r w:rsidR="006E0A46" w:rsidRPr="00C91EAB">
        <w:rPr>
          <w:rFonts w:cs="PFT_Frank" w:hint="cs"/>
          <w:b/>
          <w:bCs/>
          <w:spacing w:val="-2"/>
          <w:szCs w:val="14"/>
          <w:rtl/>
        </w:rPr>
        <w:t>ש</w:t>
      </w:r>
      <w:r w:rsidRPr="00C91EAB">
        <w:rPr>
          <w:rFonts w:cs="PFT_Frank"/>
          <w:b/>
          <w:bCs/>
          <w:spacing w:val="-2"/>
          <w:szCs w:val="14"/>
          <w:rtl/>
        </w:rPr>
        <w:t>חצר לפי פתח</w:t>
      </w:r>
      <w:r w:rsidR="006E0A46" w:rsidRPr="00C91EAB">
        <w:rPr>
          <w:rFonts w:cs="PFT_Frank" w:hint="cs"/>
          <w:b/>
          <w:bCs/>
          <w:spacing w:val="-2"/>
          <w:szCs w:val="14"/>
          <w:rtl/>
        </w:rPr>
        <w:t>י</w:t>
      </w:r>
      <w:r w:rsidRPr="00C91EAB">
        <w:rPr>
          <w:rFonts w:cs="PFT_Frank"/>
          <w:b/>
          <w:bCs/>
          <w:spacing w:val="-2"/>
          <w:szCs w:val="14"/>
          <w:rtl/>
        </w:rPr>
        <w:t>ה מתחלקת</w:t>
      </w:r>
    </w:p>
    <w:p w14:paraId="0994238D" w14:textId="178A6912" w:rsidR="00E403A1" w:rsidRDefault="0044106D" w:rsidP="0044106D">
      <w:pPr>
        <w:rPr>
          <w:rStyle w:val="af4"/>
          <w:color w:val="auto"/>
          <w:rtl/>
        </w:rPr>
      </w:pPr>
      <w:r>
        <w:rPr>
          <w:rStyle w:val="af6"/>
          <w:rtl/>
        </w:rPr>
        <w:ptab w:relativeTo="margin" w:alignment="right" w:leader="none"/>
      </w:r>
      <w:r w:rsidRPr="0044106D">
        <w:rPr>
          <w:rStyle w:val="af6"/>
          <w:rtl/>
        </w:rPr>
        <w:t>◄</w:t>
      </w:r>
      <w:del w:id="10776" w:author="דבורה שירה פלג" w:date="2026-08-09T11:27:00Z" w16du:dateUtc="2026-08-09T08:27:00Z">
        <w:r w:rsidR="00E403A1" w:rsidRPr="000C1CD3" w:rsidDel="002A300F">
          <w:rPr>
            <w:rStyle w:val="af6"/>
            <w:rtl/>
          </w:rPr>
          <w:delText>או</w:delText>
        </w:r>
      </w:del>
      <w:ins w:id="10777" w:author="דבורה שירה פלג" w:date="2026-08-09T11:27:00Z" w16du:dateUtc="2026-08-09T08:27:00Z">
        <w:r w:rsidR="002A300F">
          <w:rPr>
            <w:rStyle w:val="af6"/>
            <w:rtl/>
          </w:rPr>
          <w:t xml:space="preserve">ר"ח </w:t>
        </w:r>
      </w:ins>
      <w:del w:id="10778" w:author="דבורה שירה פלג" w:date="2026-08-09T11:27:00Z" w16du:dateUtc="2026-08-09T08:27:00Z">
        <w:r w:rsidR="00E403A1" w:rsidRPr="000C1CD3" w:rsidDel="002A300F">
          <w:rPr>
            <w:rStyle w:val="af6"/>
            <w:rtl/>
          </w:rPr>
          <w:delText xml:space="preserve"> </w:delText>
        </w:r>
      </w:del>
      <w:r w:rsidR="00E403A1" w:rsidRPr="00043784">
        <w:rPr>
          <w:rtl/>
        </w:rPr>
        <w:t>ד"א לפתח</w:t>
      </w:r>
      <w:r w:rsidR="00074C22" w:rsidRPr="00043784">
        <w:rPr>
          <w:rFonts w:hint="cs"/>
          <w:rtl/>
        </w:rPr>
        <w:t>,</w:t>
      </w:r>
      <w:r w:rsidR="00E403A1" w:rsidRPr="00043784">
        <w:rPr>
          <w:rtl/>
        </w:rPr>
        <w:t xml:space="preserve"> והשאר בשווה, </w:t>
      </w:r>
      <w:r w:rsidR="006E0A46">
        <w:rPr>
          <w:rFonts w:hint="cs"/>
          <w:rtl/>
        </w:rPr>
        <w:t>שעומד לסתירה</w:t>
      </w:r>
      <w:r w:rsidR="00E403A1" w:rsidRPr="00043784">
        <w:rPr>
          <w:rFonts w:hint="cs"/>
          <w:rtl/>
        </w:rPr>
        <w:t>.</w:t>
      </w:r>
    </w:p>
    <w:p w14:paraId="1324815D" w14:textId="65B1049A" w:rsidR="00F8723C" w:rsidRPr="00F8723C" w:rsidRDefault="00AB54D7" w:rsidP="00AB54D7">
      <w:pPr>
        <w:pStyle w:val="af1"/>
        <w:rPr>
          <w:rtl/>
        </w:rPr>
      </w:pPr>
      <w:bookmarkStart w:id="8" w:name="_Toc155720184"/>
      <w:r>
        <w:rPr>
          <w:rFonts w:hint="cs"/>
          <w:rtl/>
        </w:rPr>
        <w:t>מיעוט גובה מכ'</w:t>
      </w:r>
      <w:bookmarkEnd w:id="8"/>
      <w:r w:rsidR="00E76107">
        <w:rPr>
          <w:rFonts w:hint="cs"/>
          <w:rtl/>
        </w:rPr>
        <w:t xml:space="preserve"> אמה</w:t>
      </w:r>
    </w:p>
    <w:p w14:paraId="51C9D379" w14:textId="77777777" w:rsidR="0044106D" w:rsidRPr="0044106D" w:rsidRDefault="0044106D" w:rsidP="0044106D">
      <w:pPr>
        <w:pStyle w:val="31"/>
        <w:framePr w:wrap="notBeside"/>
        <w:rPr>
          <w:rtl/>
        </w:rPr>
      </w:pPr>
      <w:r w:rsidRPr="0044106D">
        <w:rPr>
          <w:rtl/>
        </w:rPr>
        <w:t>◄</w:t>
      </w:r>
    </w:p>
    <w:p w14:paraId="7A83758B" w14:textId="76816521" w:rsidR="00E403A1" w:rsidRPr="00043784" w:rsidRDefault="00E403A1" w:rsidP="00F8723C">
      <w:pPr>
        <w:rPr>
          <w:rStyle w:val="af4"/>
          <w:color w:val="auto"/>
          <w:rtl/>
        </w:rPr>
      </w:pPr>
      <w:r w:rsidRPr="00C91EAB">
        <w:rPr>
          <w:rFonts w:cs="PFT_Frank"/>
          <w:b/>
          <w:bCs/>
          <w:szCs w:val="14"/>
          <w:rtl/>
        </w:rPr>
        <w:t>בכרים וכסתות</w:t>
      </w:r>
      <w:r w:rsidRPr="00043784">
        <w:rPr>
          <w:rtl/>
        </w:rPr>
        <w:t xml:space="preserve"> </w:t>
      </w:r>
      <w:r w:rsidR="00AB54D7">
        <w:rPr>
          <w:rFonts w:hint="cs"/>
          <w:rtl/>
        </w:rPr>
        <w:t xml:space="preserve">- </w:t>
      </w:r>
      <w:r w:rsidRPr="00043784">
        <w:rPr>
          <w:rFonts w:ascii="BA Vilna Regular" w:hAnsi="BA Vilna Regular"/>
          <w:rtl/>
        </w:rPr>
        <w:t>אינו מיעו</w:t>
      </w:r>
      <w:r w:rsidRPr="00043784">
        <w:rPr>
          <w:rFonts w:ascii="BA Vilna Regular" w:hAnsi="BA Vilna Regular" w:hint="cs"/>
          <w:rtl/>
        </w:rPr>
        <w:t>ט</w:t>
      </w:r>
      <w:r w:rsidR="00AE7FFB">
        <w:rPr>
          <w:rFonts w:ascii="BA Vilna Regular" w:hAnsi="BA Vilna Regular" w:hint="cs"/>
          <w:rtl/>
        </w:rPr>
        <w:t xml:space="preserve"> </w:t>
      </w:r>
      <w:r w:rsidR="00AE7FFB" w:rsidRPr="00AE7FFB">
        <w:rPr>
          <w:rStyle w:val="afff6"/>
          <w:rFonts w:hint="cs"/>
          <w:rtl/>
        </w:rPr>
        <w:t>אפי' ביטלן</w:t>
      </w:r>
      <w:r w:rsidR="00BC4F83" w:rsidRPr="00043784">
        <w:rPr>
          <w:rStyle w:val="af4"/>
          <w:rFonts w:hint="cs"/>
          <w:color w:val="auto"/>
          <w:rtl/>
        </w:rPr>
        <w:t>.</w:t>
      </w:r>
      <w:ins w:id="10775" w:author="דבורה שירה פלג" w:date="2026-07-24T12:17:00Z" w16du:dateUtc="2026-07-24T09:17:00Z">
        <w:r w:rsidR="002E3EB2">
          <w:rPr>
            <w:rStyle w:val="af4"/>
            <w:rFonts w:hint="cs"/>
            <w:color w:val="auto"/>
            <w:rtl/>
          </w:rPr>
          <w:t xml:space="preserve"> דבטלה דעתו</w:t>
        </w:r>
      </w:ins>
    </w:p>
    <w:p w14:paraId="20414E82" w14:textId="77777777" w:rsidR="00D51545" w:rsidRPr="00C01657" w:rsidRDefault="00D51545" w:rsidP="009D377E">
      <w:pPr>
        <w:pStyle w:val="ad"/>
        <w:framePr w:wrap="around"/>
        <w:rPr>
          <w:rtl/>
        </w:rPr>
      </w:pPr>
      <w:bookmarkStart w:id="9" w:name="_Toc155720185"/>
      <w:r w:rsidRPr="00C01657">
        <w:rPr>
          <w:rFonts w:hint="cs"/>
          <w:rtl/>
        </w:rPr>
        <w:t>ד.</w:t>
      </w:r>
      <w:bookmarkEnd w:id="9"/>
    </w:p>
    <w:p w14:paraId="1059869C" w14:textId="77777777" w:rsidR="0044106D" w:rsidRPr="0044106D" w:rsidRDefault="0044106D" w:rsidP="0044106D">
      <w:pPr>
        <w:pStyle w:val="31"/>
        <w:framePr w:wrap="notBeside"/>
        <w:rPr>
          <w:rtl/>
        </w:rPr>
      </w:pPr>
      <w:r w:rsidRPr="0044106D">
        <w:rPr>
          <w:rtl/>
        </w:rPr>
        <w:t>◄</w:t>
      </w:r>
    </w:p>
    <w:p w14:paraId="046D9231" w14:textId="7B777C4A" w:rsidR="00AB54D7" w:rsidRPr="00C91EAB" w:rsidRDefault="00AB54D7" w:rsidP="00AB54D7">
      <w:pPr>
        <w:rPr>
          <w:rFonts w:cs="PFT_Frank"/>
          <w:b/>
          <w:bCs/>
          <w:szCs w:val="14"/>
          <w:rtl/>
        </w:rPr>
      </w:pPr>
      <w:r w:rsidRPr="00C91EAB">
        <w:rPr>
          <w:rFonts w:cs="PFT_Frank" w:hint="cs"/>
          <w:b/>
          <w:bCs/>
          <w:szCs w:val="14"/>
          <w:rtl/>
        </w:rPr>
        <w:t>תבן ו</w:t>
      </w:r>
      <w:ins w:id="10774" w:author="דבורה שירה פלג" w:date="2026-07-24T12:18:00Z" w16du:dateUtc="2026-07-24T09:18:00Z">
        <w:r w:rsidR="002E3EB2">
          <w:rPr>
            <w:rFonts w:cs="PFT_Frank" w:hint="cs"/>
            <w:b/>
            <w:bCs/>
            <w:szCs w:val="14"/>
            <w:rtl/>
          </w:rPr>
          <w:t xml:space="preserve">כ"ש </w:t>
        </w:r>
      </w:ins>
      <w:r w:rsidRPr="00C91EAB">
        <w:rPr>
          <w:rFonts w:cs="PFT_Frank" w:hint="cs"/>
          <w:b/>
          <w:bCs/>
          <w:szCs w:val="14"/>
          <w:rtl/>
        </w:rPr>
        <w:t>עפר ובטלו,- הוי מיעוט</w:t>
      </w:r>
    </w:p>
    <w:p w14:paraId="7A644FD1" w14:textId="77777777" w:rsidR="0044106D" w:rsidRPr="0044106D" w:rsidRDefault="0044106D" w:rsidP="0044106D">
      <w:pPr>
        <w:pStyle w:val="31"/>
        <w:framePr w:wrap="notBeside"/>
        <w:rPr>
          <w:rtl/>
        </w:rPr>
      </w:pPr>
      <w:r w:rsidRPr="0044106D">
        <w:rPr>
          <w:rtl/>
        </w:rPr>
        <w:t>◄</w:t>
      </w:r>
    </w:p>
    <w:p w14:paraId="7A8E27C8" w14:textId="086591D8" w:rsidR="00AB54D7" w:rsidRPr="00C91EAB" w:rsidRDefault="002A300F" w:rsidP="00AB54D7">
      <w:pPr>
        <w:rPr>
          <w:rFonts w:cs="PFT_Frank"/>
          <w:b/>
          <w:bCs/>
          <w:szCs w:val="14"/>
          <w:rtl/>
        </w:rPr>
      </w:pPr>
      <w:ins w:id="10772" w:author="דבורה שירה פלג" w:date="2026-08-09T11:31:00Z" w16du:dateUtc="2026-08-09T08:31:00Z">
        <w:r w:rsidRPr="00C91EAB">
          <w:rPr>
            <w:rFonts w:cs="PFT_Frank"/>
            <w:b/>
            <w:bCs/>
            <w:szCs w:val="14"/>
            <w:rtl/>
          </w:rPr>
          <w:t xml:space="preserve">עתיד לפנותו</w:t>
        </w:r>
        <w:r w:rsidRPr="00C91EAB">
          <w:rPr>
            <w:rFonts w:cs="PFT_Frank"/>
            <w:b/>
            <w:bCs/>
            <w:szCs w:val="14"/>
            <w:rtl/>
          </w:rPr>
          <w:t xml:space="preserve"> </w:t>
        </w:r>
        <w:r>
          <w:rPr>
            <w:rFonts w:cs="PFT_Frank"/>
            <w:b/>
            <w:bCs/>
            <w:szCs w:val="14"/>
            <w:rtl/>
          </w:rPr>
          <w:t xml:space="preserve">ו</w:t>
        </w:r>
      </w:ins>
      <w:r w:rsidR="00E403A1" w:rsidRPr="00C91EAB">
        <w:rPr>
          <w:rFonts w:cs="PFT_Frank"/>
          <w:b/>
          <w:bCs/>
          <w:szCs w:val="14"/>
          <w:rtl/>
        </w:rPr>
        <w:t xml:space="preserve">תבן </w:t>
      </w:r>
      <w:r w:rsidR="00AB54D7" w:rsidRPr="00C91EAB">
        <w:rPr>
          <w:rFonts w:cs="PFT_Frank" w:hint="cs"/>
          <w:b/>
          <w:bCs/>
          <w:szCs w:val="14"/>
          <w:rtl/>
        </w:rPr>
        <w:t xml:space="preserve">סתם, </w:t>
      </w:r>
      <w:del w:id="10773" w:author="דבורה שירה פלג" w:date="2026-08-09T11:30:00Z" w16du:dateUtc="2026-08-09T08:30:00Z">
        <w:r w:rsidR="00D874E1" w:rsidDel="002A300F">
          <w:rPr>
            <w:rFonts w:cs="PFT_Frank" w:hint="cs"/>
            <w:b/>
            <w:bCs/>
            <w:szCs w:val="14"/>
            <w:rtl/>
          </w:rPr>
          <w:delText xml:space="preserve">תבן </w:delText>
        </w:r>
        <w:r w:rsidR="00AB54D7" w:rsidRPr="00C91EAB" w:rsidDel="002A300F">
          <w:rPr>
            <w:rFonts w:cs="PFT_Frank" w:hint="cs"/>
            <w:b/>
            <w:bCs/>
            <w:szCs w:val="14"/>
            <w:rtl/>
          </w:rPr>
          <w:delText xml:space="preserve">ועפר ועתיד לפנותו </w:delText>
        </w:r>
      </w:del>
      <w:r w:rsidR="00AB54D7" w:rsidRPr="00C91EAB">
        <w:rPr>
          <w:rFonts w:cs="PFT_Frank" w:hint="cs"/>
          <w:b/>
          <w:bCs/>
          <w:szCs w:val="14"/>
          <w:rtl/>
        </w:rPr>
        <w:t xml:space="preserve">-אינו מיעוט </w:t>
      </w:r>
    </w:p>
    <w:p w14:paraId="1E01D7B1" w14:textId="5529CDEB" w:rsidR="00E403A1" w:rsidRPr="0044106D" w:rsidRDefault="00AB54D7" w:rsidP="00D47A00">
      <w:pPr>
        <w:rPr>
          <w:rFonts w:cs="BA Vilna Regular"/>
          <w:w w:val="99"/>
          <w:sz w:val="13"/>
          <w:szCs w:val="14"/>
          <w:rtl/>
        </w:rPr>
      </w:pPr>
      <w:del w:id="10771" w:author="דבורה שירה פלג" w:date="2026-08-09T11:31:00Z" w16du:dateUtc="2026-08-09T08:31:00Z">
        <w:r w:rsidRPr="0044106D" w:rsidDel="002A300F">
          <w:rPr>
            <w:rFonts w:cs="PFT_Frank" w:hint="cs"/>
            <w:b/>
            <w:bCs/>
            <w:w w:val="99"/>
            <w:szCs w:val="14"/>
            <w:rtl/>
          </w:rPr>
          <w:delText xml:space="preserve">תבן </w:delText>
        </w:r>
        <w:r w:rsidR="00D874E1" w:rsidDel="002A300F">
          <w:rPr>
            <w:rFonts w:cs="PFT_Frank" w:hint="cs"/>
            <w:b/>
            <w:bCs/>
            <w:w w:val="99"/>
            <w:szCs w:val="14"/>
            <w:rtl/>
          </w:rPr>
          <w:delText xml:space="preserve">ועפר </w:delText>
        </w:r>
      </w:del>
      <w:r w:rsidRPr="0044106D">
        <w:rPr>
          <w:rFonts w:cs="PFT_Frank" w:hint="cs"/>
          <w:b/>
          <w:bCs/>
          <w:w w:val="99"/>
          <w:szCs w:val="14"/>
          <w:rtl/>
        </w:rPr>
        <w:t xml:space="preserve">ואין עתיד לפנותו ועפר סתם </w:t>
      </w:r>
      <w:r w:rsidR="0044106D" w:rsidRPr="0044106D">
        <w:rPr>
          <w:rStyle w:val="af6"/>
          <w:spacing w:val="0"/>
          <w:w w:val="99"/>
          <w:rtl/>
        </w:rPr>
        <w:t>◄</w:t>
      </w:r>
      <w:r w:rsidR="00F851A7" w:rsidRPr="0044106D">
        <w:rPr>
          <w:rStyle w:val="af6"/>
          <w:rFonts w:hint="cs"/>
          <w:spacing w:val="0"/>
          <w:w w:val="99"/>
          <w:rtl/>
        </w:rPr>
        <w:t>ר</w:t>
      </w:r>
      <w:r w:rsidR="00D51545" w:rsidRPr="0044106D">
        <w:rPr>
          <w:rStyle w:val="af6"/>
          <w:rFonts w:hint="cs"/>
          <w:spacing w:val="0"/>
          <w:w w:val="99"/>
          <w:rtl/>
        </w:rPr>
        <w:t>בנן</w:t>
      </w:r>
      <w:r w:rsidR="00F851A7" w:rsidRPr="0044106D">
        <w:rPr>
          <w:rFonts w:ascii="BA Vilna Regular" w:hAnsi="BA Vilna Regular" w:hint="cs"/>
          <w:w w:val="99"/>
          <w:rtl/>
        </w:rPr>
        <w:t>: לא בטל</w:t>
      </w:r>
      <w:r w:rsidR="00D47A00" w:rsidRPr="0044106D">
        <w:rPr>
          <w:rFonts w:ascii="BA Vilna Regular" w:hAnsi="BA Vilna Regular" w:hint="cs"/>
          <w:w w:val="99"/>
          <w:rtl/>
        </w:rPr>
        <w:t xml:space="preserve"> </w:t>
      </w:r>
      <w:r w:rsidR="00D47A00" w:rsidRPr="0044106D">
        <w:rPr>
          <w:rStyle w:val="af6"/>
          <w:rFonts w:hint="cs"/>
          <w:spacing w:val="0"/>
          <w:w w:val="99"/>
          <w:rtl/>
        </w:rPr>
        <w:t>ר''י</w:t>
      </w:r>
      <w:r w:rsidR="00F851A7" w:rsidRPr="0044106D">
        <w:rPr>
          <w:rStyle w:val="af6"/>
          <w:rFonts w:hint="cs"/>
          <w:spacing w:val="0"/>
          <w:w w:val="99"/>
          <w:rtl/>
        </w:rPr>
        <w:t>:</w:t>
      </w:r>
      <w:r w:rsidR="00F851A7" w:rsidRPr="0044106D">
        <w:rPr>
          <w:rFonts w:ascii="BA Vilna Regular" w:hAnsi="BA Vilna Regular" w:hint="cs"/>
          <w:w w:val="99"/>
          <w:rtl/>
        </w:rPr>
        <w:t xml:space="preserve"> בטל</w:t>
      </w:r>
    </w:p>
    <w:p w14:paraId="47BC5FF1" w14:textId="5CB1C32E" w:rsidR="00F8723C" w:rsidRDefault="00E403A1" w:rsidP="00F8723C">
      <w:pPr>
        <w:pStyle w:val="affd"/>
        <w:rPr>
          <w:rtl/>
        </w:rPr>
        <w:pPrChange w:id="9001" w:author="עריכה מהאתר" w:date="2026-10-06T05:46:10Z">
          <w:pPr>
            <w:pStyle w:val="af1"/>
            <w:rPr>
              <w:rtl/>
            </w:rPr>
          </w:pPr>
        </w:pPrChange>
      </w:pPr>
      <w:bookmarkStart w:id="10" w:name="_Toc155720186"/>
      <w:r w:rsidRPr="00EE055A">
        <w:rPr>
          <w:rtl/>
        </w:rPr>
        <w:t>הוצין יורדין</w:t>
      </w:r>
      <w:bookmarkEnd w:id="10"/>
      <w:r w:rsidRPr="00EE055A">
        <w:rPr>
          <w:rtl/>
        </w:rPr>
        <w:t xml:space="preserve"> </w:t>
      </w:r>
      <w:r w:rsidR="00D47A00">
        <w:rPr>
          <w:rFonts w:hint="cs"/>
          <w:rtl/>
        </w:rPr>
        <w:t>לתוכה</w:t>
      </w:r>
    </w:p>
    <w:p w14:paraId="20B974B3" w14:textId="5BACAFA2" w:rsidR="00E403A1" w:rsidRPr="00043784" w:rsidRDefault="0026136E" w:rsidP="0026136E">
      <w:pPr>
        <w:rPr>
          <w:rtl/>
        </w:rPr>
      </w:pPr>
      <w:r w:rsidRPr="00C91EAB">
        <w:rPr>
          <w:rFonts w:cs="PFT_Frank" w:hint="cs"/>
          <w:b/>
          <w:bCs/>
          <w:szCs w:val="14"/>
          <w:rtl/>
        </w:rPr>
        <w:t xml:space="preserve">לתוך  </w:t>
      </w:r>
      <w:r w:rsidR="00E403A1" w:rsidRPr="00C91EAB">
        <w:rPr>
          <w:rFonts w:cs="PFT_Frank"/>
          <w:b/>
          <w:bCs/>
          <w:szCs w:val="14"/>
          <w:rtl/>
        </w:rPr>
        <w:t>כ'</w:t>
      </w:r>
      <w:r w:rsidR="00BC4F83" w:rsidRPr="00C91EAB">
        <w:rPr>
          <w:rFonts w:cs="PFT_Frank" w:hint="cs"/>
          <w:b/>
          <w:bCs/>
          <w:szCs w:val="14"/>
          <w:rtl/>
        </w:rPr>
        <w:t>:</w:t>
      </w:r>
      <w:r w:rsidR="00E403A1" w:rsidRPr="00043784">
        <w:rPr>
          <w:rtl/>
        </w:rPr>
        <w:t xml:space="preserve"> </w:t>
      </w:r>
      <w:r w:rsidR="00BC4F83" w:rsidRPr="00043784">
        <w:rPr>
          <w:rtl/>
        </w:rPr>
        <w:tab/>
      </w:r>
      <w:r>
        <w:rPr>
          <w:rFonts w:hint="cs"/>
          <w:rtl/>
        </w:rPr>
        <w:t xml:space="preserve">  </w:t>
      </w:r>
      <w:r w:rsidR="00E403A1" w:rsidRPr="00043784">
        <w:rPr>
          <w:rtl/>
        </w:rPr>
        <w:t xml:space="preserve">כשרה בצילתן </w:t>
      </w:r>
      <w:r w:rsidR="00074C22" w:rsidRPr="00043784">
        <w:rPr>
          <w:rFonts w:hint="cs"/>
          <w:rtl/>
        </w:rPr>
        <w:t xml:space="preserve">דהוצין </w:t>
      </w:r>
      <w:r w:rsidR="00E403A1" w:rsidRPr="00043784">
        <w:rPr>
          <w:rtl/>
        </w:rPr>
        <w:t>מרובה</w:t>
      </w:r>
      <w:r w:rsidR="00E403A1" w:rsidRPr="00043784">
        <w:rPr>
          <w:rFonts w:hint="cs"/>
          <w:rtl/>
        </w:rPr>
        <w:t>.</w:t>
      </w:r>
    </w:p>
    <w:p w14:paraId="05BEA9D5" w14:textId="37B96CE8" w:rsidR="00E403A1" w:rsidRPr="00D47A00" w:rsidRDefault="00E403A1" w:rsidP="00D47A00">
      <w:pPr>
        <w:rPr>
          <w:spacing w:val="-2"/>
          <w:rtl/>
        </w:rPr>
      </w:pPr>
      <w:r w:rsidRPr="00D47A00">
        <w:rPr>
          <w:rFonts w:cs="PFT_Frank"/>
          <w:b/>
          <w:bCs/>
          <w:spacing w:val="-2"/>
          <w:szCs w:val="14"/>
          <w:rtl/>
        </w:rPr>
        <w:t>למטה מי</w:t>
      </w:r>
      <w:r w:rsidRPr="00D47A00">
        <w:rPr>
          <w:rFonts w:cs="PFT_Frank" w:hint="cs"/>
          <w:b/>
          <w:bCs/>
          <w:spacing w:val="-2"/>
          <w:szCs w:val="14"/>
          <w:rtl/>
        </w:rPr>
        <w:t>"</w:t>
      </w:r>
      <w:r w:rsidRPr="00D47A00">
        <w:rPr>
          <w:rFonts w:cs="PFT_Frank"/>
          <w:b/>
          <w:bCs/>
          <w:spacing w:val="-2"/>
          <w:szCs w:val="14"/>
          <w:rtl/>
        </w:rPr>
        <w:t>ט</w:t>
      </w:r>
      <w:r w:rsidRPr="00D47A00">
        <w:rPr>
          <w:rStyle w:val="ac"/>
          <w:rFonts w:cs="PFT_Frank"/>
          <w:spacing w:val="-2"/>
          <w:sz w:val="14"/>
          <w:rtl/>
        </w:rPr>
        <w:t xml:space="preserve"> </w:t>
      </w:r>
      <w:r w:rsidR="00D51545" w:rsidRPr="00D47A00">
        <w:rPr>
          <w:rStyle w:val="af6"/>
          <w:rFonts w:hint="cs"/>
          <w:spacing w:val="-2"/>
          <w:rtl/>
        </w:rPr>
        <w:t xml:space="preserve">סבר </w:t>
      </w:r>
      <w:r w:rsidRPr="00D47A00">
        <w:rPr>
          <w:rStyle w:val="af6"/>
          <w:spacing w:val="-2"/>
          <w:rtl/>
        </w:rPr>
        <w:t>אביי</w:t>
      </w:r>
      <w:r w:rsidRPr="00D47A00">
        <w:rPr>
          <w:rFonts w:hint="cs"/>
          <w:b/>
          <w:spacing w:val="-2"/>
          <w:rtl/>
        </w:rPr>
        <w:t>:</w:t>
      </w:r>
      <w:r w:rsidRPr="00D47A00">
        <w:rPr>
          <w:spacing w:val="-2"/>
          <w:rtl/>
        </w:rPr>
        <w:t xml:space="preserve"> </w:t>
      </w:r>
      <w:r w:rsidR="00D47A00" w:rsidRPr="00D47A00">
        <w:rPr>
          <w:rFonts w:hint="cs"/>
          <w:spacing w:val="-2"/>
          <w:rtl/>
        </w:rPr>
        <w:t>ב</w:t>
      </w:r>
      <w:r w:rsidRPr="00D47A00">
        <w:rPr>
          <w:spacing w:val="-2"/>
          <w:rtl/>
        </w:rPr>
        <w:t>חמ</w:t>
      </w:r>
      <w:r w:rsidRPr="00D47A00">
        <w:rPr>
          <w:rFonts w:hint="cs"/>
          <w:spacing w:val="-2"/>
          <w:rtl/>
        </w:rPr>
        <w:t>תה</w:t>
      </w:r>
      <w:r w:rsidRPr="00D47A00">
        <w:rPr>
          <w:spacing w:val="-2"/>
          <w:rtl/>
        </w:rPr>
        <w:t xml:space="preserve"> מרובה</w:t>
      </w:r>
      <w:r w:rsidRPr="00D47A00">
        <w:rPr>
          <w:rFonts w:hint="cs"/>
          <w:spacing w:val="-2"/>
          <w:rtl/>
        </w:rPr>
        <w:t xml:space="preserve"> כשרה</w:t>
      </w:r>
      <w:r w:rsidRPr="00D47A00">
        <w:rPr>
          <w:spacing w:val="-2"/>
          <w:rtl/>
        </w:rPr>
        <w:t xml:space="preserve"> </w:t>
      </w:r>
      <w:r w:rsidR="0044106D" w:rsidRPr="0044106D">
        <w:rPr>
          <w:rStyle w:val="af6"/>
          <w:rtl/>
        </w:rPr>
        <w:t>◄</w:t>
      </w:r>
      <w:r w:rsidR="00D47A00" w:rsidRPr="00D47A00">
        <w:rPr>
          <w:rStyle w:val="af6"/>
          <w:rFonts w:hint="cs"/>
          <w:spacing w:val="-2"/>
          <w:rtl/>
        </w:rPr>
        <w:t xml:space="preserve">רבא: </w:t>
      </w:r>
      <w:r w:rsidR="00D47A00" w:rsidRPr="00D47A00">
        <w:rPr>
          <w:rFonts w:hint="cs"/>
          <w:spacing w:val="-2"/>
          <w:rtl/>
        </w:rPr>
        <w:t xml:space="preserve">דירה סרוחה </w:t>
      </w:r>
    </w:p>
    <w:p w14:paraId="772EF024" w14:textId="77777777" w:rsidR="00F8723C" w:rsidRDefault="00E403A1" w:rsidP="00F8723C">
      <w:pPr>
        <w:pStyle w:val="af1"/>
        <w:rPr>
          <w:rtl/>
        </w:rPr>
      </w:pPr>
      <w:bookmarkStart w:id="11" w:name="_Toc155720187"/>
      <w:r w:rsidRPr="00EE055A">
        <w:rPr>
          <w:rtl/>
        </w:rPr>
        <w:t>איצטבא</w:t>
      </w:r>
      <w:bookmarkEnd w:id="11"/>
      <w:r w:rsidRPr="00EE055A">
        <w:rPr>
          <w:rtl/>
        </w:rPr>
        <w:t xml:space="preserve"> </w:t>
      </w:r>
    </w:p>
    <w:p w14:paraId="17B343BC" w14:textId="77777777" w:rsidR="0044106D" w:rsidRPr="0044106D" w:rsidRDefault="0044106D" w:rsidP="0044106D">
      <w:pPr>
        <w:pStyle w:val="31"/>
        <w:framePr w:wrap="notBeside"/>
        <w:rPr>
          <w:rtl/>
        </w:rPr>
      </w:pPr>
      <w:r w:rsidRPr="0044106D">
        <w:rPr>
          <w:rtl/>
        </w:rPr>
        <w:t>◄</w:t>
      </w:r>
    </w:p>
    <w:p w14:paraId="5EBF864B" w14:textId="0BACC15F" w:rsidR="00E403A1" w:rsidRPr="00AE32A9" w:rsidRDefault="00E403A1" w:rsidP="00F8723C">
      <w:pPr>
        <w:rPr>
          <w:rtl/>
        </w:rPr>
      </w:pPr>
      <w:r w:rsidRPr="00C91EAB">
        <w:rPr>
          <w:rFonts w:cs="PFT_Frank"/>
          <w:b/>
          <w:bCs/>
          <w:szCs w:val="14"/>
          <w:rtl/>
        </w:rPr>
        <w:t>ע"פ כול</w:t>
      </w:r>
      <w:del w:id="10769" w:author="דבורה שירה פלג" w:date="2026-08-09T11:43:00Z" w16du:dateUtc="2026-08-09T08:43:00Z">
        <w:r w:rsidRPr="00C91EAB" w:rsidDel="00864929">
          <w:rPr>
            <w:rFonts w:cs="PFT_Frank"/>
            <w:b/>
            <w:bCs/>
            <w:szCs w:val="14"/>
            <w:rtl/>
          </w:rPr>
          <w:delText>ה</w:delText>
        </w:r>
      </w:del>
      <w:ins w:id="10770" w:author="דבורה שירה פלג" w:date="2026-08-09T11:44:00Z" w16du:dateUtc="2026-08-09T08:44:00Z">
        <w:r w:rsidR="00864929">
          <w:rPr>
            <w:rFonts w:cs="PFT_Frank"/>
            <w:b/>
            <w:bCs/>
            <w:szCs w:val="14"/>
            <w:rtl/>
          </w:rPr>
          <w:t xml:space="preserve"> דופן אמצעי</w:t>
        </w:r>
      </w:ins>
      <w:r w:rsidR="0059230A" w:rsidRPr="00C91EAB">
        <w:rPr>
          <w:rFonts w:cs="PFT_Frank" w:hint="cs"/>
          <w:b/>
          <w:bCs/>
          <w:szCs w:val="14"/>
          <w:rtl/>
        </w:rPr>
        <w:t xml:space="preserve"> </w:t>
      </w:r>
      <w:r w:rsidRPr="00C91EAB">
        <w:rPr>
          <w:rFonts w:cs="PFT_Frank" w:hint="cs"/>
          <w:b/>
          <w:bCs/>
          <w:szCs w:val="14"/>
          <w:rtl/>
        </w:rPr>
        <w:t>ו</w:t>
      </w:r>
      <w:r w:rsidRPr="00C91EAB">
        <w:rPr>
          <w:rFonts w:cs="PFT_Frank"/>
          <w:b/>
          <w:bCs/>
          <w:szCs w:val="14"/>
          <w:rtl/>
        </w:rPr>
        <w:t>יש הכשר סוכה</w:t>
      </w:r>
      <w:r w:rsidR="006E0A46" w:rsidRPr="00C91EAB">
        <w:rPr>
          <w:rFonts w:cs="PFT_Frank" w:hint="cs"/>
          <w:b/>
          <w:bCs/>
          <w:szCs w:val="14"/>
          <w:rtl/>
        </w:rPr>
        <w:t xml:space="preserve">: </w:t>
      </w:r>
      <w:r w:rsidRPr="00C91EAB">
        <w:rPr>
          <w:rFonts w:cs="PFT_Frank" w:hint="cs"/>
          <w:b/>
          <w:bCs/>
          <w:szCs w:val="14"/>
          <w:rtl/>
        </w:rPr>
        <w:t xml:space="preserve"> </w:t>
      </w:r>
      <w:r w:rsidRPr="00043784">
        <w:rPr>
          <w:rtl/>
        </w:rPr>
        <w:t>כשרה</w:t>
      </w:r>
      <w:r w:rsidR="00BC4F83" w:rsidRPr="00043784">
        <w:rPr>
          <w:rFonts w:hint="cs"/>
          <w:rtl/>
        </w:rPr>
        <w:t>.</w:t>
      </w:r>
    </w:p>
    <w:p w14:paraId="64D4E440" w14:textId="77777777" w:rsidR="0044106D" w:rsidRPr="0044106D" w:rsidRDefault="0044106D" w:rsidP="0044106D">
      <w:pPr>
        <w:pStyle w:val="31"/>
        <w:framePr w:wrap="notBeside"/>
        <w:rPr>
          <w:rtl/>
        </w:rPr>
      </w:pPr>
      <w:r w:rsidRPr="0044106D">
        <w:rPr>
          <w:rtl/>
        </w:rPr>
        <w:t>◄</w:t>
      </w:r>
    </w:p>
    <w:p w14:paraId="748FD6C4" w14:textId="01AE5B86" w:rsidR="00E403A1" w:rsidRPr="00043784" w:rsidRDefault="00E403A1" w:rsidP="006E0A46">
      <w:pPr>
        <w:pStyle w:val="affd"/>
        <w:rPr>
          <w:rtl/>
        </w:rPr>
      </w:pPr>
      <w:r w:rsidRPr="00C91EAB">
        <w:rPr>
          <w:rFonts w:cs="PFT_Frank"/>
          <w:b/>
          <w:bCs/>
          <w:szCs w:val="14"/>
          <w:rtl/>
        </w:rPr>
        <w:t>מן הצד</w:t>
      </w:r>
      <w:r w:rsidR="00BC4F83" w:rsidRPr="00C91EAB">
        <w:rPr>
          <w:rFonts w:cs="PFT_Frank" w:hint="cs"/>
          <w:b/>
          <w:bCs/>
          <w:szCs w:val="14"/>
          <w:rtl/>
        </w:rPr>
        <w:t>:</w:t>
      </w:r>
      <w:r w:rsidR="00BC4F83" w:rsidRPr="00043784">
        <w:rPr>
          <w:rtl/>
        </w:rPr>
        <w:tab/>
      </w:r>
      <w:r w:rsidR="006E0A46">
        <w:rPr>
          <w:rtl/>
        </w:rPr>
        <w:tab/>
      </w:r>
      <w:r w:rsidR="006E0A46">
        <w:rPr>
          <w:rtl/>
        </w:rPr>
        <w:tab/>
      </w:r>
      <w:r w:rsidRPr="00043784">
        <w:rPr>
          <w:rtl/>
        </w:rPr>
        <w:t>פחות מד"</w:t>
      </w:r>
      <w:r w:rsidRPr="00043784">
        <w:rPr>
          <w:rFonts w:hint="cs"/>
          <w:rtl/>
        </w:rPr>
        <w:t>א</w:t>
      </w:r>
      <w:r w:rsidRPr="00043784">
        <w:rPr>
          <w:rtl/>
        </w:rPr>
        <w:t xml:space="preserve"> </w:t>
      </w:r>
      <w:r w:rsidR="00D51545" w:rsidRPr="00043784">
        <w:rPr>
          <w:rFonts w:hint="cs"/>
          <w:rtl/>
        </w:rPr>
        <w:t>לכותל</w:t>
      </w:r>
      <w:r w:rsidR="0059230A" w:rsidRPr="00043784">
        <w:rPr>
          <w:rFonts w:hint="cs"/>
          <w:rtl/>
        </w:rPr>
        <w:t>,</w:t>
      </w:r>
      <w:r w:rsidRPr="00043784">
        <w:rPr>
          <w:rtl/>
        </w:rPr>
        <w:t xml:space="preserve"> </w:t>
      </w:r>
      <w:r w:rsidRPr="00043784">
        <w:rPr>
          <w:rFonts w:hint="cs"/>
          <w:rtl/>
        </w:rPr>
        <w:t xml:space="preserve">כשרה </w:t>
      </w:r>
      <w:r w:rsidRPr="00043784">
        <w:rPr>
          <w:rtl/>
        </w:rPr>
        <w:t>דדופן עקומה.</w:t>
      </w:r>
      <w:ins w:id="10767" w:author="דבורה שירה פלג" w:date="2026-07-24T12:24:00Z" w16du:dateUtc="2026-07-24T09:24:00Z">
        <w:r w:rsidR="00F43F0A">
          <w:rPr>
            <w:rtl/>
          </w:rPr>
          <w:t xml:space="preserve">ולא דמיא לבית </w:t>
        </w:r>
      </w:ins>
      <w:ins w:id="10768" w:author="דבורה שירה פלג" w:date="2026-07-24T12:25:00Z" w16du:dateUtc="2026-07-24T09:25:00Z">
        <w:r w:rsidR="00F43F0A">
          <w:rPr>
            <w:rtl/>
          </w:rPr>
          <w:t xml:space="preserve">שנפחת דהכא אפילו דלא חזיא לדופן</w:t>
        </w:r>
      </w:ins>
    </w:p>
    <w:p w14:paraId="1D441CC2" w14:textId="77777777" w:rsidR="0044106D" w:rsidRPr="0044106D" w:rsidRDefault="0044106D" w:rsidP="0044106D">
      <w:pPr>
        <w:pStyle w:val="31"/>
        <w:framePr w:wrap="notBeside"/>
        <w:rPr>
          <w:rtl/>
        </w:rPr>
      </w:pPr>
      <w:r w:rsidRPr="0044106D">
        <w:rPr>
          <w:rtl/>
        </w:rPr>
        <w:t>◄</w:t>
      </w:r>
    </w:p>
    <w:p w14:paraId="52093C5F" w14:textId="7814D094" w:rsidR="00D80FF6" w:rsidRPr="00043784" w:rsidRDefault="00BC4F83" w:rsidP="00D80FF6">
      <w:pPr>
        <w:spacing w:after="60"/>
        <w:rPr>
          <w:rtl/>
        </w:rPr>
      </w:pPr>
      <w:r w:rsidRPr="00C91EAB">
        <w:rPr>
          <w:rFonts w:cs="PFT_Frank" w:hint="cs"/>
          <w:b/>
          <w:bCs/>
          <w:szCs w:val="14"/>
          <w:rtl/>
        </w:rPr>
        <w:t>באמצעיתה:</w:t>
      </w:r>
      <w:r w:rsidR="00E81455" w:rsidRPr="00C91EAB">
        <w:rPr>
          <w:rFonts w:cs="PFT_Frank"/>
          <w:b/>
          <w:bCs/>
          <w:szCs w:val="14"/>
          <w:rtl/>
        </w:rPr>
        <w:tab/>
      </w:r>
      <w:r w:rsidR="00D47A00">
        <w:rPr>
          <w:rtl/>
        </w:rPr>
        <w:tab/>
      </w:r>
      <w:r w:rsidR="0059230A" w:rsidRPr="00043784">
        <w:rPr>
          <w:rFonts w:hint="cs"/>
          <w:rtl/>
        </w:rPr>
        <w:t>כשרה ד</w:t>
      </w:r>
      <w:r w:rsidR="00D51545" w:rsidRPr="00043784">
        <w:rPr>
          <w:rFonts w:hint="cs"/>
          <w:rtl/>
        </w:rPr>
        <w:t xml:space="preserve">דופן עקומה </w:t>
      </w:r>
      <w:r w:rsidR="0059230A" w:rsidRPr="00043784">
        <w:rPr>
          <w:rFonts w:hint="cs"/>
          <w:rtl/>
        </w:rPr>
        <w:t>לכל רוח</w:t>
      </w:r>
      <w:r w:rsidR="00D51545" w:rsidRPr="00043784">
        <w:rPr>
          <w:rFonts w:hint="cs"/>
          <w:rtl/>
        </w:rPr>
        <w:t xml:space="preserve">. </w:t>
      </w:r>
    </w:p>
    <w:p w14:paraId="0C915C0D" w14:textId="77777777" w:rsidR="0044106D" w:rsidRPr="0044106D" w:rsidRDefault="0044106D" w:rsidP="0044106D">
      <w:pPr>
        <w:pStyle w:val="31"/>
        <w:framePr w:wrap="notBeside"/>
        <w:rPr>
          <w:rtl/>
        </w:rPr>
      </w:pPr>
      <w:r w:rsidRPr="0044106D">
        <w:rPr>
          <w:rtl/>
        </w:rPr>
        <w:t>◄</w:t>
      </w:r>
    </w:p>
    <w:p w14:paraId="218B277F" w14:textId="69F8E5B6" w:rsidR="00E403A1" w:rsidRPr="00043784" w:rsidRDefault="00F8723C" w:rsidP="0044106D">
      <w:pPr>
        <w:rPr>
          <w:rtl/>
        </w:rPr>
      </w:pPr>
      <w:r w:rsidRPr="00C91EAB">
        <w:rPr>
          <w:rFonts w:cs="PFT_Frank" w:hint="cs"/>
          <w:b/>
          <w:bCs/>
          <w:szCs w:val="14"/>
          <w:rtl/>
        </w:rPr>
        <w:t>חקק - ב</w:t>
      </w:r>
      <w:r w:rsidR="00E403A1" w:rsidRPr="00C91EAB">
        <w:rPr>
          <w:rFonts w:cs="PFT_Frank"/>
          <w:b/>
          <w:bCs/>
          <w:szCs w:val="14"/>
          <w:rtl/>
        </w:rPr>
        <w:t xml:space="preserve">פחותה מי' </w:t>
      </w:r>
      <w:r>
        <w:rPr>
          <w:rFonts w:hint="cs"/>
          <w:rtl/>
        </w:rPr>
        <w:t xml:space="preserve">- </w:t>
      </w:r>
      <w:r w:rsidR="00E403A1" w:rsidRPr="00043784">
        <w:rPr>
          <w:rtl/>
        </w:rPr>
        <w:t>כשרה</w:t>
      </w:r>
      <w:r w:rsidR="00E403A1" w:rsidRPr="00043784">
        <w:rPr>
          <w:rFonts w:hint="cs"/>
          <w:rtl/>
        </w:rPr>
        <w:t>,</w:t>
      </w:r>
      <w:r w:rsidR="00E403A1" w:rsidRPr="00043784">
        <w:rPr>
          <w:rtl/>
        </w:rPr>
        <w:t xml:space="preserve"> באין ג</w:t>
      </w:r>
      <w:r w:rsidR="00E403A1" w:rsidRPr="00043784">
        <w:rPr>
          <w:rFonts w:hint="cs"/>
          <w:rtl/>
        </w:rPr>
        <w:t>"</w:t>
      </w:r>
      <w:r w:rsidR="00E403A1" w:rsidRPr="00043784">
        <w:rPr>
          <w:rtl/>
        </w:rPr>
        <w:t>ט</w:t>
      </w:r>
      <w:r w:rsidR="00E403A1" w:rsidRPr="00043784">
        <w:rPr>
          <w:rFonts w:hint="cs"/>
          <w:rtl/>
        </w:rPr>
        <w:t xml:space="preserve"> </w:t>
      </w:r>
      <w:r w:rsidR="00E403A1" w:rsidRPr="00043784">
        <w:rPr>
          <w:rtl/>
        </w:rPr>
        <w:t>לשפה</w:t>
      </w:r>
      <w:r w:rsidR="00D05B41">
        <w:rPr>
          <w:rFonts w:hint="cs"/>
          <w:rtl/>
        </w:rPr>
        <w:t>,</w:t>
      </w:r>
      <w:r w:rsidR="00E403A1" w:rsidRPr="00043784">
        <w:rPr>
          <w:rFonts w:hint="cs"/>
          <w:rtl/>
        </w:rPr>
        <w:t xml:space="preserve"> דאין ש</w:t>
      </w:r>
      <w:r w:rsidR="00D05B41">
        <w:rPr>
          <w:rFonts w:hint="cs"/>
          <w:rtl/>
        </w:rPr>
        <w:t>ֵ</w:t>
      </w:r>
      <w:r w:rsidR="00E403A1" w:rsidRPr="00043784">
        <w:rPr>
          <w:rFonts w:hint="cs"/>
          <w:rtl/>
        </w:rPr>
        <w:t>ם דופן</w:t>
      </w:r>
      <w:r w:rsidR="00E403A1" w:rsidRPr="00043784">
        <w:rPr>
          <w:rtl/>
        </w:rPr>
        <w:t xml:space="preserve">, </w:t>
      </w:r>
    </w:p>
    <w:p w14:paraId="7276F49F" w14:textId="77777777" w:rsidR="00B40142" w:rsidRPr="00C01657" w:rsidRDefault="00B40142" w:rsidP="009D377E">
      <w:pPr>
        <w:pStyle w:val="ad"/>
        <w:framePr w:wrap="around"/>
        <w:rPr>
          <w:rtl/>
        </w:rPr>
      </w:pPr>
      <w:bookmarkStart w:id="12" w:name="_Toc155720188"/>
      <w:r w:rsidRPr="00C01657">
        <w:rPr>
          <w:rFonts w:hint="cs"/>
          <w:rtl/>
        </w:rPr>
        <w:t>ד:</w:t>
      </w:r>
      <w:bookmarkEnd w:id="12"/>
    </w:p>
    <w:p w14:paraId="58936E86" w14:textId="42477F47" w:rsidR="00E403A1" w:rsidRPr="00F8723C" w:rsidRDefault="00D51545" w:rsidP="00EE055A">
      <w:pPr>
        <w:pStyle w:val="afff7"/>
        <w:jc w:val="center"/>
        <w:rPr>
          <w:rStyle w:val="ac"/>
          <w:rFonts w:cs="PFT_Frank"/>
          <w:sz w:val="14"/>
          <w:rtl/>
        </w:rPr>
      </w:pPr>
      <w:bookmarkStart w:id="13" w:name="_Toc155720189"/>
      <w:r>
        <w:rPr>
          <w:rStyle w:val="afffd"/>
          <w:rFonts w:hint="cs"/>
          <w:rtl/>
          <w:rPrChange w:id="9043" w:author="עריכה מהאתר" w:date="2026-10-17T22:24:53Z">
            <w:rPr>
              <w:rStyle w:val="afffd"/>
              <w:rFonts w:hint="cs"/>
              <w:rtl/>
            </w:rPr>
          </w:rPrChange>
        </w:rPr>
        <w:t xml:space="preserve">גבוהה מכ' ובה </w:t>
      </w:r>
      <w:r>
        <w:rPr>
          <w:rStyle w:val="afffd"/>
          <w:rtl/>
          <w:rPrChange w:id="9044" w:author="עריכה מהאתר" w:date="2026-10-17T22:24:53Z">
            <w:rPr>
              <w:rStyle w:val="afffd"/>
              <w:rtl/>
            </w:rPr>
          </w:rPrChange>
        </w:rPr>
        <w:t xml:space="preserve">עמוד י'</w:t>
      </w:r>
      <w:r>
        <w:rPr>
          <w:rStyle w:val="afffd"/>
          <w:rFonts w:hint="cs"/>
          <w:rtl/>
          <w:rPrChange w:id="9045" w:author="עריכה מהאתר" w:date="2026-10-17T22:24:53Z">
            <w:rPr>
              <w:rStyle w:val="afffd"/>
              <w:rFonts w:hint="cs"/>
              <w:rtl/>
            </w:rPr>
          </w:rPrChange>
        </w:rPr>
        <w:t xml:space="preserve"> </w:t>
      </w:r>
      <w:r>
        <w:rPr>
          <w:rStyle w:val="afffd"/>
          <w:rtl/>
          <w:rPrChange w:id="9046" w:author="עריכה מהאתר" w:date="2026-10-17T22:24:53Z">
            <w:rPr>
              <w:rStyle w:val="afffd"/>
              <w:rtl/>
            </w:rPr>
          </w:rPrChange>
        </w:rPr>
        <w:t xml:space="preserve">ט</w:t>
      </w:r>
      <w:r>
        <w:rPr>
          <w:rStyle w:val="afffd"/>
          <w:rFonts w:hint="cs"/>
          <w:rtl/>
          <w:rPrChange w:id="9047" w:author="עריכה מהאתר" w:date="2026-10-17T22:24:53Z">
            <w:rPr>
              <w:rStyle w:val="afffd"/>
              <w:rFonts w:hint="cs"/>
              <w:rtl/>
            </w:rPr>
          </w:rPrChange>
        </w:rPr>
        <w:t xml:space="preserve">פחים</w:t>
      </w:r>
      <w:r>
        <w:rPr>
          <w:rStyle w:val="afffd"/>
          <w:rtl/>
          <w:rPrChange w:id="9048" w:author="עריכה מהאתר" w:date="2026-10-17T22:24:53Z">
            <w:rPr>
              <w:rStyle w:val="afffd"/>
              <w:rtl/>
            </w:rPr>
          </w:rPrChange>
        </w:rPr>
        <w:t xml:space="preserve"> </w:t>
      </w:r>
      <w:del w:id="9001" w:author="עריכה מהאתר" w:date="2026-10-06T12:29:44Z">
        <w:r>
          <w:rPr>
            <w:rStyle w:val="af2"/>
            <w:rFonts w:hint="cs"/>
            <w:rtl/>
          </w:rPr>
          <w:delText xml:space="preserve">או ב</w:delText>
        </w:r>
      </w:del>
      <w:ins w:id="9002" w:author="עריכה מהאתר" w:date="2026-10-06T12:29:44Z">
        <w:r>
          <w:rPr>
            <w:rStyle w:val="afffd"/>
            <w:rFonts w:hint="cs"/>
            <w:rtl/>
            <w:rPrChange w:id="9049" w:author="עריכה מהאתר" w:date="2026-10-17T22:24:53Z">
              <w:rPr>
                <w:rStyle w:val="afffd"/>
                <w:rFonts w:hint="cs"/>
                <w:rtl/>
              </w:rPr>
            </w:rPrChange>
          </w:rPr>
          <w:t xml:space="preserve">ויש בו הכשר סוכה</w:t>
        </w:r>
      </w:ins>
      <w:del w:id="9003" w:author="עריכה מהאתר" w:date="2026-10-06T12:29:44Z">
        <w:r>
          <w:rPr>
            <w:rStyle w:val="af2"/>
            <w:rtl/>
          </w:rPr>
          <w:delText xml:space="preserve">יש הכשר</w:delText>
        </w:r>
      </w:del>
      <w:bookmarkEnd w:id="13"/>
      <w:r w:rsidR="00E403A1" w:rsidRPr="00EE055A">
        <w:rPr>
          <w:rFonts w:ascii="BA Vilna Regular" w:hAnsi="BA Vilna Regular" w:hint="cs"/>
          <w:rtl/>
        </w:rPr>
        <w:t>:</w:t>
      </w:r>
    </w:p>
    <w:p w14:paraId="2B03E0C6" w14:textId="3FBAB1F7" w:rsidR="00E403A1" w:rsidRPr="00043784" w:rsidRDefault="00E7740B" w:rsidP="006E0A46">
      <w:pPr>
        <w:pStyle w:val="affd"/>
        <w:widowControl w:val="0"/>
        <w:rPr>
          <w:rFonts w:ascii="BA Vilna Regular" w:hAnsi="BA Vilna Regular"/>
          <w:sz w:val="16"/>
          <w:rtl/>
        </w:rPr>
      </w:pPr>
      <w:r w:rsidRPr="000C1CD3">
        <w:rPr>
          <w:rStyle w:val="af6"/>
          <w:rFonts w:hint="cs"/>
          <w:rtl/>
        </w:rPr>
        <w:t xml:space="preserve">סבר </w:t>
      </w:r>
      <w:r w:rsidR="00E403A1" w:rsidRPr="000C1CD3">
        <w:rPr>
          <w:rStyle w:val="af6"/>
          <w:rtl/>
        </w:rPr>
        <w:t>אביי</w:t>
      </w:r>
      <w:r w:rsidR="00E403A1" w:rsidRPr="000C1CD3">
        <w:rPr>
          <w:rStyle w:val="af6"/>
          <w:rFonts w:hint="cs"/>
          <w:rtl/>
        </w:rPr>
        <w:t>:</w:t>
      </w:r>
      <w:r w:rsidR="00E403A1" w:rsidRPr="00043784">
        <w:rPr>
          <w:rFonts w:ascii="BA Vilna Regular" w:hAnsi="BA Vilna Regular"/>
          <w:sz w:val="16"/>
          <w:rtl/>
        </w:rPr>
        <w:t xml:space="preserve"> גוד אסיק</w:t>
      </w:r>
      <w:r w:rsidR="00E403A1" w:rsidRPr="00043784">
        <w:rPr>
          <w:rFonts w:ascii="BA Vilna Regular" w:hAnsi="BA Vilna Regular" w:hint="cs"/>
          <w:sz w:val="16"/>
          <w:rtl/>
        </w:rPr>
        <w:t>,</w:t>
      </w:r>
      <w:r w:rsidR="00E403A1" w:rsidRPr="00043784">
        <w:rPr>
          <w:rFonts w:ascii="BA Vilna Regular" w:hAnsi="BA Vilna Regular"/>
          <w:sz w:val="16"/>
          <w:rtl/>
        </w:rPr>
        <w:t xml:space="preserve"> </w:t>
      </w:r>
      <w:r w:rsidR="006E0A46">
        <w:rPr>
          <w:rFonts w:ascii="BA Vilna Regular" w:hAnsi="BA Vilna Regular" w:hint="cs"/>
          <w:sz w:val="16"/>
          <w:rtl/>
        </w:rPr>
        <w:t xml:space="preserve"> </w:t>
      </w:r>
      <w:r w:rsidR="006E0A46">
        <w:rPr>
          <w:rFonts w:ascii="BA Vilna Regular" w:hAnsi="BA Vilna Regular"/>
          <w:sz w:val="16"/>
          <w:rtl/>
        </w:rPr>
        <w:tab/>
      </w:r>
      <w:r w:rsidR="006E0A46">
        <w:rPr>
          <w:rFonts w:ascii="BA Vilna Regular" w:hAnsi="BA Vilna Regular"/>
          <w:sz w:val="16"/>
          <w:rtl/>
        </w:rPr>
        <w:tab/>
      </w:r>
      <w:r w:rsidR="006E0A46" w:rsidRPr="000C1CD3">
        <w:rPr>
          <w:rStyle w:val="af6"/>
          <w:rtl/>
        </w:rPr>
        <w:tab/>
      </w:r>
      <w:r w:rsidR="00E403A1" w:rsidRPr="000C1CD3">
        <w:rPr>
          <w:rStyle w:val="af6"/>
          <w:rtl/>
        </w:rPr>
        <w:t>רבא</w:t>
      </w:r>
      <w:r w:rsidR="00E403A1" w:rsidRPr="000C1CD3">
        <w:rPr>
          <w:rStyle w:val="af6"/>
          <w:rFonts w:hint="cs"/>
          <w:rtl/>
        </w:rPr>
        <w:t>:</w:t>
      </w:r>
      <w:r w:rsidR="00E403A1" w:rsidRPr="00043784">
        <w:rPr>
          <w:rtl/>
        </w:rPr>
        <w:t xml:space="preserve"> בעי' מחיצות נכרות.</w:t>
      </w:r>
    </w:p>
    <w:p w14:paraId="4ED2DA74" w14:textId="2E30E479" w:rsidR="00763F61" w:rsidRPr="00C01657" w:rsidRDefault="00763F61" w:rsidP="00EE055A">
      <w:pPr>
        <w:pStyle w:val="af1"/>
        <w:spacing w:before="80"/>
        <w:rPr>
          <w:rtl/>
        </w:rPr>
      </w:pPr>
      <w:bookmarkStart w:id="14" w:name="_Toc155720190"/>
      <w:r w:rsidRPr="00C01657">
        <w:rPr>
          <w:rtl/>
        </w:rPr>
        <w:t xml:space="preserve">נעץ ארבעה קונדיסין וסיכך </w:t>
      </w:r>
      <w:r w:rsidRPr="00C01657">
        <w:rPr>
          <w:rFonts w:hint="cs"/>
          <w:rtl/>
        </w:rPr>
        <w:t>ע"ג</w:t>
      </w:r>
      <w:bookmarkEnd w:id="14"/>
    </w:p>
    <w:p w14:paraId="0A137BC5" w14:textId="03829307" w:rsidR="00763F61" w:rsidRPr="00043784" w:rsidRDefault="00763F61" w:rsidP="006E0A46">
      <w:pPr>
        <w:rPr>
          <w:rtl/>
        </w:rPr>
      </w:pPr>
      <w:r w:rsidRPr="000C1CD3">
        <w:rPr>
          <w:rStyle w:val="af6"/>
          <w:rtl/>
        </w:rPr>
        <w:t>רבי יעקב</w:t>
      </w:r>
      <w:r w:rsidR="006E0A46" w:rsidRPr="000C1CD3">
        <w:rPr>
          <w:rStyle w:val="af6"/>
          <w:rFonts w:hint="cs"/>
          <w:rtl/>
        </w:rPr>
        <w:t>:</w:t>
      </w:r>
      <w:r w:rsidRPr="00043784">
        <w:rPr>
          <w:rFonts w:ascii="Fb Fontext" w:hAnsi="Fb Fontext"/>
          <w:rtl/>
        </w:rPr>
        <w:t xml:space="preserve"> מכשיר</w:t>
      </w:r>
      <w:r w:rsidRPr="00043784">
        <w:rPr>
          <w:rFonts w:ascii="Fb Fontext" w:hAnsi="Fb Fontext" w:hint="cs"/>
          <w:rtl/>
        </w:rPr>
        <w:t>,</w:t>
      </w:r>
      <w:r w:rsidRPr="00043784">
        <w:rPr>
          <w:rFonts w:ascii="Fb Fontext" w:hAnsi="Fb Fontext"/>
          <w:rtl/>
        </w:rPr>
        <w:t xml:space="preserve"> </w:t>
      </w:r>
      <w:r w:rsidR="006E0A46">
        <w:rPr>
          <w:rFonts w:ascii="Fb Fontext" w:hAnsi="Fb Fontext"/>
          <w:rtl/>
        </w:rPr>
        <w:tab/>
      </w:r>
      <w:r w:rsidR="006E0A46">
        <w:rPr>
          <w:rFonts w:ascii="Fb Fontext" w:hAnsi="Fb Fontext"/>
          <w:rtl/>
        </w:rPr>
        <w:tab/>
      </w:r>
      <w:r w:rsidR="006E0A46">
        <w:rPr>
          <w:rFonts w:ascii="Fb Fontext" w:hAnsi="Fb Fontext"/>
          <w:rtl/>
        </w:rPr>
        <w:tab/>
      </w:r>
      <w:r w:rsidRPr="000C1CD3">
        <w:rPr>
          <w:rStyle w:val="af6"/>
          <w:rtl/>
        </w:rPr>
        <w:t>וחכמים</w:t>
      </w:r>
      <w:r w:rsidR="006E0A46" w:rsidRPr="000C1CD3">
        <w:rPr>
          <w:rStyle w:val="af6"/>
          <w:rFonts w:hint="cs"/>
          <w:rtl/>
        </w:rPr>
        <w:t>:</w:t>
      </w:r>
      <w:r w:rsidRPr="00043784">
        <w:rPr>
          <w:rFonts w:ascii="Fb Fontext" w:hAnsi="Fb Fontext"/>
          <w:rtl/>
        </w:rPr>
        <w:t xml:space="preserve"> פוסלין.</w:t>
      </w:r>
    </w:p>
    <w:p w14:paraId="4CAE2C3D" w14:textId="77777777" w:rsidR="006E0A46" w:rsidRPr="006E0A46" w:rsidRDefault="00763F61" w:rsidP="001711C4">
      <w:pPr>
        <w:pStyle w:val="31"/>
        <w:framePr w:wrap="notBeside"/>
        <w:rPr>
          <w:rtl/>
        </w:rPr>
      </w:pPr>
      <w:r w:rsidRPr="006E0A46">
        <w:rPr>
          <w:rtl/>
        </w:rPr>
        <w:t>ר"ה</w:t>
      </w:r>
      <w:r w:rsidRPr="006E0A46">
        <w:rPr>
          <w:rFonts w:hint="cs"/>
          <w:rtl/>
        </w:rPr>
        <w:t>:</w:t>
      </w:r>
    </w:p>
    <w:p w14:paraId="287FF010" w14:textId="733F64CC" w:rsidR="00763F61" w:rsidRPr="00043784" w:rsidRDefault="00763F61" w:rsidP="005B1143">
      <w:pPr>
        <w:rPr>
          <w:rtl/>
        </w:rPr>
      </w:pPr>
      <w:r w:rsidRPr="00043784">
        <w:rPr>
          <w:rtl/>
        </w:rPr>
        <w:t xml:space="preserve">על </w:t>
      </w:r>
      <w:r w:rsidRPr="00F8723C">
        <w:rPr>
          <w:rFonts w:cs="PFT_Frank"/>
          <w:b/>
          <w:bCs/>
          <w:sz w:val="14"/>
          <w:szCs w:val="14"/>
          <w:rtl/>
        </w:rPr>
        <w:t>שפת הגג</w:t>
      </w:r>
      <w:r w:rsidR="00D47A00">
        <w:rPr>
          <w:rFonts w:cs="PFT_Frank"/>
          <w:b/>
          <w:bCs/>
          <w:sz w:val="14"/>
          <w:szCs w:val="14"/>
          <w:rtl/>
        </w:rPr>
        <w:tab/>
      </w:r>
      <w:r w:rsidR="00D47A00">
        <w:rPr>
          <w:rFonts w:cs="PFT_Frank"/>
          <w:b/>
          <w:bCs/>
          <w:sz w:val="14"/>
          <w:szCs w:val="14"/>
          <w:rtl/>
        </w:rPr>
        <w:tab/>
      </w:r>
      <w:r w:rsidR="00B438A5">
        <w:rPr>
          <w:rFonts w:cs="PFT_Frank" w:hint="cs"/>
          <w:b/>
          <w:bCs/>
          <w:sz w:val="14"/>
          <w:szCs w:val="14"/>
          <w:rtl/>
        </w:rPr>
        <w:t>- חלקו:</w:t>
      </w:r>
      <w:r w:rsidRPr="00043784">
        <w:rPr>
          <w:rtl/>
        </w:rPr>
        <w:t xml:space="preserve"> </w:t>
      </w:r>
      <w:r>
        <w:rPr>
          <w:rFonts w:hint="cs"/>
          <w:rtl/>
        </w:rPr>
        <w:t xml:space="preserve">אי אמרי' גוד אסיק מח</w:t>
      </w:r>
      <w:del w:id="9001" w:author="עריכה מהאתר" w:date="2026-10-06T12:29:44Z">
        <w:r>
          <w:rPr>
            <w:rFonts w:hint="cs"/>
            <w:rtl/>
          </w:rPr>
          <w:delText xml:space="preserve">צי</w:delText>
        </w:r>
      </w:del>
      <w:ins w:id="9002" w:author="עריכה מהאתר" w:date="2026-10-06T12:29:44Z">
        <w:r>
          <w:rPr>
            <w:rFonts w:hint="cs"/>
            <w:rtl/>
          </w:rPr>
          <w:t xml:space="preserve">יצ</w:t>
        </w:r>
      </w:ins>
      <w:r>
        <w:rPr>
          <w:rFonts w:hint="cs"/>
          <w:rtl/>
        </w:rPr>
        <w:t xml:space="preserve">תא,</w:t>
      </w:r>
      <w:r w:rsidRPr="00043784">
        <w:rPr>
          <w:rtl/>
        </w:rPr>
        <w:t xml:space="preserve"> </w:t>
      </w:r>
    </w:p>
    <w:p w14:paraId="6A4506F5" w14:textId="77777777" w:rsidR="0044106D" w:rsidRPr="0044106D" w:rsidRDefault="0044106D" w:rsidP="0044106D">
      <w:pPr>
        <w:pStyle w:val="31"/>
        <w:framePr w:wrap="notBeside"/>
        <w:rPr>
          <w:rtl/>
        </w:rPr>
      </w:pPr>
      <w:r w:rsidRPr="0044106D">
        <w:rPr>
          <w:rtl/>
        </w:rPr>
        <w:t>◄</w:t>
      </w:r>
    </w:p>
    <w:p w14:paraId="4F2951D4" w14:textId="5667E18F" w:rsidR="00763F61" w:rsidRPr="00043784" w:rsidRDefault="00763F61" w:rsidP="006E0A46">
      <w:pPr>
        <w:rPr>
          <w:rtl/>
        </w:rPr>
      </w:pPr>
      <w:r w:rsidRPr="00043784">
        <w:rPr>
          <w:rtl/>
        </w:rPr>
        <w:t xml:space="preserve">אבל </w:t>
      </w:r>
      <w:r w:rsidRPr="00F8723C">
        <w:rPr>
          <w:rFonts w:cs="PFT_Frank"/>
          <w:b/>
          <w:bCs/>
          <w:sz w:val="14"/>
          <w:szCs w:val="14"/>
          <w:rtl/>
        </w:rPr>
        <w:t>באמצע הגג</w:t>
      </w:r>
      <w:r w:rsidRPr="00043784">
        <w:rPr>
          <w:rtl/>
        </w:rPr>
        <w:t xml:space="preserve"> </w:t>
      </w:r>
      <w:r w:rsidR="00D47A00">
        <w:rPr>
          <w:rtl/>
        </w:rPr>
        <w:tab/>
      </w:r>
      <w:r w:rsidR="00D47A00">
        <w:rPr>
          <w:rFonts w:hint="cs"/>
          <w:rtl/>
        </w:rPr>
        <w:t>-</w:t>
      </w:r>
      <w:r w:rsidRPr="00043784">
        <w:rPr>
          <w:rtl/>
        </w:rPr>
        <w:t xml:space="preserve"> </w:t>
      </w:r>
      <w:r w:rsidR="00B438A5">
        <w:rPr>
          <w:rFonts w:hint="cs"/>
          <w:rtl/>
        </w:rPr>
        <w:t xml:space="preserve">לכו''ע </w:t>
      </w:r>
      <w:r w:rsidRPr="00043784">
        <w:rPr>
          <w:rtl/>
        </w:rPr>
        <w:t>פסולה.</w:t>
      </w:r>
    </w:p>
    <w:p w14:paraId="309B8938" w14:textId="77777777" w:rsidR="006E0A46" w:rsidRPr="006E0A46" w:rsidRDefault="00763F61" w:rsidP="001711C4">
      <w:pPr>
        <w:pStyle w:val="31"/>
        <w:framePr w:wrap="notBeside"/>
        <w:rPr>
          <w:rtl/>
        </w:rPr>
      </w:pPr>
      <w:r w:rsidRPr="006E0A46">
        <w:rPr>
          <w:rtl/>
        </w:rPr>
        <w:t>ור"נ:</w:t>
      </w:r>
    </w:p>
    <w:p w14:paraId="7F351ECF" w14:textId="68F2FD91" w:rsidR="00763F61" w:rsidRPr="00043784" w:rsidRDefault="00763F61" w:rsidP="00763F61">
      <w:pPr>
        <w:rPr>
          <w:rtl/>
        </w:rPr>
      </w:pPr>
      <w:r w:rsidRPr="00043784">
        <w:rPr>
          <w:rtl/>
        </w:rPr>
        <w:t xml:space="preserve">באמצע הגג </w:t>
      </w:r>
      <w:r w:rsidRPr="00043784">
        <w:rPr>
          <w:rFonts w:hint="cs"/>
          <w:rtl/>
        </w:rPr>
        <w:t xml:space="preserve">- </w:t>
      </w:r>
      <w:r w:rsidRPr="00043784">
        <w:rPr>
          <w:rtl/>
        </w:rPr>
        <w:t>מחלוקת.</w:t>
      </w:r>
    </w:p>
    <w:p w14:paraId="7B37313C" w14:textId="0A558E2A" w:rsidR="00763F61" w:rsidRPr="00043784" w:rsidRDefault="00763F61" w:rsidP="0026136E">
      <w:pPr>
        <w:rPr>
          <w:rtl/>
        </w:rPr>
      </w:pPr>
      <w:r w:rsidRPr="00043784">
        <w:rPr>
          <w:rFonts w:hint="cs"/>
          <w:rtl/>
        </w:rPr>
        <w:t xml:space="preserve">ואיבעיא </w:t>
      </w:r>
      <w:r w:rsidR="0026136E" w:rsidRPr="000C1CD3">
        <w:rPr>
          <w:rStyle w:val="af6"/>
          <w:rFonts w:hint="cs"/>
          <w:rtl/>
        </w:rPr>
        <w:t>ל</w:t>
      </w:r>
      <w:r w:rsidRPr="000C1CD3">
        <w:rPr>
          <w:rStyle w:val="af6"/>
          <w:rFonts w:hint="cs"/>
          <w:rtl/>
        </w:rPr>
        <w:t>ר''נ</w:t>
      </w:r>
      <w:r w:rsidRPr="00043784">
        <w:rPr>
          <w:rFonts w:hint="cs"/>
          <w:rtl/>
        </w:rPr>
        <w:t xml:space="preserve"> על שפת הגג</w:t>
      </w:r>
      <w:r w:rsidR="0026136E">
        <w:rPr>
          <w:rFonts w:hint="cs"/>
          <w:rtl/>
        </w:rPr>
        <w:t xml:space="preserve"> אי לכו''ע כשרה או מחלוקת </w:t>
      </w:r>
      <w:r w:rsidRPr="000C1CD3">
        <w:rPr>
          <w:rStyle w:val="af6"/>
          <w:rFonts w:hint="cs"/>
          <w:rtl/>
        </w:rPr>
        <w:t>תיקו</w:t>
      </w:r>
      <w:r w:rsidRPr="000C1CD3">
        <w:rPr>
          <w:rStyle w:val="af6"/>
          <w:rtl/>
        </w:rPr>
        <w:t>.</w:t>
      </w:r>
    </w:p>
    <w:p w14:paraId="0F68B20D" w14:textId="6E1424A3" w:rsidR="00763F61" w:rsidRPr="00043784" w:rsidRDefault="00763F61" w:rsidP="005B1143">
      <w:pPr>
        <w:rPr>
          <w:rtl/>
        </w:rPr>
      </w:pPr>
      <w:r w:rsidRPr="00EA6061">
        <w:rPr>
          <w:rStyle w:val="af2"/>
          <w:rFonts w:hint="cs"/>
          <w:rtl/>
        </w:rPr>
        <w:t>ותיובתא</w:t>
      </w:r>
      <w:r w:rsidRPr="00043784">
        <w:rPr>
          <w:rFonts w:ascii="Fb Fontext" w:hAnsi="Fb Fontext" w:cs="PFT_Frank" w:hint="cs"/>
          <w:b/>
          <w:bCs/>
          <w:szCs w:val="16"/>
          <w:rtl/>
        </w:rPr>
        <w:t xml:space="preserve"> </w:t>
      </w:r>
      <w:r>
        <w:rPr>
          <w:rStyle w:val="af6"/>
          <w:rFonts w:ascii="Fb Fontext" w:hAnsi="Fb Fontext" w:hint="cs"/>
          <w:rtl/>
          <w:rPrChange w:id="9050" w:author="עריכה מהאתר" w:date="2026-10-17T22:24:53Z">
            <w:rPr>
              <w:rStyle w:val="af6"/>
              <w:rFonts w:ascii="Fb Fontext" w:hAnsi="Fb Fontext" w:hint="cs"/>
              <w:rtl/>
            </w:rPr>
          </w:rPrChange>
        </w:rPr>
        <w:t xml:space="preserve">דר''ה</w:t>
      </w:r>
      <w:r>
        <w:rPr>
          <w:rFonts w:ascii="Fb Fontext" w:hAnsi="Fb Fontext" w:hint="cs"/>
          <w:rtl/>
        </w:rPr>
        <w:t xml:space="preserve">, דתני' ד</w:t>
      </w:r>
      <w:r w:rsidR="005B1143" w:rsidRPr="00043784">
        <w:rPr>
          <w:rFonts w:ascii="Fb Fontext" w:hAnsi="Fb Fontext" w:hint="cs"/>
          <w:rtl/>
        </w:rPr>
        <w:t>חלקו</w:t>
      </w:r>
      <w:r w:rsidRPr="00043784">
        <w:rPr>
          <w:rFonts w:ascii="Fb Fontext" w:hAnsi="Fb Fontext" w:hint="cs"/>
          <w:rtl/>
        </w:rPr>
        <w:t xml:space="preserve"> בד' קונדסין </w:t>
      </w:r>
      <w:r>
        <w:rPr>
          <w:rStyle w:val="afffd"/>
          <w:rFonts w:hint="cs"/>
          <w:rtl/>
          <w:rPrChange w:id="9001" w:author="עריכה מהאתר" w:date="2026-10-06T12:48:31Z">
            <w:rPr>
              <w:rFonts w:hint="cs"/>
              <w:rtl/>
            </w:rPr>
          </w:rPrChange>
        </w:rPr>
        <w:t xml:space="preserve">באר</w:t>
      </w:r>
      <w:del w:id="9001" w:author="עריכה מהאתר" w:date="2026-10-06T12:29:46Z">
        <w:r>
          <w:rPr>
            <w:rStyle w:val="af2"/>
            <w:rFonts w:hint="cs"/>
            <w:rtl/>
          </w:rPr>
          <w:delText xml:space="preserve">ץ</w:delText>
        </w:r>
      </w:del>
      <w:ins w:id="9002" w:author="עריכה מהאתר" w:date="2026-10-06T12:29:46Z">
        <w:r>
          <w:rPr>
            <w:rStyle w:val="afffd"/>
            <w:rFonts w:hint="cs"/>
            <w:rtl/>
            <w:rPrChange w:id="9002" w:author="עריכה מהאתר" w:date="2026-10-06T12:48:31Z">
              <w:rPr>
                <w:rFonts w:hint="cs"/>
                <w:rtl/>
              </w:rPr>
            </w:rPrChange>
          </w:rPr>
          <w:t xml:space="preserve">ץ</w:t>
        </w:r>
        <w:r>
          <w:rPr>
            <w:rFonts w:hint="cs"/>
            <w:rtl/>
            <w:rPrChange w:id="9005" w:author="עריכה מהאתר" w:date="2026-10-06T12:38:36Z">
              <w:rPr>
                <w:rStyle w:val="af2"/>
                <w:rFonts w:hint="cs"/>
                <w:rtl/>
              </w:rPr>
            </w:rPrChange>
          </w:rPr>
          <w:t xml:space="preserve">,</w:t>
        </w:r>
        <w:r>
          <w:rPr>
            <w:rStyle w:val="af2"/>
            <w:rFonts w:hint="cs"/>
            <w:rtl/>
          </w:rPr>
          <w:t xml:space="preserve"> </w:t>
        </w:r>
      </w:ins>
      <w:del w:id="9003" w:author="עריכה מהאתר" w:date="2026-10-06T12:29:46Z">
        <w:r>
          <w:rPr>
            <w:rFonts w:ascii="Fb Fontext" w:hAnsi="Fb Fontext" w:hint="cs"/>
            <w:rtl/>
          </w:rPr>
          <w:delText xml:space="preserve">,</w:delText>
        </w:r>
      </w:del>
      <w:ins w:id="10766" w:author="דבורה שירה פלג" w:date="2026-07-24T12:26:00Z" w16du:dateUtc="2026-07-24T09:26:00Z">
        <w:r w:rsidR="00F43F0A">
          <w:rPr>
            <w:rFonts w:ascii="Fb Fontext" w:hAnsi="Fb Fontext" w:hint="cs"/>
            <w:rtl/>
          </w:rPr>
          <w:t xml:space="preserve">דכאמצע הגג דמיא</w:t>
        </w:r>
      </w:ins>
    </w:p>
    <w:p w14:paraId="7737A106" w14:textId="0016995F" w:rsidR="0026136E" w:rsidRPr="0026136E" w:rsidRDefault="00763F61" w:rsidP="001711C4">
      <w:pPr>
        <w:pStyle w:val="31"/>
        <w:framePr w:wrap="notBeside"/>
        <w:rPr>
          <w:rtl/>
        </w:rPr>
      </w:pPr>
      <w:r w:rsidRPr="0026136E">
        <w:rPr>
          <w:rFonts w:hint="cs"/>
          <w:rtl/>
        </w:rPr>
        <w:t>והך</w:t>
      </w:r>
      <w:r w:rsidR="0026136E">
        <w:rPr>
          <w:rFonts w:hint="cs"/>
          <w:rtl/>
        </w:rPr>
        <w:t>:</w:t>
      </w:r>
    </w:p>
    <w:p w14:paraId="3E835BE3" w14:textId="2FB309A9" w:rsidR="00763F61" w:rsidRPr="00043784" w:rsidRDefault="00763F61" w:rsidP="00763F61">
      <w:pPr>
        <w:rPr>
          <w:rtl/>
        </w:rPr>
      </w:pPr>
      <w:r w:rsidRPr="00043784">
        <w:rPr>
          <w:rFonts w:hint="cs"/>
          <w:rtl/>
        </w:rPr>
        <w:t xml:space="preserve">דמשמע דעל שפת הגג לד''ה כשרה </w:t>
      </w:r>
    </w:p>
    <w:p w14:paraId="68BFA7C8" w14:textId="77777777" w:rsidR="0026136E" w:rsidRPr="0026136E" w:rsidRDefault="00763F61" w:rsidP="001711C4">
      <w:pPr>
        <w:pStyle w:val="31"/>
        <w:framePr w:wrap="notBeside"/>
        <w:rPr>
          <w:rtl/>
        </w:rPr>
      </w:pPr>
      <w:r w:rsidRPr="0026136E">
        <w:rPr>
          <w:rFonts w:hint="cs"/>
          <w:rtl/>
        </w:rPr>
        <w:t>- ר"ה:</w:t>
      </w:r>
    </w:p>
    <w:p w14:paraId="5068F206" w14:textId="5382A0A7" w:rsidR="00763F61" w:rsidRPr="00043784" w:rsidRDefault="00763F61" w:rsidP="00763F61">
      <w:pPr>
        <w:rPr>
          <w:rtl/>
        </w:rPr>
      </w:pPr>
      <w:del w:id="10764" w:author="דבורה שירה פלג" w:date="2026-07-24T12:27:00Z" w16du:dateUtc="2026-07-24T09:27:00Z">
        <w:r w:rsidRPr="00043784" w:rsidDel="00F43F0A">
          <w:rPr>
            <w:rFonts w:ascii="Fb Fontext" w:hAnsi="Fb Fontext"/>
            <w:sz w:val="20"/>
            <w:rtl/>
          </w:rPr>
          <w:delText xml:space="preserve">להודיעך כחו </w:delText>
        </w:r>
        <w:r w:rsidRPr="000C1CD3" w:rsidDel="00F43F0A">
          <w:rPr>
            <w:rStyle w:val="af6"/>
            <w:rtl/>
          </w:rPr>
          <w:delText>דרבי יעקב,</w:delText>
        </w:r>
        <w:r w:rsidRPr="00043784" w:rsidDel="00F43F0A">
          <w:rPr>
            <w:rFonts w:ascii="Fb Fontext" w:hAnsi="Fb Fontext"/>
            <w:sz w:val="20"/>
            <w:rtl/>
          </w:rPr>
          <w:delText xml:space="preserve"> </w:delText>
        </w:r>
      </w:del>
      <w:r w:rsidRPr="00043784">
        <w:rPr>
          <w:rtl/>
        </w:rPr>
        <w:t>וה"ה על שפת הגג</w:t>
      </w:r>
      <w:ins w:id="10765" w:author="דבורה שירה פלג" w:date="2026-07-24T12:27:00Z" w16du:dateUtc="2026-07-24T09:27:00Z">
        <w:r w:rsidR="00F43F0A" w:rsidRPr="00F43F0A">
          <w:rPr>
            <w:rtl/>
          </w:rPr>
          <w:t xml:space="preserve"> </w:t>
        </w:r>
        <w:r w:rsidR="00F43F0A" w:rsidRPr="00043784">
          <w:rPr>
            <w:rtl/>
          </w:rPr>
          <w:t xml:space="preserve">להודיעך כחו </w:t>
        </w:r>
        <w:r w:rsidR="00F43F0A" w:rsidRPr="000C1CD3">
          <w:rPr>
            <w:rtl/>
          </w:rPr>
          <w:t xml:space="preserve">דרבי יעקב,</w:t>
        </w:r>
      </w:ins>
      <w:r w:rsidRPr="00043784">
        <w:rPr>
          <w:rtl/>
        </w:rPr>
        <w:t>.</w:t>
      </w:r>
    </w:p>
    <w:p w14:paraId="6519B2DC" w14:textId="77777777" w:rsidR="00763F61" w:rsidRPr="0026136E" w:rsidRDefault="00E403A1" w:rsidP="0026136E">
      <w:pPr>
        <w:pStyle w:val="af1"/>
        <w:rPr>
          <w:rtl/>
        </w:rPr>
      </w:pPr>
      <w:bookmarkStart w:id="15" w:name="_Toc155720191"/>
      <w:r w:rsidRPr="0026136E">
        <w:rPr>
          <w:rtl/>
        </w:rPr>
        <w:t>ד' קונדיסין</w:t>
      </w:r>
      <w:r w:rsidR="00763F61" w:rsidRPr="0026136E">
        <w:rPr>
          <w:rFonts w:hint="cs"/>
          <w:rtl/>
        </w:rPr>
        <w:t xml:space="preserve"> בארץ</w:t>
      </w:r>
      <w:r w:rsidR="00BC4F83" w:rsidRPr="0026136E">
        <w:rPr>
          <w:rFonts w:hint="cs"/>
          <w:rtl/>
        </w:rPr>
        <w:t>:</w:t>
      </w:r>
      <w:bookmarkEnd w:id="15"/>
      <w:r w:rsidR="00E7740B" w:rsidRPr="0026136E">
        <w:rPr>
          <w:rFonts w:hint="cs"/>
          <w:rtl/>
        </w:rPr>
        <w:t xml:space="preserve"> </w:t>
      </w:r>
      <w:r w:rsidR="00BC4F83" w:rsidRPr="0026136E">
        <w:rPr>
          <w:rFonts w:hint="cs"/>
          <w:rtl/>
        </w:rPr>
        <w:t xml:space="preserve"> </w:t>
      </w:r>
    </w:p>
    <w:p w14:paraId="41FB263E" w14:textId="77777777" w:rsidR="0026136E" w:rsidRPr="0026136E" w:rsidRDefault="00E403A1" w:rsidP="001711C4">
      <w:pPr>
        <w:pStyle w:val="31"/>
        <w:framePr w:wrap="notBeside"/>
        <w:rPr>
          <w:rtl/>
        </w:rPr>
      </w:pPr>
      <w:r w:rsidRPr="0026136E">
        <w:rPr>
          <w:rtl/>
        </w:rPr>
        <w:t>רי"ע</w:t>
      </w:r>
      <w:r w:rsidR="00763F61" w:rsidRPr="0026136E">
        <w:rPr>
          <w:rFonts w:hint="cs"/>
          <w:rtl/>
        </w:rPr>
        <w:t>:</w:t>
      </w:r>
    </w:p>
    <w:p w14:paraId="70B08AE5" w14:textId="66363147" w:rsidR="00763F61" w:rsidRPr="0047284D" w:rsidRDefault="00763F61" w:rsidP="0026136E">
      <w:pPr>
        <w:pStyle w:val="affd"/>
        <w:rPr>
          <w:spacing w:val="-8"/>
          <w:rtl/>
        </w:rPr>
      </w:pPr>
      <w:r w:rsidRPr="0047284D">
        <w:rPr>
          <w:rFonts w:hint="cs"/>
          <w:spacing w:val="-8"/>
          <w:rtl/>
        </w:rPr>
        <w:t xml:space="preserve">אם יכול לחקוק </w:t>
      </w:r>
      <w:r w:rsidR="00F95B42" w:rsidRPr="0047284D">
        <w:rPr>
          <w:rStyle w:val="afff6"/>
          <w:rFonts w:hint="cs"/>
          <w:spacing w:val="-8"/>
          <w:rtl/>
        </w:rPr>
        <w:t xml:space="preserve">ולחלוק </w:t>
      </w:r>
      <w:r w:rsidRPr="0047284D">
        <w:rPr>
          <w:rFonts w:hint="cs"/>
          <w:spacing w:val="-8"/>
          <w:rtl/>
        </w:rPr>
        <w:t>ויש טפח לכאן ולכאן כשר דדיומדי סוכה טפח</w:t>
      </w:r>
    </w:p>
    <w:p w14:paraId="2E83A07D" w14:textId="77777777" w:rsidR="0026136E" w:rsidRPr="0026136E" w:rsidRDefault="00E403A1" w:rsidP="001711C4">
      <w:pPr>
        <w:pStyle w:val="31"/>
        <w:framePr w:wrap="notBeside"/>
        <w:rPr>
          <w:rtl/>
        </w:rPr>
      </w:pPr>
      <w:r w:rsidRPr="0026136E">
        <w:rPr>
          <w:rtl/>
        </w:rPr>
        <w:t>וחכמים</w:t>
      </w:r>
      <w:r w:rsidR="00763F61" w:rsidRPr="0026136E">
        <w:rPr>
          <w:rFonts w:hint="cs"/>
          <w:rtl/>
        </w:rPr>
        <w:t>:</w:t>
      </w:r>
    </w:p>
    <w:p w14:paraId="3FCD6DA0" w14:textId="5C49EB0E" w:rsidR="00641903" w:rsidRPr="00043784" w:rsidRDefault="00763F61" w:rsidP="00B97B18">
      <w:pPr>
        <w:rPr>
          <w:rtl/>
        </w:rPr>
      </w:pPr>
      <w:r w:rsidRPr="00043784">
        <w:rPr>
          <w:rFonts w:hint="cs"/>
          <w:rtl/>
        </w:rPr>
        <w:t xml:space="preserve">עד שיהו שתים כהלכתן ושלישית אפי' טפח. </w:t>
      </w:r>
    </w:p>
    <w:p w14:paraId="02889E57" w14:textId="77777777" w:rsidR="00B40142" w:rsidRPr="00C01657" w:rsidRDefault="00B40142" w:rsidP="009D377E">
      <w:pPr>
        <w:pStyle w:val="ad"/>
        <w:framePr w:wrap="around"/>
        <w:rPr>
          <w:rtl/>
        </w:rPr>
      </w:pPr>
      <w:bookmarkStart w:id="16" w:name="_Toc155720192"/>
      <w:r w:rsidRPr="00C01657">
        <w:rPr>
          <w:rFonts w:hint="cs"/>
          <w:rtl/>
        </w:rPr>
        <w:t>ה</w:t>
      </w:r>
      <w:r w:rsidR="00B55EC4" w:rsidRPr="00C01657">
        <w:rPr>
          <w:rFonts w:hint="cs"/>
          <w:rtl/>
        </w:rPr>
        <w:t>.</w:t>
      </w:r>
      <w:bookmarkEnd w:id="16"/>
    </w:p>
    <w:p w14:paraId="4E2F18BE" w14:textId="77777777" w:rsidR="00407949" w:rsidRPr="00407949" w:rsidRDefault="00407949" w:rsidP="004E036F">
      <w:pPr>
        <w:pStyle w:val="af1"/>
        <w:rPr>
          <w:rtl/>
        </w:rPr>
      </w:pPr>
      <w:bookmarkStart w:id="17" w:name="_Toc155720193"/>
      <w:r w:rsidRPr="00407949">
        <w:rPr>
          <w:rFonts w:hint="cs"/>
          <w:rtl/>
        </w:rPr>
        <w:t>מנ''ל ד</w:t>
      </w:r>
      <w:r w:rsidR="00E403A1" w:rsidRPr="00407949">
        <w:rPr>
          <w:rtl/>
        </w:rPr>
        <w:t>מחיצה י'</w:t>
      </w:r>
      <w:r w:rsidRPr="00407949">
        <w:rPr>
          <w:rFonts w:hint="cs"/>
          <w:rtl/>
        </w:rPr>
        <w:t xml:space="preserve"> טפחים</w:t>
      </w:r>
      <w:bookmarkEnd w:id="17"/>
    </w:p>
    <w:p w14:paraId="32705EFC" w14:textId="77777777" w:rsidR="0026136E" w:rsidRPr="0026136E" w:rsidRDefault="00E403A1" w:rsidP="001711C4">
      <w:pPr>
        <w:pStyle w:val="31"/>
        <w:framePr w:wrap="notBeside"/>
        <w:rPr>
          <w:rtl/>
        </w:rPr>
      </w:pPr>
      <w:r w:rsidRPr="0026136E">
        <w:rPr>
          <w:rtl/>
        </w:rPr>
        <w:t xml:space="preserve"> </w:t>
      </w:r>
      <w:r w:rsidR="007643CA" w:rsidRPr="0026136E">
        <w:rPr>
          <w:rFonts w:hint="cs"/>
          <w:rtl/>
        </w:rPr>
        <w:t>א.</w:t>
      </w:r>
    </w:p>
    <w:p w14:paraId="7FD50026" w14:textId="090DD8BC" w:rsidR="00407949" w:rsidRDefault="00E403A1" w:rsidP="00407949">
      <w:pPr>
        <w:pStyle w:val="affd"/>
        <w:rPr>
          <w:rtl/>
        </w:rPr>
      </w:pPr>
      <w:r w:rsidRPr="00F8723C">
        <w:rPr>
          <w:rStyle w:val="ac"/>
          <w:rFonts w:cs="PFT_Frank" w:hint="cs"/>
          <w:sz w:val="14"/>
          <w:rtl/>
        </w:rPr>
        <w:t>מ</w:t>
      </w:r>
      <w:r w:rsidRPr="00F8723C">
        <w:rPr>
          <w:rStyle w:val="ac"/>
          <w:rFonts w:cs="PFT_Frank"/>
          <w:sz w:val="14"/>
          <w:rtl/>
        </w:rPr>
        <w:t>ארון ט' וכפורת טפח</w:t>
      </w:r>
      <w:r w:rsidRPr="00043784">
        <w:rPr>
          <w:rtl/>
        </w:rPr>
        <w:t xml:space="preserve">, שכינה לא ירדה מי"ט, </w:t>
      </w:r>
    </w:p>
    <w:p w14:paraId="29739B75" w14:textId="77777777" w:rsidR="00E403A1" w:rsidRPr="00043784" w:rsidRDefault="00E403A1" w:rsidP="00407949">
      <w:pPr>
        <w:pStyle w:val="affd"/>
        <w:ind w:left="510" w:firstLine="170"/>
        <w:rPr>
          <w:rtl/>
        </w:rPr>
      </w:pPr>
      <w:r w:rsidRPr="00043784">
        <w:rPr>
          <w:rtl/>
        </w:rPr>
        <w:t>משה ואליהו לא על</w:t>
      </w:r>
      <w:r w:rsidRPr="00043784">
        <w:rPr>
          <w:rFonts w:hint="cs"/>
          <w:rtl/>
        </w:rPr>
        <w:t>ו</w:t>
      </w:r>
      <w:r w:rsidRPr="00043784">
        <w:rPr>
          <w:rtl/>
        </w:rPr>
        <w:t xml:space="preserve"> לי</w:t>
      </w:r>
      <w:r w:rsidRPr="00043784">
        <w:rPr>
          <w:rFonts w:hint="cs"/>
          <w:rtl/>
        </w:rPr>
        <w:t>"</w:t>
      </w:r>
      <w:r w:rsidRPr="00043784">
        <w:rPr>
          <w:rtl/>
        </w:rPr>
        <w:t xml:space="preserve">ט, נשתרבב ומאחז, </w:t>
      </w:r>
    </w:p>
    <w:p w14:paraId="741CA024" w14:textId="67BD21DD" w:rsidR="0026136E" w:rsidRDefault="00E44A18" w:rsidP="0026136E">
      <w:pPr>
        <w:pStyle w:val="af1"/>
        <w:rPr>
          <w:rStyle w:val="af4"/>
          <w:color w:val="auto"/>
          <w:rtl/>
        </w:rPr>
      </w:pPr>
      <w:bookmarkStart w:id="18" w:name="_Toc155720194"/>
      <w:r>
        <w:rPr>
          <w:rFonts w:hint="cs"/>
          <w:rtl/>
        </w:rPr>
        <w:t>מנין ש</w:t>
      </w:r>
      <w:r w:rsidR="007643CA" w:rsidRPr="00407949">
        <w:rPr>
          <w:rFonts w:hint="cs"/>
          <w:rtl/>
        </w:rPr>
        <w:t>כפורת טפח</w:t>
      </w:r>
      <w:bookmarkEnd w:id="18"/>
      <w:r w:rsidR="00E403A1" w:rsidRPr="00043784">
        <w:rPr>
          <w:rStyle w:val="af4"/>
          <w:color w:val="auto"/>
          <w:rtl/>
        </w:rPr>
        <w:t xml:space="preserve"> </w:t>
      </w:r>
    </w:p>
    <w:p w14:paraId="093376DA" w14:textId="77777777" w:rsidR="0026136E" w:rsidRPr="0026136E" w:rsidRDefault="00E403A1" w:rsidP="001711C4">
      <w:pPr>
        <w:pStyle w:val="31"/>
        <w:framePr w:wrap="notBeside"/>
        <w:rPr>
          <w:rtl/>
        </w:rPr>
      </w:pPr>
      <w:r w:rsidRPr="0026136E">
        <w:rPr>
          <w:rtl/>
        </w:rPr>
        <w:t>א.</w:t>
      </w:r>
    </w:p>
    <w:p w14:paraId="531F8F79" w14:textId="582B8593" w:rsidR="00B55EC4" w:rsidRPr="00043784" w:rsidRDefault="00E403A1" w:rsidP="0026136E">
      <w:pPr>
        <w:rPr>
          <w:rtl/>
        </w:rPr>
      </w:pPr>
      <w:r w:rsidRPr="00043784">
        <w:rPr>
          <w:rtl/>
        </w:rPr>
        <w:t>מפחות שבכלים</w:t>
      </w:r>
      <w:r w:rsidRPr="00043784">
        <w:rPr>
          <w:rFonts w:hint="cs"/>
          <w:rtl/>
        </w:rPr>
        <w:t xml:space="preserve"> </w:t>
      </w:r>
      <w:r w:rsidRPr="00F8723C">
        <w:rPr>
          <w:rStyle w:val="ac"/>
          <w:rFonts w:cs="PFT_Frank"/>
          <w:sz w:val="14"/>
          <w:rtl/>
        </w:rPr>
        <w:t>מסגרת</w:t>
      </w:r>
      <w:r w:rsidRPr="00043784">
        <w:rPr>
          <w:rtl/>
        </w:rPr>
        <w:t>,</w:t>
      </w:r>
      <w:r w:rsidR="00B37BF9">
        <w:rPr>
          <w:rFonts w:hint="cs"/>
          <w:rtl/>
        </w:rPr>
        <w:t xml:space="preserve"> </w:t>
      </w:r>
      <w:r w:rsidR="00B37BF9" w:rsidRPr="00B37BF9">
        <w:rPr>
          <w:rStyle w:val="afff6"/>
          <w:rFonts w:hint="cs"/>
          <w:rtl/>
        </w:rPr>
        <w:t xml:space="preserve">ולא מכלים </w:t>
      </w:r>
      <w:r w:rsidR="00B37BF9">
        <w:rPr>
          <w:rStyle w:val="afff6"/>
          <w:rFonts w:hint="cs"/>
          <w:rtl/>
        </w:rPr>
        <w:t xml:space="preserve">עצמן </w:t>
      </w:r>
      <w:r w:rsidR="00002259">
        <w:rPr>
          <w:rtl/>
        </w:rPr>
        <w:ptab w:relativeTo="margin" w:alignment="right" w:leader="none"/>
      </w:r>
      <w:r w:rsidR="00002259">
        <w:rPr>
          <w:rStyle w:val="afff6"/>
          <w:rFonts w:hint="cs"/>
          <w:rtl/>
        </w:rPr>
        <w:t>-</w:t>
      </w:r>
      <w:r w:rsidR="00B37BF9">
        <w:rPr>
          <w:rStyle w:val="afff6"/>
          <w:rFonts w:hint="cs"/>
          <w:rtl/>
        </w:rPr>
        <w:t xml:space="preserve">דתפסת </w:t>
      </w:r>
      <w:r w:rsidR="00B37BF9" w:rsidRPr="00B37BF9">
        <w:rPr>
          <w:rStyle w:val="afff6"/>
          <w:rFonts w:hint="cs"/>
          <w:rtl/>
        </w:rPr>
        <w:t>מרובה</w:t>
      </w:r>
      <w:r w:rsidR="00B37BF9">
        <w:rPr>
          <w:rStyle w:val="afff6"/>
          <w:rFonts w:hint="cs"/>
          <w:rtl/>
        </w:rPr>
        <w:t xml:space="preserve"> לא תפסת</w:t>
      </w:r>
    </w:p>
    <w:p w14:paraId="055C4C90" w14:textId="77777777" w:rsidR="00AF3107" w:rsidRDefault="00E403A1" w:rsidP="00B37BF9">
      <w:pPr>
        <w:rPr>
          <w:ins w:id="10757" w:author="דבורה שירה פלג" w:date="2026-10-01T12:56:00Z" w16du:dateUtc="2026-10-01T09:56:00Z"/>
          <w:rStyle w:val="afff6"/>
          <w:rtl/>
        </w:rPr>
      </w:pPr>
      <w:r w:rsidRPr="00043784">
        <w:rPr>
          <w:rtl/>
        </w:rPr>
        <w:t>לא מציץ</w:t>
      </w:r>
      <w:r w:rsidR="00B37BF9">
        <w:rPr>
          <w:rFonts w:hint="cs"/>
          <w:rtl/>
        </w:rPr>
        <w:t xml:space="preserve"> </w:t>
      </w:r>
      <w:r w:rsidR="00B37BF9" w:rsidRPr="00B37BF9">
        <w:rPr>
          <w:rStyle w:val="afff6"/>
          <w:rFonts w:hint="cs"/>
          <w:rtl/>
        </w:rPr>
        <w:t>ב' אצבעות</w:t>
      </w:r>
      <w:r w:rsidRPr="00043784">
        <w:rPr>
          <w:rtl/>
        </w:rPr>
        <w:t xml:space="preserve"> </w:t>
      </w:r>
      <w:r>
        <w:rPr>
          <w:rStyle w:val="af6"/>
          <w:rFonts w:hint="cs"/>
          <w:rtl/>
          <w:rPrChange w:id="9005" w:author="מנוע אמוראים" w:date="2026-10-05T16:41:47Z">
            <w:rPr>
              <w:rStyle w:val="afff6"/>
              <w:rFonts w:hint="cs"/>
              <w:rtl/>
            </w:rPr>
          </w:rPrChange>
        </w:rPr>
        <w:t xml:space="preserve">ראבר"י</w:t>
      </w:r>
      <w:r>
        <w:rPr>
          <w:rStyle w:val="afff6"/>
          <w:rFonts w:hint="cs"/>
          <w:rtl/>
        </w:rPr>
        <w:t xml:space="preserve"> </w:t>
      </w:r>
      <w:r w:rsidRPr="00407949">
        <w:rPr>
          <w:rStyle w:val="afff6"/>
          <w:rFonts w:hint="cs"/>
          <w:rtl/>
        </w:rPr>
        <w:t>ראה</w:t>
      </w:r>
      <w:r w:rsidR="00B37BF9">
        <w:rPr>
          <w:rStyle w:val="afff6"/>
          <w:rFonts w:hint="cs"/>
          <w:rtl/>
        </w:rPr>
        <w:t>ו</w:t>
      </w:r>
      <w:r w:rsidRPr="00407949">
        <w:rPr>
          <w:rStyle w:val="afff6"/>
          <w:rFonts w:hint="cs"/>
          <w:rtl/>
        </w:rPr>
        <w:t xml:space="preserve"> </w:t>
      </w:r>
      <w:r w:rsidRPr="00407949">
        <w:rPr>
          <w:rStyle w:val="afff6"/>
          <w:rtl/>
        </w:rPr>
        <w:t>שורה אחת</w:t>
      </w:r>
      <w:r w:rsidR="00B55EC4" w:rsidRPr="00407949">
        <w:rPr>
          <w:rStyle w:val="afff6"/>
          <w:rFonts w:hint="cs"/>
          <w:rtl/>
        </w:rPr>
        <w:t>,</w:t>
      </w:r>
      <w:r w:rsidR="007643CA" w:rsidRPr="00407949">
        <w:rPr>
          <w:rStyle w:val="afff6"/>
          <w:rFonts w:hint="cs"/>
          <w:rtl/>
        </w:rPr>
        <w:t xml:space="preserve"> </w:t>
      </w:r>
      <w:r w:rsidR="00002259">
        <w:rPr>
          <w:rtl/>
        </w:rPr>
        <w:ptab w:relativeTo="margin" w:alignment="right" w:leader="none"/>
      </w:r>
      <w:r w:rsidR="00002259">
        <w:rPr>
          <w:rStyle w:val="afff6"/>
          <w:rFonts w:hint="cs"/>
          <w:rtl/>
        </w:rPr>
        <w:t>-</w:t>
      </w:r>
      <w:r w:rsidR="007D1278">
        <w:rPr>
          <w:rStyle w:val="afff6"/>
          <w:rFonts w:hint="cs"/>
          <w:rtl/>
        </w:rPr>
        <w:t>מח' אם בשיטה א' או ב'</w:t>
      </w:r>
    </w:p>
    <w:p w14:paraId="5D0A7485" w14:textId="13783655" w:rsidR="00B37BF9" w:rsidRPr="00407949" w:rsidRDefault="00AF3107" w:rsidP="00AF3107">
      <w:pPr>
        <w:rPr>
          <w:rStyle w:val="afff6"/>
          <w:rtl/>
        </w:rPr>
      </w:pPr>
      <w:ins w:id="10758" w:author="דבורה שירה פלג" w:date="2026-10-01T12:56:00Z" w16du:dateUtc="2026-10-01T09:56:00Z">
        <w:r>
          <w:t xml:space="preserve">למ"ד מסגרת למטה לא מזר</w:t>
        </w:r>
      </w:ins>
      <w:ins w:id="10759" w:author="דבורה שירה פלג" w:date="2026-10-01T12:57:00Z" w16du:dateUtc="2026-10-01T09:57:00Z">
        <w:r>
          <w:t xml:space="preserve"> </w:t>
        </w:r>
      </w:ins>
      <w:ins w:id="10760" w:author="דבורה שירה פלג" w:date="2026-10-01T12:56:00Z" w16du:dateUtc="2026-10-01T09:56:00Z">
        <w:r w:rsidRPr="00C90EB3">
          <w:t xml:space="preserve">דהו</w:t>
        </w:r>
      </w:ins>
      <w:ins w:id="10761" w:author="דבורה שירה פלג" w:date="2026-10-01T12:57:00Z" w16du:dateUtc="2026-10-01T09:57:00Z">
        <w:r>
          <w:t xml:space="preserve">ו</w:t>
        </w:r>
      </w:ins>
      <w:ins w:id="10762" w:author="דבורה שירה פלג" w:date="2026-10-01T12:56:00Z" w16du:dateUtc="2026-10-01T09:56:00Z">
        <w:r w:rsidRPr="00C90EB3">
          <w:t xml:space="preserve">י הכשר כלי</w:t>
        </w:r>
      </w:ins>
      <w:del w:id="10763" w:author="דבורה שירה פלג" w:date="2026-10-01T12:56:00Z" w16du:dateUtc="2026-10-01T09:56:00Z">
        <w:r w:rsidR="007D1278" w:rsidDel="00AF3107">
          <w:rPr>
            <w:rStyle w:val="afff6"/>
            <w:rFonts w:hint="cs"/>
            <w:rtl/>
          </w:rPr>
          <w:delText xml:space="preserve"> </w:delText>
        </w:r>
      </w:del>
    </w:p>
    <w:p w14:paraId="53F9CC63" w14:textId="2A3291AA" w:rsidR="00CA5B45" w:rsidRPr="00C90EB3" w:rsidRDefault="00B37BF9" w:rsidP="00AF3107">
      <w:pPr>
        <w:rPr>
          <w:rStyle w:val="afff6"/>
          <w:rtl/>
        </w:rPr>
      </w:pPr>
      <w:r>
        <w:rPr>
          <w:rFonts w:hint="cs"/>
          <w:rtl/>
        </w:rPr>
        <w:t>ולא מ</w:t>
      </w:r>
      <w:ins w:id="10752" w:author="דבורה שירה פלג" w:date="2026-07-24T14:57:00Z" w16du:dateUtc="2026-07-24T11:57:00Z">
        <w:r w:rsidR="003910AB">
          <w:rPr>
            <w:rFonts w:hint="cs"/>
            <w:rtl/>
          </w:rPr>
          <w:t xml:space="preserve">ציץ ו</w:t>
        </w:r>
      </w:ins>
      <w:r>
        <w:rPr>
          <w:rFonts w:hint="cs"/>
          <w:rtl/>
        </w:rPr>
        <w:t xml:space="preserve">זר - </w:t>
      </w:r>
      <w:r w:rsidR="00E403A1" w:rsidRPr="00043784">
        <w:rPr>
          <w:rFonts w:hint="cs"/>
          <w:rtl/>
        </w:rPr>
        <w:t>שלא נתנה בה</w:t>
      </w:r>
      <w:r w:rsidR="00133457">
        <w:rPr>
          <w:rFonts w:hint="cs"/>
          <w:rtl/>
        </w:rPr>
        <w:t>ם</w:t>
      </w:r>
      <w:r w:rsidR="00E403A1" w:rsidRPr="00043784">
        <w:rPr>
          <w:rFonts w:hint="cs"/>
          <w:rtl/>
        </w:rPr>
        <w:t xml:space="preserve"> </w:t>
      </w:r>
      <w:r w:rsidR="00133457">
        <w:rPr>
          <w:rFonts w:hint="cs"/>
          <w:rtl/>
        </w:rPr>
        <w:t>ה</w:t>
      </w:r>
      <w:r w:rsidR="00E403A1" w:rsidRPr="00043784">
        <w:rPr>
          <w:rFonts w:hint="cs"/>
          <w:rtl/>
        </w:rPr>
        <w:t>תורה מידה</w:t>
      </w:r>
      <w:r>
        <w:rPr>
          <w:rFonts w:hint="cs"/>
          <w:rtl/>
        </w:rPr>
        <w:t xml:space="preserve"> כלל</w:t>
      </w:r>
      <w:r w:rsidR="00411270" w:rsidRPr="00043784">
        <w:rPr>
          <w:rFonts w:hint="cs"/>
          <w:rtl/>
        </w:rPr>
        <w:t>,</w:t>
      </w:r>
      <w:r w:rsidR="00E403A1" w:rsidRPr="00043784">
        <w:rPr>
          <w:rFonts w:hint="cs"/>
          <w:rtl/>
        </w:rPr>
        <w:t xml:space="preserve"> </w:t>
      </w:r>
      <w:del w:id="10753" w:author="דבורה שירה פלג" w:date="2026-07-24T14:57:00Z" w16du:dateUtc="2026-07-24T11:57:00Z">
        <w:r w:rsidR="00F95B42" w:rsidRPr="00C90EB3" w:rsidDel="003910AB">
          <w:rPr>
            <w:rStyle w:val="afff6"/>
            <w:rFonts w:hint="cs"/>
            <w:rtl/>
          </w:rPr>
          <w:delText>או</w:delText>
        </w:r>
      </w:del>
      <w:ins w:id="10754" w:author="דבורה שירה פלג" w:date="2026-07-24T14:57:00Z" w16du:dateUtc="2026-07-24T11:57:00Z">
        <w:r w:rsidR="003910AB">
          <w:rPr>
            <w:rFonts w:hint="cs"/>
            <w:rtl/>
          </w:rPr>
          <w:t xml:space="preserve">ו</w:t>
        </w:r>
      </w:ins>
      <w:del w:id="10755" w:author="דבורה שירה פלג" w:date="2026-07-24T14:57:00Z" w16du:dateUtc="2026-07-24T11:57:00Z">
        <w:r w:rsidR="00F95B42" w:rsidRPr="00C90EB3" w:rsidDel="003910AB">
          <w:rPr>
            <w:rStyle w:val="afff6"/>
            <w:rFonts w:hint="cs"/>
            <w:rtl/>
          </w:rPr>
          <w:delText xml:space="preserve"> </w:delText>
        </w:r>
      </w:del>
      <w:del w:id="10756" w:author="דבורה שירה פלג" w:date="2026-10-01T12:56:00Z" w16du:dateUtc="2026-10-01T09:56:00Z">
        <w:r w:rsidR="00F95B42" w:rsidRPr="00C90EB3" w:rsidDel="00AF3107">
          <w:rPr>
            <w:rStyle w:val="afff6"/>
            <w:rFonts w:hint="cs"/>
            <w:rtl/>
          </w:rPr>
          <w:delText>דהווי הכשר כלי</w:delText>
        </w:r>
      </w:del>
    </w:p>
    <w:p w14:paraId="266F7020" w14:textId="05CF40D5" w:rsidR="00DA6699" w:rsidRPr="00C90EB3" w:rsidRDefault="00DA6699" w:rsidP="00C90EB3">
      <w:pPr>
        <w:pStyle w:val="ad"/>
        <w:framePr w:wrap="around"/>
        <w:rPr>
          <w:rtl/>
        </w:rPr>
      </w:pPr>
      <w:r w:rsidRPr="00C90EB3">
        <w:rPr>
          <w:rFonts w:hint="cs"/>
          <w:rtl/>
        </w:rPr>
        <w:t>ה:</w:t>
      </w:r>
    </w:p>
    <w:p w14:paraId="0026FF18" w14:textId="77777777" w:rsidR="0026136E" w:rsidRPr="0026136E" w:rsidRDefault="00B55EC4" w:rsidP="001711C4">
      <w:pPr>
        <w:pStyle w:val="31"/>
        <w:framePr w:wrap="notBeside"/>
        <w:rPr>
          <w:rtl/>
        </w:rPr>
      </w:pPr>
      <w:r w:rsidRPr="0026136E">
        <w:rPr>
          <w:rFonts w:hint="cs"/>
          <w:rtl/>
        </w:rPr>
        <w:t>ב. ר''ה:</w:t>
      </w:r>
    </w:p>
    <w:p w14:paraId="1E96C46F" w14:textId="3ABA75A8" w:rsidR="00133457" w:rsidRDefault="00B55EC4" w:rsidP="00133457">
      <w:pPr>
        <w:rPr>
          <w:rStyle w:val="afff6"/>
          <w:rtl/>
        </w:rPr>
      </w:pPr>
      <w:r w:rsidRPr="00043784">
        <w:rPr>
          <w:rStyle w:val="af8"/>
          <w:rFonts w:hint="cs"/>
          <w:rtl/>
        </w:rPr>
        <w:t>מ</w:t>
      </w:r>
      <w:r w:rsidR="00133457">
        <w:rPr>
          <w:rStyle w:val="af8"/>
          <w:rFonts w:hint="cs"/>
          <w:rtl/>
        </w:rPr>
        <w:t>'</w:t>
      </w:r>
      <w:r w:rsidRPr="007D1278">
        <w:rPr>
          <w:rStyle w:val="af8"/>
          <w:rFonts w:hint="cs"/>
          <w:b/>
          <w:bCs/>
          <w:rtl/>
        </w:rPr>
        <w:t xml:space="preserve">פני </w:t>
      </w:r>
      <w:del w:id="9067" w:author="הגהת סוכה" w:date="2026-09-27T12:23:34Z">
        <w:r w:rsidRPr="00043784">
          <w:rPr>
            <w:rStyle w:val="af8"/>
            <w:rFonts w:hint="cs"/>
            <w:rtl/>
          </w:rPr>
          <w:delText xml:space="preserve">הכפורת</w:delText>
        </w:r>
      </w:del>
      <w:ins w:id="9068" w:author="הגהת סוכה" w:date="2026-09-27T12:23:34Z">
        <w:r w:rsidRPr="00043784">
          <w:rPr>
            <w:rStyle w:val="af8"/>
            <w:rFonts w:hint="cs"/>
            <w:rtl/>
          </w:rPr>
          <w:t xml:space="preserve">הכפורת' ולא</w:t>
        </w:r>
      </w:ins>
      <w:del w:id="9069" w:author="הגהת סוכה" w:date="2026-09-27T12:23:34Z">
        <w:r w:rsidR="00133457">
          <w:rPr>
            <w:rFonts w:hint="cs"/>
            <w:rtl/>
          </w:rPr>
          <w:delText xml:space="preserve"> </w:delText>
        </w:r>
      </w:del>
      <w:del w:id="9070" w:author="הגהת סוכה" w:date="2026-09-27T12:23:34Z">
        <w:r w:rsidR="007D1278" w:rsidRPr="00133457">
          <w:rPr>
            <w:rStyle w:val="afff6"/>
            <w:rFonts w:hint="cs"/>
            <w:rtl/>
          </w:rPr>
          <w:delText xml:space="preserve">ולא</w:delText>
        </w:r>
      </w:del>
      <w:r w:rsidR="007D1278" w:rsidRPr="00133457">
        <w:rPr>
          <w:rStyle w:val="afff6"/>
          <w:rFonts w:hint="cs"/>
          <w:rtl/>
        </w:rPr>
        <w:t xml:space="preserve"> ד</w:t>
      </w:r>
      <w:r w:rsidRPr="00133457">
        <w:rPr>
          <w:rStyle w:val="afff6"/>
          <w:rFonts w:hint="cs"/>
          <w:rtl/>
        </w:rPr>
        <w:t xml:space="preserve">בר יוכני </w:t>
      </w:r>
      <w:r w:rsidR="00657ED5" w:rsidRPr="00133457">
        <w:rPr>
          <w:rStyle w:val="afff6"/>
          <w:rFonts w:hint="cs"/>
          <w:rtl/>
        </w:rPr>
        <w:t>-ד</w:t>
      </w:r>
      <w:r w:rsidRPr="00133457">
        <w:rPr>
          <w:rStyle w:val="afff6"/>
          <w:rFonts w:hint="cs"/>
          <w:rtl/>
        </w:rPr>
        <w:t>מרובה לא תפשת, ו</w:t>
      </w:r>
      <w:r w:rsidR="00657ED5" w:rsidRPr="00133457">
        <w:rPr>
          <w:rStyle w:val="afff6"/>
          <w:rFonts w:hint="cs"/>
          <w:rtl/>
        </w:rPr>
        <w:t xml:space="preserve">לא </w:t>
      </w:r>
      <w:r w:rsidRPr="00133457">
        <w:rPr>
          <w:rStyle w:val="afff6"/>
          <w:rFonts w:hint="cs"/>
          <w:rtl/>
        </w:rPr>
        <w:t>ציפור</w:t>
      </w:r>
      <w:del w:id="9001" w:author="עריכה מהאתר" w:date="2026-10-06T13:59:26Z">
        <w:r>
          <w:rPr>
            <w:rStyle w:val="afff6"/>
            <w:rFonts w:hint="cs"/>
            <w:rtl/>
          </w:rPr>
          <w:delText xml:space="preserve">-</w:delText>
        </w:r>
      </w:del>
      <w:ins w:id="9002" w:author="עריכה מהאתר" w:date="2026-10-06T13:59:26Z">
        <w:r>
          <w:rPr>
            <w:rStyle w:val="afff6"/>
            <w:rFonts w:hint="cs"/>
            <w:rtl/>
          </w:rPr>
          <w:t xml:space="preserve"> שקטן מאוד-</w:t>
        </w:r>
      </w:ins>
      <w:del w:id="9003" w:author="עריכה מהאתר" w:date="2026-10-06T13:59:26Z">
        <w:r>
          <w:rPr>
            <w:rStyle w:val="afff6"/>
            <w:rFonts w:hint="cs"/>
            <w:rtl/>
          </w:rPr>
          <w:delText xml:space="preserve"> </w:delText>
        </w:r>
      </w:del>
      <w:del w:id="9004" w:author="עריכה מהאתר" w:date="2026-10-06T13:59:26Z">
        <w:r>
          <w:rPr>
            <w:rStyle w:val="afff6"/>
            <w:rFonts w:hint="cs"/>
            <w:rtl/>
          </w:rPr>
          <w:delText xml:space="preserve">ש</w:delText>
        </w:r>
      </w:del>
      <w:del w:id="9005" w:author="עריכה מהאתר" w:date="2026-10-06T13:59:26Z">
        <w:r>
          <w:rPr>
            <w:rStyle w:val="afff6"/>
            <w:rFonts w:hint="cs"/>
            <w:rtl/>
          </w:rPr>
          <w:delText xml:space="preserve">קטן מאוד,</w:delText>
        </w:r>
      </w:del>
    </w:p>
    <w:p w14:paraId="73A017A4" w14:textId="19B563C6" w:rsidR="00133457" w:rsidRPr="00133457" w:rsidRDefault="00133457" w:rsidP="00133457">
      <w:pPr>
        <w:rPr>
          <w:rStyle w:val="afff6"/>
          <w:rtl/>
        </w:rPr>
      </w:pPr>
      <w:r>
        <w:rPr>
          <w:rStyle w:val="af6"/>
          <w:rFonts w:hint="cs"/>
          <w:rtl/>
          <w:rPrChange w:id="9055" w:author="עריכה מהאתר" w:date="2026-10-06T13:54:09Z">
            <w:rPr>
              <w:rStyle w:val="af6"/>
              <w:rFonts w:hint="cs"/>
              <w:rtl/>
            </w:rPr>
          </w:rPrChange>
        </w:rPr>
        <w:t xml:space="preserve">א</w:t>
      </w:r>
      <w:del w:id="9001" w:author="עריכה מהאתר" w:date="2026-10-06T12:29:50Z">
        <w:r>
          <w:rPr>
            <w:rStyle w:val="af6"/>
            <w:rFonts w:hint="cs"/>
            <w:rtl/>
          </w:rPr>
          <w:delText xml:space="preserve">.</w:delText>
        </w:r>
      </w:del>
      <w:ins w:id="9002" w:author="עריכה מהאתר" w:date="2026-10-06T12:29:50Z">
        <w:r>
          <w:rPr>
            <w:rStyle w:val="af6"/>
            <w:rFonts w:hint="cs"/>
            <w:rtl/>
            <w:rPrChange w:id="9056" w:author="עריכה מהאתר" w:date="2026-10-06T13:54:09Z">
              <w:rPr>
                <w:rStyle w:val="af6"/>
                <w:rFonts w:hint="cs"/>
                <w:rtl/>
              </w:rPr>
            </w:rPrChange>
          </w:rPr>
          <w:t xml:space="preserve">. </w:t>
        </w:r>
      </w:ins>
      <w:ins w:id="10749" w:author="דבורה שירה פלג" w:date="2026-10-01T13:00:00Z" w16du:dateUtc="2026-10-01T10:00:00Z">
        <w:r>
          <w:rPr>
            <w:rStyle w:val="af6"/>
            <w:rFonts w:hint="cs"/>
            <w:rtl/>
            <w:rPrChange w:id="9057" w:author="עריכה מהאתר" w:date="2026-10-06T13:54:09Z">
              <w:rPr>
                <w:rStyle w:val="af6"/>
                <w:rFonts w:hint="cs"/>
                <w:rtl/>
              </w:rPr>
            </w:rPrChange>
          </w:rPr>
          <w:t xml:space="preserve">ראב"י</w:t>
        </w:r>
      </w:ins>
      <w:r>
        <w:rPr>
          <w:rStyle w:val="af6"/>
          <w:rFonts w:hint="cs"/>
          <w:rtl/>
          <w:rPrChange w:id="9058" w:author="עריכה מהאתר" w:date="2026-10-06T13:54:09Z">
            <w:rPr>
              <w:rStyle w:val="af6"/>
              <w:rFonts w:hint="cs"/>
              <w:rtl/>
            </w:rPr>
          </w:rPrChange>
        </w:rPr>
        <w:t xml:space="preserve"> </w:t>
      </w:r>
      <w:ins w:id="10751" w:author="דבורה שירה פלג" w:date="2026-10-01T13:00:00Z" w16du:dateUtc="2026-10-01T10:00:00Z">
        <w:r>
          <w:rPr>
            <w:rStyle w:val="af6"/>
            <w:rFonts w:hint="cs"/>
            <w:rtl/>
            <w:rPrChange w:id="9059" w:author="עריכה מהאתר" w:date="2026-10-06T13:54:09Z">
              <w:rPr>
                <w:rStyle w:val="af6"/>
                <w:rFonts w:hint="cs"/>
                <w:rtl/>
              </w:rPr>
            </w:rPrChange>
          </w:rPr>
          <w:t xml:space="preserve">דר"ה</w:t>
        </w:r>
        <w:r w:rsidR="00AF3107">
          <w:rPr>
            <w:rStyle w:val="af6"/>
            <w:rFonts w:hint="cs"/>
            <w:rtl/>
          </w:rPr>
          <w:t xml:space="preserve"> </w:t>
        </w:r>
      </w:ins>
      <w:del w:id="9001" w:author="עריכה מהאתר" w:date="2026-10-06T13:59:27Z">
        <w:r>
          <w:rPr>
            <w:rStyle w:val="af8"/>
            <w:rFonts w:hint="cs"/>
            <w:rtl/>
          </w:rPr>
          <w:delText xml:space="preserve">פני פ</w:delText>
        </w:r>
      </w:del>
      <w:ins w:id="9002" w:author="עריכה מהאתר" w:date="2026-10-06T13:59:27Z">
        <w:r>
          <w:rPr>
            <w:rStyle w:val="af8"/>
            <w:rFonts w:hint="cs"/>
            <w:rtl/>
            <w:rPrChange w:id="9119" w:author="עריכה מהאתר" w:date="2026-10-17T22:24:53Z">
              <w:rPr>
                <w:rStyle w:val="af8"/>
                <w:rFonts w:hint="cs"/>
                <w:rtl/>
              </w:rPr>
            </w:rPrChange>
          </w:rPr>
          <w:t xml:space="preserve">דר''ה:</w:t>
        </w:r>
        <w:r>
          <w:rPr>
            <w:rStyle w:val="af8"/>
            <w:rFonts w:hint="cs"/>
            <w:rtl/>
          </w:rPr>
          <w:t xml:space="preserve"> </w:t>
        </w:r>
        <w:r>
          <w:rPr>
            <w:rFonts w:hint="cs"/>
            <w:rtl/>
            <w:rPrChange w:id="9120" w:author="עריכה מהאתר" w:date="2026-10-17T22:24:53Z">
              <w:rPr>
                <w:rFonts w:hint="cs"/>
                <w:rtl/>
              </w:rPr>
            </w:rPrChange>
          </w:rPr>
          <w:t xml:space="preserve">פני פ</w:t>
        </w:r>
      </w:ins>
      <w:r>
        <w:rPr>
          <w:rFonts w:hint="cs"/>
          <w:rtl/>
          <w:rPrChange w:id="9121" w:author="עריכה מהאתר" w:date="2026-10-17T22:24:53Z">
            <w:rPr>
              <w:rFonts w:hint="cs"/>
              <w:rtl/>
            </w:rPr>
          </w:rPrChange>
        </w:rPr>
        <w:t xml:space="preserve">ני</w:t>
      </w:r>
      <w:r>
        <w:rPr>
          <w:rStyle w:val="af8"/>
          <w:rFonts w:hint="cs"/>
          <w:rtl/>
        </w:rPr>
        <w:t xml:space="preserve"> </w:t>
      </w:r>
      <w:r w:rsidRPr="00043784">
        <w:rPr>
          <w:rtl/>
        </w:rPr>
        <w:t>מיצחק</w:t>
      </w:r>
      <w:r>
        <w:rPr>
          <w:rFonts w:hint="cs"/>
          <w:rtl/>
        </w:rPr>
        <w:t xml:space="preserve"> </w:t>
      </w:r>
      <w:r w:rsidRPr="00133457">
        <w:rPr>
          <w:rStyle w:val="afff6"/>
          <w:rFonts w:hint="cs"/>
          <w:rtl/>
        </w:rPr>
        <w:t xml:space="preserve">ולא פני דלמעלה </w:t>
      </w:r>
      <w:r>
        <w:rPr>
          <w:rStyle w:val="afff6"/>
          <w:rFonts w:hint="cs"/>
          <w:rtl/>
        </w:rPr>
        <w:t xml:space="preserve">- </w:t>
      </w:r>
      <w:r w:rsidRPr="00133457">
        <w:rPr>
          <w:rStyle w:val="afff6"/>
          <w:rFonts w:hint="cs"/>
          <w:rtl/>
        </w:rPr>
        <w:t>דתפסת מרובה</w:t>
      </w:r>
      <w:r w:rsidRPr="00133457">
        <w:rPr>
          <w:rStyle w:val="afff6"/>
          <w:rtl/>
        </w:rPr>
        <w:t>,</w:t>
      </w:r>
      <w:r w:rsidRPr="00133457">
        <w:rPr>
          <w:rStyle w:val="afff6"/>
          <w:rFonts w:hint="cs"/>
          <w:rtl/>
        </w:rPr>
        <w:t xml:space="preserve"> </w:t>
      </w:r>
    </w:p>
    <w:p>
      <w:pPr>
        <w:pStyle w:val="31"/>
        <w:rPr>
          <w:ins w:id="9803" w:author="עריכה מהאתר" w:date="2026-10-06T13:59:26Z"/>
        </w:rPr>
      </w:pPr>
      <w:ins w:id="9804" w:author="עריכה מהאתר" w:date="2026-10-06T13:59:26Z">
        <w:r>
          <w:t xml:space="preserve">ב.</w:t>
        </w:r>
      </w:ins>
    </w:p>
    <w:p w14:paraId="36E3782B" w14:textId="2D91522D" w:rsidR="00DA6699" w:rsidRDefault="00133457" w:rsidP="00DA6699">
      <w:pPr>
        <w:rPr>
          <w:rtl/>
        </w:rPr>
      </w:pPr>
      <w:del w:id="9801" w:author="עריכה מהאתר" w:date="2026-10-06T13:59:26Z">
        <w:r>
          <w:rPr>
            <w:rStyle w:val="af6"/>
            <w:rFonts w:hint="cs"/>
            <w:rtl/>
          </w:rPr>
          <w:delText xml:space="preserve">ב.</w:delText>
        </w:r>
      </w:del>
      <w:del w:id="9802" w:author="עריכה מהאתר" w:date="2026-10-06T13:59:26Z">
        <w:r>
          <w:rPr>
            <w:rFonts w:hint="cs"/>
            <w:rtl/>
          </w:rPr>
          <w:delText xml:space="preserve"> </w:delText>
        </w:r>
      </w:del>
      <w:r w:rsidRPr="00133457">
        <w:rPr>
          <w:rStyle w:val="af8"/>
          <w:rFonts w:hint="cs"/>
          <w:rtl/>
        </w:rPr>
        <w:t>פני</w:t>
      </w:r>
      <w:r>
        <w:rPr>
          <w:rFonts w:hint="cs"/>
          <w:rtl/>
        </w:rPr>
        <w:t xml:space="preserve"> כרובים ד</w:t>
      </w:r>
      <w:r w:rsidRPr="00043784">
        <w:rPr>
          <w:rtl/>
        </w:rPr>
        <w:t>כרוב</w:t>
      </w:r>
      <w:r>
        <w:rPr>
          <w:rFonts w:hint="cs"/>
          <w:rtl/>
        </w:rPr>
        <w:t>-</w:t>
      </w:r>
      <w:ins w:id="10748" w:author="דבורה שירה פלג" w:date="2026-10-01T12:59:00Z" w16du:dateUtc="2026-10-01T09:59:00Z">
        <w:r>
          <w:rPr>
            <w:rStyle w:val="af6"/>
            <w:rFonts w:hint="cs"/>
            <w:rtl/>
            <w:rPrChange w:id="9006" w:author="מנוע אמוראים" w:date="2026-10-05T16:41:47Z">
              <w:rPr>
                <w:rFonts w:hint="cs"/>
                <w:rtl/>
              </w:rPr>
            </w:rPrChange>
          </w:rPr>
          <w:t xml:space="preserve">ר"א</w:t>
        </w:r>
      </w:ins>
      <w:r w:rsidRPr="00043784">
        <w:rPr>
          <w:rtl/>
        </w:rPr>
        <w:t xml:space="preserve"> רביא</w:t>
      </w:r>
      <w:r w:rsidRPr="00043784">
        <w:rPr>
          <w:rFonts w:hint="cs"/>
          <w:rtl/>
        </w:rPr>
        <w:t xml:space="preserve"> </w:t>
      </w:r>
      <w:r w:rsidRPr="00657ED5">
        <w:rPr>
          <w:rStyle w:val="afff6"/>
          <w:rFonts w:hint="cs"/>
          <w:rtl/>
        </w:rPr>
        <w:t>תינוק</w:t>
      </w:r>
      <w:r w:rsidRPr="00657ED5">
        <w:rPr>
          <w:rStyle w:val="afff6"/>
          <w:rtl/>
        </w:rPr>
        <w:t>,</w:t>
      </w:r>
      <w:r w:rsidRPr="00043784">
        <w:rPr>
          <w:rtl/>
        </w:rPr>
        <w:t xml:space="preserve"> </w:t>
      </w:r>
      <w:r w:rsidRPr="00133457">
        <w:rPr>
          <w:rStyle w:val="afff6"/>
          <w:rFonts w:hint="cs"/>
          <w:rtl/>
        </w:rPr>
        <w:t>וב' סוגי פנים רברבי וזוטרי</w:t>
      </w:r>
      <w:r>
        <w:rPr>
          <w:rFonts w:hint="cs"/>
          <w:rtl/>
        </w:rPr>
        <w:t>.</w:t>
      </w:r>
    </w:p>
    <w:p w14:paraId="1B211F30" w14:textId="5273A6E7" w:rsidR="00133457" w:rsidRPr="00133457" w:rsidRDefault="00133457" w:rsidP="001711C4">
      <w:pPr>
        <w:pStyle w:val="31"/>
        <w:framePr w:wrap="notBeside"/>
        <w:rPr>
          <w:rtl/>
        </w:rPr>
      </w:pPr>
      <w:r w:rsidRPr="00133457">
        <w:rPr>
          <w:rFonts w:hint="cs"/>
          <w:rtl/>
        </w:rPr>
        <w:t>ואין</w:t>
      </w:r>
      <w:r>
        <w:rPr>
          <w:rFonts w:hint="cs"/>
          <w:rtl/>
        </w:rPr>
        <w:t xml:space="preserve"> </w:t>
      </w:r>
      <w:r w:rsidRPr="00133457">
        <w:rPr>
          <w:rFonts w:hint="cs"/>
          <w:rtl/>
        </w:rPr>
        <w:t>לומר</w:t>
      </w:r>
    </w:p>
    <w:p w14:paraId="5F3CD6E6" w14:textId="03349026" w:rsidR="00133457" w:rsidRPr="00133457" w:rsidRDefault="00133457" w:rsidP="00133457">
      <w:pPr>
        <w:rPr>
          <w:rStyle w:val="afff6"/>
          <w:rtl/>
        </w:rPr>
      </w:pPr>
      <w:r>
        <w:rPr>
          <w:rFonts w:hint="cs"/>
          <w:rtl/>
        </w:rPr>
        <w:t>שחללה י' עם הסככה-</w:t>
      </w:r>
      <w:r>
        <w:rPr>
          <w:rFonts w:ascii="BA TM • Vilna Extra-Bold" w:hAnsi="BA TM • Vilna Extra-Bold" w:cs="BA TM • Vilna Extra-Bold" w:hint="cs"/>
          <w:color w:val="767171" w:themeColor="background2" w:themeShade="80"/>
          <w:spacing w:val="2"/>
          <w:sz w:val="14"/>
          <w:szCs w:val="14"/>
          <w:rtl/>
        </w:rPr>
        <w:t xml:space="preserve"> </w:t>
      </w:r>
      <w:r w:rsidRPr="00133457">
        <w:rPr>
          <w:rFonts w:hint="cs"/>
          <w:rtl/>
        </w:rPr>
        <w:t>ש</w:t>
      </w:r>
      <w:r w:rsidR="00CA5B45" w:rsidRPr="00142827">
        <w:rPr>
          <w:rStyle w:val="ac"/>
          <w:rFonts w:cs="PFT_Frank" w:hint="cs"/>
          <w:spacing w:val="-6"/>
          <w:sz w:val="14"/>
          <w:rtl/>
        </w:rPr>
        <w:t xml:space="preserve">כרובים </w:t>
      </w:r>
      <w:r w:rsidR="00E403A1" w:rsidRPr="00133457">
        <w:rPr>
          <w:rStyle w:val="af8"/>
          <w:rFonts w:hint="eastAsia"/>
          <w:rtl/>
        </w:rPr>
        <w:t>סוככים</w:t>
      </w:r>
      <w:r w:rsidR="00E403A1" w:rsidRPr="00142827">
        <w:rPr>
          <w:spacing w:val="-6"/>
          <w:rtl/>
        </w:rPr>
        <w:t xml:space="preserve"> היו בשליש הבית כבמקדש</w:t>
      </w:r>
      <w:r>
        <w:rPr>
          <w:rFonts w:hint="cs"/>
          <w:spacing w:val="-6"/>
          <w:rtl/>
        </w:rPr>
        <w:t xml:space="preserve">, </w:t>
      </w:r>
      <w:r>
        <w:rPr>
          <w:rStyle w:val="af8"/>
          <w:rFonts w:hint="cs"/>
          <w:rtl/>
        </w:rPr>
        <w:t xml:space="preserve"> </w:t>
      </w:r>
      <w:r w:rsidRPr="00133457">
        <w:rPr>
          <w:rStyle w:val="af8"/>
          <w:rFonts w:hint="cs"/>
          <w:rtl/>
        </w:rPr>
        <w:t>מלמעלה</w:t>
      </w:r>
      <w:r w:rsidRPr="00133457">
        <w:rPr>
          <w:rFonts w:hint="cs"/>
          <w:rtl/>
        </w:rPr>
        <w:t xml:space="preserve"> </w:t>
      </w:r>
      <w:r>
        <w:rPr>
          <w:rFonts w:hint="cs"/>
          <w:rtl/>
          <w:rPrChange w:id="9005" w:author="עריכה מהאתר" w:date="2026-10-12T09:47:03Z">
            <w:rPr>
              <w:rStyle w:val="afff6"/>
              <w:rFonts w:hint="cs"/>
              <w:rtl/>
            </w:rPr>
          </w:rPrChange>
        </w:rPr>
        <w:t xml:space="preserve">כנפיהם למעלה מראשם, </w:t>
      </w:r>
      <w:r w:rsidR="00002259">
        <w:rPr>
          <w:rtl/>
        </w:rPr>
        <w:ptab w:relativeTo="margin" w:alignment="right" w:leader="none"/>
      </w:r>
      <w:r>
        <w:rPr>
          <w:rFonts w:hint="cs"/>
          <w:rtl/>
          <w:rPrChange w:id="9006" w:author="עריכה מהאתר" w:date="2026-10-12T09:47:03Z">
            <w:rPr>
              <w:rStyle w:val="afff6"/>
              <w:rFonts w:hint="cs"/>
              <w:rtl/>
            </w:rPr>
          </w:rPrChange>
        </w:rPr>
        <w:t xml:space="preserve">ולא הרבה למעל</w:t>
      </w:r>
      <w:del w:id="9001" w:author="עריכה מהאתר" w:date="2026-10-12T08:57:17Z">
        <w:r>
          <w:rPr>
            <w:rStyle w:val="afff6"/>
            <w:rFonts w:hint="cs"/>
            <w:rtl/>
          </w:rPr>
          <w:delText xml:space="preserve">ה</w:delText>
        </w:r>
      </w:del>
      <w:ins w:id="9002" w:author="עריכה מהאתר" w:date="2026-10-12T08:57:17Z">
        <w:r>
          <w:rPr>
            <w:rFonts w:hint="cs"/>
            <w:rtl/>
            <w:rPrChange w:id="9007" w:author="עריכה מהאתר" w:date="2026-10-12T09:47:03Z">
              <w:rPr>
                <w:rStyle w:val="afff6"/>
                <w:rFonts w:hint="cs"/>
                <w:rtl/>
              </w:rPr>
            </w:rPrChange>
          </w:rPr>
          <w:t xml:space="preserve">ה,</w:t>
        </w:r>
        <w:r>
          <w:rPr>
            <w:rStyle w:val="afff6"/>
            <w:rFonts w:hint="cs"/>
            <w:rtl/>
            <w:rPrChange w:id="9004" w:author="עריכה מהאתר" w:date="2026-10-12T09:47:03Z">
              <w:rPr>
                <w:rFonts w:hint="cs"/>
                <w:rtl/>
              </w:rPr>
            </w:rPrChange>
          </w:rPr>
          <w:t xml:space="preserve">אבאבאבאבאבאבאבאבאבאבאבאבאבאבאבאבאבאבאבאבאבאבאבאבשלום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w:t>
        </w:r>
        <w:r>
          <w:rPr>
            <w:rStyle w:val="afff6"/>
            <w:rFonts w:hint="cs"/>
            <w:rtl/>
          </w:rPr>
          <w:t xml:space="preserve"> </w:t>
        </w:r>
      </w:ins>
      <w:del w:id="10747" w:author="דבורה שירה פלג" w:date="2026-10-01T13:01:00Z" w16du:dateUtc="2026-10-01T10:01:00Z">
        <w:r w:rsidRPr="00133457" w:rsidDel="00AF3107">
          <w:rPr>
            <w:rStyle w:val="afff6"/>
            <w:rFonts w:hint="cs"/>
            <w:rtl/>
          </w:rPr>
          <w:delText xml:space="preserve"> למעלה</w:delText>
        </w:r>
      </w:del>
      <w:del w:id="9003" w:author="עריכה מהאתר" w:date="2026-10-12T08:57:17Z">
        <w:r>
          <w:rPr>
            <w:rStyle w:val="afff6"/>
            <w:rFonts w:hint="cs"/>
            <w:rtl/>
          </w:rPr>
          <w:delText xml:space="preserve">,</w:delText>
        </w:r>
      </w:del>
    </w:p>
    <w:p w14:paraId="7AED5434" w14:textId="276FEFE9" w:rsidR="0026136E" w:rsidRPr="0026136E" w:rsidRDefault="00E403A1" w:rsidP="001711C4">
      <w:pPr>
        <w:pStyle w:val="31"/>
        <w:framePr w:wrap="notBeside"/>
        <w:rPr>
          <w:rtl/>
        </w:rPr>
      </w:pPr>
      <w:r w:rsidRPr="0026136E">
        <w:rPr>
          <w:rFonts w:hint="cs"/>
          <w:rtl/>
        </w:rPr>
        <w:t xml:space="preserve"> </w:t>
      </w:r>
      <w:r w:rsidRPr="0026136E">
        <w:rPr>
          <w:rtl/>
        </w:rPr>
        <w:t>ולר</w:t>
      </w:r>
      <w:r w:rsidRPr="0026136E">
        <w:rPr>
          <w:rFonts w:hint="cs"/>
          <w:rtl/>
        </w:rPr>
        <w:t>"</w:t>
      </w:r>
      <w:r w:rsidRPr="0026136E">
        <w:rPr>
          <w:rtl/>
        </w:rPr>
        <w:t>י</w:t>
      </w:r>
      <w:r w:rsidR="00657ED5" w:rsidRPr="0026136E">
        <w:rPr>
          <w:rFonts w:hint="cs"/>
          <w:rtl/>
        </w:rPr>
        <w:t>:</w:t>
      </w:r>
    </w:p>
    <w:p w14:paraId="79AEC5C8" w14:textId="3F3073F7" w:rsidR="00E403A1" w:rsidRPr="00133457" w:rsidRDefault="00E403A1" w:rsidP="00EA6061">
      <w:pPr>
        <w:pStyle w:val="affd"/>
        <w:spacing w:after="60"/>
        <w:rPr>
          <w:rStyle w:val="afff6"/>
          <w:spacing w:val="-2"/>
          <w:rtl/>
        </w:rPr>
      </w:pPr>
      <w:r w:rsidRPr="00133457">
        <w:rPr>
          <w:spacing w:val="-2"/>
          <w:rtl/>
        </w:rPr>
        <w:t>דאמת כלים ה'</w:t>
      </w:r>
      <w:r w:rsidR="00133457" w:rsidRPr="00133457">
        <w:rPr>
          <w:rStyle w:val="ac"/>
          <w:rFonts w:cs="PFT_Frank" w:hint="cs"/>
          <w:spacing w:val="-2"/>
          <w:rtl/>
        </w:rPr>
        <w:t xml:space="preserve"> </w:t>
      </w:r>
      <w:r w:rsidRPr="00133457">
        <w:rPr>
          <w:rStyle w:val="ac"/>
          <w:rFonts w:cs="PFT_Frank"/>
          <w:spacing w:val="-2"/>
          <w:rtl/>
        </w:rPr>
        <w:t>ה</w:t>
      </w:r>
      <w:r w:rsidR="00133457" w:rsidRPr="00133457">
        <w:rPr>
          <w:rStyle w:val="ac"/>
          <w:rFonts w:cs="PFT_Frank" w:hint="cs"/>
          <w:spacing w:val="-2"/>
          <w:rtl/>
        </w:rPr>
        <w:t xml:space="preserve">לכה למשה מסיני </w:t>
      </w:r>
      <w:r w:rsidR="00133457" w:rsidRPr="00133457">
        <w:rPr>
          <w:rStyle w:val="afff6"/>
          <w:rFonts w:hint="cs"/>
          <w:spacing w:val="-2"/>
          <w:rtl/>
        </w:rPr>
        <w:t>שפחות מי' חוץ מהסכך אי''ז מחיצה</w:t>
      </w:r>
      <w:r w:rsidRPr="00133457">
        <w:rPr>
          <w:rStyle w:val="afff6"/>
          <w:spacing w:val="-2"/>
          <w:rtl/>
        </w:rPr>
        <w:t xml:space="preserve"> </w:t>
      </w:r>
    </w:p>
    <w:p w14:paraId="23424480" w14:textId="77777777" w:rsidR="00133457" w:rsidRDefault="00133457" w:rsidP="009D377E">
      <w:pPr>
        <w:pStyle w:val="ad"/>
        <w:framePr w:wrap="around"/>
        <w:rPr>
          <w:rtl/>
        </w:rPr>
      </w:pPr>
      <w:bookmarkStart w:id="19" w:name="_Toc155720195"/>
      <w:r>
        <w:rPr>
          <w:rFonts w:hint="cs"/>
          <w:rtl/>
        </w:rPr>
        <w:t>ו.</w:t>
      </w:r>
    </w:p>
    <w:p w14:paraId="748EC781" w14:textId="77777777" w:rsidR="00EA6061" w:rsidRPr="00EA6061" w:rsidRDefault="00EA6061" w:rsidP="00EA6061">
      <w:pPr>
        <w:pStyle w:val="31"/>
        <w:framePr w:wrap="notBeside"/>
        <w:rPr>
          <w:rtl/>
        </w:rPr>
      </w:pPr>
      <w:r w:rsidRPr="00EA6061">
        <w:rPr>
          <w:rtl/>
        </w:rPr>
        <w:t>◄</w:t>
      </w:r>
    </w:p>
    <w:p w14:paraId="40E67FF8" w14:textId="35851584" w:rsidR="005A7759" w:rsidRPr="00EA6061" w:rsidRDefault="00E403A1" w:rsidP="00EA6061">
      <w:pPr>
        <w:pStyle w:val="af1"/>
        <w:spacing w:before="0"/>
        <w:jc w:val="both"/>
        <w:outlineLvl w:val="9"/>
        <w:rPr>
          <w:rFonts w:ascii="BA Vilna Regular" w:hAnsi="BA Vilna Regular"/>
          <w:spacing w:val="-2"/>
          <w:rtl/>
        </w:rPr>
      </w:pPr>
      <w:r w:rsidRPr="00EA6061">
        <w:rPr>
          <w:rFonts w:hint="cs"/>
          <w:spacing w:val="-2"/>
          <w:rtl/>
        </w:rPr>
        <w:t>הל</w:t>
      </w:r>
      <w:r w:rsidR="00EA6061" w:rsidRPr="00EA6061">
        <w:rPr>
          <w:rFonts w:hint="cs"/>
          <w:spacing w:val="-2"/>
          <w:rtl/>
        </w:rPr>
        <w:t>כה למשה מסיני</w:t>
      </w:r>
      <w:r w:rsidRPr="00EA6061">
        <w:rPr>
          <w:rFonts w:hint="cs"/>
          <w:spacing w:val="-2"/>
          <w:rtl/>
        </w:rPr>
        <w:t xml:space="preserve">: </w:t>
      </w:r>
      <w:r w:rsidRPr="00EA6061">
        <w:rPr>
          <w:spacing w:val="-2"/>
          <w:rtl/>
        </w:rPr>
        <w:t>שיעורין חציצין ומחיצין</w:t>
      </w:r>
      <w:r w:rsidRPr="00EA6061">
        <w:rPr>
          <w:rFonts w:ascii="BA Vilna Regular" w:hAnsi="BA Vilna Regular"/>
          <w:spacing w:val="-2"/>
          <w:rtl/>
        </w:rPr>
        <w:t xml:space="preserve">. </w:t>
      </w:r>
      <w:r w:rsidR="00EA6061">
        <w:rPr>
          <w:rtl/>
        </w:rPr>
        <w:ptab w:relativeTo="margin" w:alignment="right" w:leader="none"/>
      </w:r>
      <w:r w:rsidR="005A7759" w:rsidRPr="00EA6061">
        <w:rPr>
          <w:rStyle w:val="afff6"/>
          <w:rFonts w:hint="cs"/>
          <w:b w:val="0"/>
          <w:bCs w:val="0"/>
          <w:spacing w:val="-2"/>
          <w:rtl/>
        </w:rPr>
        <w:t>וקרא לאסמכתא</w:t>
      </w:r>
      <w:bookmarkEnd w:id="19"/>
    </w:p>
    <w:p w14:paraId="65C81FBD" w14:textId="718F27B0" w:rsidR="00E403A1" w:rsidRPr="00C91EAB" w:rsidRDefault="00657ED5" w:rsidP="00657ED5">
      <w:pPr>
        <w:widowControl w:val="0"/>
        <w:rPr>
          <w:rStyle w:val="af8"/>
          <w:spacing w:val="-2"/>
          <w:rtl/>
        </w:rPr>
      </w:pPr>
      <w:r w:rsidRPr="00605CCC">
        <w:rPr>
          <w:rStyle w:val="af2"/>
          <w:rFonts w:hint="cs"/>
          <w:rtl/>
        </w:rPr>
        <w:t>שיעורין</w:t>
      </w:r>
      <w:r w:rsidRPr="00C91EAB">
        <w:rPr>
          <w:rStyle w:val="af8"/>
          <w:rFonts w:hint="cs"/>
          <w:spacing w:val="-2"/>
          <w:rtl/>
        </w:rPr>
        <w:t>:</w:t>
      </w:r>
      <w:r w:rsidR="00AF786F">
        <w:rPr>
          <w:rStyle w:val="af8"/>
          <w:rFonts w:hint="cs"/>
          <w:spacing w:val="-2"/>
          <w:rtl/>
        </w:rPr>
        <w:t xml:space="preserve"> </w:t>
      </w:r>
      <w:r w:rsidR="00E403A1" w:rsidRPr="00EA6061">
        <w:rPr>
          <w:rStyle w:val="af8"/>
          <w:rFonts w:hint="cs"/>
          <w:rtl/>
        </w:rPr>
        <w:t>ח</w:t>
      </w:r>
      <w:ins w:id="10746" w:author="דבורה שירה פלג" w:date="2026-08-09T11:36:00Z" w16du:dateUtc="2026-08-09T08:36:00Z">
        <w:r w:rsidR="002A300F">
          <w:rPr>
            <w:rStyle w:val="af8"/>
            <w:rFonts w:hint="cs"/>
            <w:rtl/>
          </w:rPr>
          <w:t xml:space="preserve">י</w:t>
        </w:r>
      </w:ins>
      <w:r w:rsidR="00E403A1" w:rsidRPr="00EA6061">
        <w:rPr>
          <w:rStyle w:val="af8"/>
          <w:rFonts w:hint="cs"/>
          <w:rtl/>
        </w:rPr>
        <w:t>טה</w:t>
      </w:r>
      <w:r w:rsidR="00E403A1" w:rsidRPr="00C91EAB">
        <w:rPr>
          <w:rFonts w:ascii="BA Vilna Regular" w:hAnsi="BA Vilna Regular"/>
          <w:spacing w:val="-2"/>
          <w:sz w:val="16"/>
          <w:rtl/>
        </w:rPr>
        <w:t xml:space="preserve"> </w:t>
      </w:r>
      <w:r w:rsidRPr="00C91EAB">
        <w:rPr>
          <w:rFonts w:ascii="BA Vilna Regular" w:hAnsi="BA Vilna Regular" w:hint="cs"/>
          <w:spacing w:val="-2"/>
          <w:sz w:val="16"/>
          <w:rtl/>
        </w:rPr>
        <w:t xml:space="preserve">- </w:t>
      </w:r>
      <w:r w:rsidR="00E403A1" w:rsidRPr="00C91EAB">
        <w:rPr>
          <w:rFonts w:ascii="BA Vilna Regular" w:hAnsi="BA Vilna Regular"/>
          <w:spacing w:val="-2"/>
          <w:sz w:val="16"/>
          <w:rtl/>
        </w:rPr>
        <w:t xml:space="preserve">לבית מנוגע, </w:t>
      </w:r>
      <w:r w:rsidR="00641903" w:rsidRPr="00C91EAB">
        <w:rPr>
          <w:rStyle w:val="af8"/>
          <w:spacing w:val="-2"/>
          <w:rtl/>
        </w:rPr>
        <w:tab/>
      </w:r>
      <w:r w:rsidR="00641903" w:rsidRPr="00C91EAB">
        <w:rPr>
          <w:rStyle w:val="af8"/>
          <w:spacing w:val="-2"/>
          <w:rtl/>
        </w:rPr>
        <w:tab/>
      </w:r>
      <w:r w:rsidR="00E403A1" w:rsidRPr="00AF534E">
        <w:rPr>
          <w:rStyle w:val="af8"/>
          <w:rFonts w:hint="cs"/>
          <w:rtl/>
        </w:rPr>
        <w:t>שערה</w:t>
      </w:r>
      <w:r w:rsidR="00E403A1" w:rsidRPr="00C91EAB">
        <w:rPr>
          <w:rFonts w:ascii="BA Vilna Regular" w:hAnsi="BA Vilna Regular"/>
          <w:spacing w:val="-2"/>
          <w:sz w:val="16"/>
          <w:rtl/>
        </w:rPr>
        <w:t xml:space="preserve"> </w:t>
      </w:r>
      <w:r w:rsidR="00EA6061">
        <w:rPr>
          <w:rtl/>
        </w:rPr>
        <w:ptab w:relativeTo="margin" w:alignment="right" w:leader="none"/>
      </w:r>
      <w:r w:rsidRPr="00C91EAB">
        <w:rPr>
          <w:rFonts w:ascii="BA Vilna Regular" w:hAnsi="BA Vilna Regular" w:hint="cs"/>
          <w:spacing w:val="-2"/>
          <w:sz w:val="16"/>
          <w:rtl/>
        </w:rPr>
        <w:t xml:space="preserve">- </w:t>
      </w:r>
      <w:r w:rsidR="00E403A1" w:rsidRPr="00C91EAB">
        <w:rPr>
          <w:rFonts w:ascii="BA Vilna Regular" w:hAnsi="BA Vilna Regular"/>
          <w:spacing w:val="-2"/>
          <w:sz w:val="16"/>
          <w:rtl/>
        </w:rPr>
        <w:t>עצם למגע ומשא</w:t>
      </w:r>
      <w:r w:rsidR="00641903" w:rsidRPr="00C91EAB">
        <w:rPr>
          <w:rFonts w:ascii="BA Vilna Regular" w:hAnsi="BA Vilna Regular" w:hint="cs"/>
          <w:spacing w:val="-2"/>
          <w:sz w:val="16"/>
          <w:rtl/>
        </w:rPr>
        <w:t>,</w:t>
      </w:r>
      <w:r w:rsidR="00E403A1" w:rsidRPr="00C91EAB">
        <w:rPr>
          <w:rFonts w:ascii="BA Vilna Regular" w:hAnsi="BA Vilna Regular"/>
          <w:spacing w:val="-2"/>
          <w:sz w:val="16"/>
          <w:rtl/>
        </w:rPr>
        <w:t xml:space="preserve"> </w:t>
      </w:r>
    </w:p>
    <w:p w14:paraId="49767CE9" w14:textId="602E368F" w:rsidR="00657ED5" w:rsidRDefault="00E403A1" w:rsidP="00657ED5">
      <w:pPr>
        <w:pStyle w:val="affd"/>
        <w:widowControl w:val="0"/>
        <w:ind w:left="340" w:firstLine="170"/>
        <w:rPr>
          <w:rStyle w:val="af8"/>
          <w:rtl/>
        </w:rPr>
      </w:pPr>
      <w:r w:rsidRPr="00EA6061">
        <w:rPr>
          <w:rStyle w:val="af8"/>
          <w:rFonts w:hint="cs"/>
          <w:rtl/>
        </w:rPr>
        <w:t>גפן</w:t>
      </w:r>
      <w:r w:rsidRPr="00043784">
        <w:rPr>
          <w:rtl/>
        </w:rPr>
        <w:t xml:space="preserve"> </w:t>
      </w:r>
      <w:r w:rsidR="00657ED5">
        <w:rPr>
          <w:rFonts w:hint="cs"/>
          <w:rtl/>
        </w:rPr>
        <w:t xml:space="preserve"> - </w:t>
      </w:r>
      <w:r w:rsidRPr="00043784">
        <w:rPr>
          <w:rtl/>
        </w:rPr>
        <w:t xml:space="preserve">רביעית לנזיר, </w:t>
      </w:r>
      <w:r w:rsidR="00657ED5">
        <w:rPr>
          <w:rtl/>
        </w:rPr>
        <w:tab/>
      </w:r>
      <w:r w:rsidR="00657ED5">
        <w:rPr>
          <w:rtl/>
        </w:rPr>
        <w:tab/>
      </w:r>
      <w:r w:rsidRPr="00AF534E">
        <w:rPr>
          <w:rStyle w:val="af8"/>
          <w:rFonts w:hint="cs"/>
          <w:rtl/>
        </w:rPr>
        <w:t>תאנה</w:t>
      </w:r>
      <w:r w:rsidRPr="00043784">
        <w:rPr>
          <w:rtl/>
        </w:rPr>
        <w:t xml:space="preserve"> </w:t>
      </w:r>
      <w:r w:rsidR="00EA6061">
        <w:rPr>
          <w:rtl/>
        </w:rPr>
        <w:ptab w:relativeTo="margin" w:alignment="right" w:leader="none"/>
      </w:r>
      <w:r w:rsidR="00657ED5">
        <w:rPr>
          <w:rFonts w:hint="cs"/>
          <w:rtl/>
        </w:rPr>
        <w:t xml:space="preserve">- </w:t>
      </w:r>
      <w:r w:rsidRPr="00043784">
        <w:rPr>
          <w:rtl/>
        </w:rPr>
        <w:t xml:space="preserve">גרוגרת להוצאה, </w:t>
      </w:r>
    </w:p>
    <w:p w14:paraId="61A2DC05" w14:textId="05E22325" w:rsidR="00657ED5" w:rsidRDefault="00E403A1" w:rsidP="00657ED5">
      <w:pPr>
        <w:pStyle w:val="affd"/>
        <w:widowControl w:val="0"/>
        <w:ind w:left="340" w:firstLine="170"/>
        <w:rPr>
          <w:rtl/>
        </w:rPr>
      </w:pPr>
      <w:r w:rsidRPr="00EA6061">
        <w:rPr>
          <w:rStyle w:val="af8"/>
          <w:rFonts w:hint="cs"/>
          <w:rtl/>
        </w:rPr>
        <w:t>רמון</w:t>
      </w:r>
      <w:r w:rsidRPr="00043784">
        <w:rPr>
          <w:rtl/>
        </w:rPr>
        <w:t xml:space="preserve"> </w:t>
      </w:r>
      <w:r w:rsidR="00657ED5">
        <w:rPr>
          <w:rFonts w:hint="cs"/>
          <w:rtl/>
        </w:rPr>
        <w:t xml:space="preserve">- </w:t>
      </w:r>
      <w:r w:rsidRPr="00043784">
        <w:rPr>
          <w:rtl/>
        </w:rPr>
        <w:t xml:space="preserve">כלי בע"ב, </w:t>
      </w:r>
      <w:r w:rsidR="00657ED5">
        <w:rPr>
          <w:rStyle w:val="af8"/>
          <w:rtl/>
        </w:rPr>
        <w:tab/>
      </w:r>
      <w:r w:rsidR="00B438A5">
        <w:rPr>
          <w:rStyle w:val="af8"/>
          <w:rtl/>
        </w:rPr>
        <w:tab/>
      </w:r>
      <w:r w:rsidRPr="00AF534E">
        <w:rPr>
          <w:rStyle w:val="af8"/>
          <w:rFonts w:hint="cs"/>
          <w:rtl/>
        </w:rPr>
        <w:t>זית שמן</w:t>
      </w:r>
      <w:r w:rsidR="00657ED5">
        <w:rPr>
          <w:rFonts w:hint="cs"/>
          <w:rtl/>
        </w:rPr>
        <w:t xml:space="preserve"> </w:t>
      </w:r>
      <w:r w:rsidR="00EA6061">
        <w:rPr>
          <w:rtl/>
        </w:rPr>
        <w:ptab w:relativeTo="margin" w:alignment="right" w:leader="none"/>
      </w:r>
      <w:r w:rsidR="00657ED5">
        <w:rPr>
          <w:rFonts w:hint="cs"/>
          <w:rtl/>
        </w:rPr>
        <w:t>-</w:t>
      </w:r>
      <w:r w:rsidRPr="00043784">
        <w:rPr>
          <w:rtl/>
        </w:rPr>
        <w:t>רוב שיעוריה</w:t>
      </w:r>
      <w:r w:rsidR="00B438A5">
        <w:rPr>
          <w:rFonts w:hint="cs"/>
          <w:rtl/>
        </w:rPr>
        <w:t xml:space="preserve"> כזיתים</w:t>
      </w:r>
    </w:p>
    <w:p w14:paraId="3FDFA2CE" w14:textId="77777777" w:rsidR="00E403A1" w:rsidRPr="00043784" w:rsidRDefault="00657ED5" w:rsidP="00657ED5">
      <w:pPr>
        <w:pStyle w:val="affd"/>
        <w:widowControl w:val="0"/>
        <w:ind w:left="340" w:firstLine="170"/>
        <w:rPr>
          <w:rtl/>
        </w:rPr>
      </w:pPr>
      <w:r w:rsidRPr="00EA6061">
        <w:rPr>
          <w:rStyle w:val="af8"/>
          <w:rFonts w:hint="cs"/>
          <w:rtl/>
        </w:rPr>
        <w:t>ד</w:t>
      </w:r>
      <w:r w:rsidR="00E403A1" w:rsidRPr="00EA6061">
        <w:rPr>
          <w:rStyle w:val="af8"/>
          <w:rFonts w:hint="eastAsia"/>
          <w:rtl/>
        </w:rPr>
        <w:t>בש</w:t>
      </w:r>
      <w:r w:rsidR="005A7759" w:rsidRPr="00043784">
        <w:rPr>
          <w:rtl/>
        </w:rPr>
        <w:t>- כותבת הגסה ביוה"כ</w:t>
      </w:r>
      <w:r w:rsidR="00E403A1" w:rsidRPr="00043784">
        <w:rPr>
          <w:rtl/>
        </w:rPr>
        <w:t>.</w:t>
      </w:r>
    </w:p>
    <w:p w14:paraId="01757D66" w14:textId="4B908067" w:rsidR="00E403A1" w:rsidRPr="00C01657" w:rsidRDefault="00E403A1" w:rsidP="009D377E">
      <w:pPr>
        <w:pStyle w:val="ad"/>
        <w:framePr w:wrap="around"/>
        <w:rPr>
          <w:rStyle w:val="ae"/>
          <w:rtl/>
        </w:rPr>
      </w:pPr>
      <w:bookmarkStart w:id="21" w:name="_Toc155720197"/>
      <w:r w:rsidRPr="00C01657">
        <w:rPr>
          <w:rStyle w:val="ae"/>
          <w:rFonts w:hint="cs"/>
          <w:rtl/>
        </w:rPr>
        <w:t>ו:</w:t>
      </w:r>
      <w:bookmarkEnd w:id="21"/>
    </w:p>
    <w:p w14:paraId="13586D40" w14:textId="4B908067" w:rsidR="00C23208" w:rsidRPr="00043784" w:rsidRDefault="00E403A1" w:rsidP="005A7759">
      <w:pPr>
        <w:spacing w:before="60"/>
        <w:rPr>
          <w:rFonts w:ascii="BA Vilna Regular" w:hAnsi="BA Vilna Regular"/>
          <w:sz w:val="16"/>
          <w:rtl/>
        </w:rPr>
      </w:pPr>
      <w:bookmarkStart w:id="22" w:name="_Toc155720198"/>
      <w:r w:rsidRPr="00AE32A9">
        <w:rPr>
          <w:rStyle w:val="af2"/>
          <w:rtl/>
        </w:rPr>
        <w:t>חציצין</w:t>
      </w:r>
      <w:r w:rsidR="00657ED5" w:rsidRPr="00AE32A9">
        <w:rPr>
          <w:rStyle w:val="af2"/>
          <w:rFonts w:hint="cs"/>
          <w:rtl/>
        </w:rPr>
        <w:t>:</w:t>
      </w:r>
      <w:bookmarkEnd w:id="22"/>
      <w:r w:rsidRPr="00043784">
        <w:rPr>
          <w:rFonts w:ascii="BA Vilna Regular" w:hAnsi="BA Vilna Regular"/>
          <w:sz w:val="16"/>
          <w:rtl/>
        </w:rPr>
        <w:t xml:space="preserve"> מ</w:t>
      </w:r>
      <w:r w:rsidR="00EA6061">
        <w:rPr>
          <w:rFonts w:ascii="BA Vilna Regular" w:hAnsi="BA Vilna Regular" w:hint="cs"/>
          <w:sz w:val="16"/>
          <w:rtl/>
        </w:rPr>
        <w:t>'</w:t>
      </w:r>
      <w:r w:rsidRPr="00043784">
        <w:rPr>
          <w:rStyle w:val="af8"/>
          <w:rFonts w:hint="eastAsia"/>
          <w:rtl/>
        </w:rPr>
        <w:t>ורחץ</w:t>
      </w:r>
      <w:r w:rsidRPr="00043784">
        <w:rPr>
          <w:rStyle w:val="af8"/>
          <w:rtl/>
        </w:rPr>
        <w:t xml:space="preserve"> </w:t>
      </w:r>
      <w:r w:rsidRPr="00043784">
        <w:rPr>
          <w:rStyle w:val="af8"/>
          <w:rFonts w:hint="eastAsia"/>
          <w:rtl/>
        </w:rPr>
        <w:t>במים</w:t>
      </w:r>
      <w:r w:rsidR="00EA6061">
        <w:rPr>
          <w:rStyle w:val="af8"/>
          <w:rFonts w:hint="cs"/>
          <w:rtl/>
        </w:rPr>
        <w:t>'</w:t>
      </w:r>
      <w:r w:rsidR="005A7759" w:rsidRPr="00043784">
        <w:rPr>
          <w:rFonts w:ascii="BA Vilna Regular" w:hAnsi="BA Vilna Regular"/>
          <w:sz w:val="16"/>
          <w:rtl/>
        </w:rPr>
        <w:t xml:space="preserve">, </w:t>
      </w:r>
      <w:r w:rsidR="00EA6061">
        <w:rPr>
          <w:rFonts w:ascii="BA Vilna Regular" w:hAnsi="BA Vilna Regular"/>
          <w:sz w:val="16"/>
          <w:rtl/>
        </w:rPr>
        <w:tab/>
      </w:r>
      <w:r w:rsidR="00EA6061">
        <w:rPr>
          <w:rFonts w:ascii="BA Vilna Regular" w:hAnsi="BA Vilna Regular" w:hint="cs"/>
          <w:sz w:val="16"/>
          <w:rtl/>
        </w:rPr>
        <w:t xml:space="preserve">  </w:t>
      </w:r>
      <w:r w:rsidR="005A7759" w:rsidRPr="00043784">
        <w:rPr>
          <w:rStyle w:val="af8"/>
          <w:rFonts w:hint="cs"/>
          <w:rtl/>
        </w:rPr>
        <w:t xml:space="preserve">את </w:t>
      </w:r>
      <w:r w:rsidR="005A7759" w:rsidRPr="00043784">
        <w:rPr>
          <w:rFonts w:ascii="BA Vilna Regular" w:hAnsi="BA Vilna Regular" w:hint="cs"/>
          <w:sz w:val="16"/>
          <w:rtl/>
        </w:rPr>
        <w:t>ל</w:t>
      </w:r>
      <w:r w:rsidRPr="00043784">
        <w:rPr>
          <w:rFonts w:ascii="BA Vilna Regular" w:hAnsi="BA Vilna Regular"/>
          <w:sz w:val="16"/>
          <w:rtl/>
        </w:rPr>
        <w:t>שערו</w:t>
      </w:r>
      <w:r w:rsidR="00641903" w:rsidRPr="00043784">
        <w:rPr>
          <w:rFonts w:ascii="BA Vilna Regular" w:hAnsi="BA Vilna Regular" w:hint="cs"/>
          <w:sz w:val="16"/>
          <w:rtl/>
        </w:rPr>
        <w:t>,</w:t>
      </w:r>
      <w:r w:rsidRPr="00043784">
        <w:rPr>
          <w:rFonts w:ascii="BA Vilna Regular" w:hAnsi="BA Vilna Regular"/>
          <w:sz w:val="16"/>
          <w:rtl/>
        </w:rPr>
        <w:t xml:space="preserve"> </w:t>
      </w:r>
      <w:r w:rsidR="00EA6061">
        <w:rPr>
          <w:rFonts w:ascii="BA Vilna Regular" w:hAnsi="BA Vilna Regular" w:hint="cs"/>
          <w:sz w:val="16"/>
          <w:rtl/>
        </w:rPr>
        <w:t>ש</w:t>
      </w:r>
      <w:r w:rsidRPr="00043784">
        <w:rPr>
          <w:rFonts w:ascii="BA Vilna Regular" w:hAnsi="BA Vilna Regular"/>
          <w:sz w:val="16"/>
          <w:rtl/>
        </w:rPr>
        <w:t>נימ</w:t>
      </w:r>
      <w:r w:rsidR="00EA6061">
        <w:rPr>
          <w:rFonts w:ascii="BA Vilna Regular" w:hAnsi="BA Vilna Regular" w:hint="cs"/>
          <w:sz w:val="16"/>
          <w:rtl/>
        </w:rPr>
        <w:t>ה</w:t>
      </w:r>
      <w:r w:rsidRPr="00043784">
        <w:rPr>
          <w:rFonts w:ascii="BA Vilna Regular" w:hAnsi="BA Vilna Regular"/>
          <w:sz w:val="16"/>
          <w:rtl/>
        </w:rPr>
        <w:t xml:space="preserve"> קשורה חוצצת, </w:t>
      </w:r>
    </w:p>
    <w:p w14:paraId="4263F6C2" w14:textId="5F38D95B" w:rsidR="00641903" w:rsidRPr="00043784" w:rsidRDefault="00E403A1" w:rsidP="00657ED5">
      <w:pPr>
        <w:pStyle w:val="affd"/>
        <w:ind w:left="510"/>
        <w:rPr>
          <w:rtl/>
        </w:rPr>
      </w:pPr>
      <w:r w:rsidRPr="00C91EAB">
        <w:rPr>
          <w:rStyle w:val="ac"/>
          <w:rFonts w:cs="PFT_Frank"/>
          <w:rtl/>
        </w:rPr>
        <w:t>ג'</w:t>
      </w:r>
      <w:r w:rsidRPr="00043784">
        <w:rPr>
          <w:rtl/>
        </w:rPr>
        <w:t xml:space="preserve"> אינן חוצצות</w:t>
      </w:r>
      <w:r w:rsidRPr="00043784">
        <w:rPr>
          <w:rFonts w:hint="cs"/>
          <w:rtl/>
        </w:rPr>
        <w:t>,</w:t>
      </w:r>
      <w:r w:rsidRPr="00043784">
        <w:rPr>
          <w:rtl/>
        </w:rPr>
        <w:t xml:space="preserve"> </w:t>
      </w:r>
      <w:r w:rsidRPr="00F8723C">
        <w:rPr>
          <w:rStyle w:val="ac"/>
          <w:rFonts w:cs="PFT_Frank"/>
          <w:sz w:val="14"/>
          <w:rtl/>
        </w:rPr>
        <w:t>ב'</w:t>
      </w:r>
      <w:r w:rsidRPr="00043784">
        <w:rPr>
          <w:rtl/>
        </w:rPr>
        <w:t xml:space="preserve"> א"י</w:t>
      </w:r>
      <w:r w:rsidRPr="00043784">
        <w:rPr>
          <w:rFonts w:hint="cs"/>
          <w:rtl/>
        </w:rPr>
        <w:t>,</w:t>
      </w:r>
      <w:r w:rsidRPr="00043784">
        <w:rPr>
          <w:rtl/>
        </w:rPr>
        <w:t xml:space="preserve"> </w:t>
      </w:r>
      <w:r w:rsidR="00EA6061">
        <w:rPr>
          <w:rtl/>
        </w:rPr>
        <w:tab/>
      </w:r>
      <w:r w:rsidR="00EA6061">
        <w:rPr>
          <w:rtl/>
        </w:rPr>
        <w:tab/>
      </w:r>
      <w:r w:rsidR="00EA6061">
        <w:rPr>
          <w:rFonts w:hint="cs"/>
          <w:rtl/>
        </w:rPr>
        <w:t xml:space="preserve">   </w:t>
      </w:r>
      <w:r w:rsidRPr="00F8723C">
        <w:rPr>
          <w:rStyle w:val="ac"/>
          <w:rFonts w:cs="PFT_Frank"/>
          <w:sz w:val="14"/>
          <w:rtl/>
        </w:rPr>
        <w:t>והל</w:t>
      </w:r>
      <w:r w:rsidRPr="00F8723C">
        <w:rPr>
          <w:rStyle w:val="ac"/>
          <w:rFonts w:cs="PFT_Frank" w:hint="cs"/>
          <w:sz w:val="14"/>
          <w:rtl/>
        </w:rPr>
        <w:t>"מ</w:t>
      </w:r>
      <w:r w:rsidRPr="00043784">
        <w:rPr>
          <w:rtl/>
        </w:rPr>
        <w:t xml:space="preserve"> לרובו </w:t>
      </w:r>
      <w:r w:rsidR="00EA6061">
        <w:rPr>
          <w:rFonts w:hint="cs"/>
          <w:rtl/>
        </w:rPr>
        <w:t>ו</w:t>
      </w:r>
      <w:r w:rsidRPr="00043784">
        <w:rPr>
          <w:rtl/>
        </w:rPr>
        <w:t>מקפיד</w:t>
      </w:r>
      <w:r w:rsidRPr="00043784">
        <w:rPr>
          <w:rFonts w:hint="cs"/>
          <w:rtl/>
        </w:rPr>
        <w:t>,</w:t>
      </w:r>
      <w:r w:rsidRPr="00043784">
        <w:rPr>
          <w:rtl/>
        </w:rPr>
        <w:t xml:space="preserve"> </w:t>
      </w:r>
    </w:p>
    <w:p w14:paraId="0FFE52E6" w14:textId="3D318356" w:rsidR="00641903" w:rsidRPr="00043784" w:rsidRDefault="00EA6061" w:rsidP="00EA6061">
      <w:pPr>
        <w:pStyle w:val="affd"/>
        <w:rPr>
          <w:rtl/>
        </w:rPr>
      </w:pPr>
      <w:r w:rsidRPr="00EA6061">
        <w:rPr>
          <w:rStyle w:val="af6"/>
          <w:rtl/>
        </w:rPr>
        <w:t>◄</w:t>
      </w:r>
      <w:r w:rsidR="00E403A1" w:rsidRPr="00043784">
        <w:rPr>
          <w:rtl/>
        </w:rPr>
        <w:t>וגזרו</w:t>
      </w:r>
      <w:r w:rsidR="00B438A5">
        <w:rPr>
          <w:rFonts w:hint="cs"/>
          <w:rtl/>
        </w:rPr>
        <w:t>:</w:t>
      </w:r>
      <w:r w:rsidR="00E403A1" w:rsidRPr="00043784">
        <w:rPr>
          <w:rtl/>
        </w:rPr>
        <w:t xml:space="preserve"> רוב שאין מקפיד משום מקפיד, </w:t>
      </w:r>
    </w:p>
    <w:p w14:paraId="2ABEF841" w14:textId="2D1047CE" w:rsidR="00E403A1" w:rsidRPr="00C91EAB" w:rsidRDefault="00B438A5" w:rsidP="00B438A5">
      <w:pPr>
        <w:pStyle w:val="affd"/>
        <w:ind w:left="170"/>
        <w:rPr>
          <w:rStyle w:val="ac"/>
          <w:rFonts w:cs="PFT_Frank"/>
          <w:rtl/>
        </w:rPr>
      </w:pPr>
      <w:r>
        <w:rPr>
          <w:rtl/>
        </w:rPr>
        <w:tab/>
      </w:r>
      <w:r>
        <w:rPr>
          <w:rFonts w:hint="cs"/>
          <w:rtl/>
        </w:rPr>
        <w:t xml:space="preserve">    </w:t>
      </w:r>
      <w:r w:rsidR="00E403A1" w:rsidRPr="00043784">
        <w:rPr>
          <w:rtl/>
        </w:rPr>
        <w:t>מיעוט מקפיד</w:t>
      </w:r>
      <w:r w:rsidR="00C23208" w:rsidRPr="00043784">
        <w:rPr>
          <w:rFonts w:hint="cs"/>
          <w:rtl/>
        </w:rPr>
        <w:t>,</w:t>
      </w:r>
      <w:r w:rsidR="00E403A1" w:rsidRPr="00043784">
        <w:rPr>
          <w:rtl/>
        </w:rPr>
        <w:t xml:space="preserve"> משום רוב מקפיד, ולא גזירה לגזירה, </w:t>
      </w:r>
    </w:p>
    <w:p w14:paraId="7B46A004" w14:textId="3AA2CA14" w:rsidR="00E403A1" w:rsidRDefault="00E403A1" w:rsidP="00A779A9">
      <w:pPr>
        <w:widowControl w:val="0"/>
        <w:spacing w:before="60"/>
        <w:rPr>
          <w:rFonts w:ascii="BA Vilna Regular" w:hAnsi="BA Vilna Regular"/>
          <w:sz w:val="16"/>
          <w:rtl/>
        </w:rPr>
      </w:pPr>
      <w:bookmarkStart w:id="23" w:name="_Toc155720199"/>
      <w:r w:rsidRPr="00AE32A9">
        <w:rPr>
          <w:rStyle w:val="af2"/>
          <w:rtl/>
        </w:rPr>
        <w:t>מחיצין</w:t>
      </w:r>
      <w:r w:rsidR="00657ED5" w:rsidRPr="00AE32A9">
        <w:rPr>
          <w:rStyle w:val="af2"/>
          <w:rFonts w:hint="cs"/>
          <w:rtl/>
        </w:rPr>
        <w:t>:</w:t>
      </w:r>
      <w:bookmarkEnd w:id="23"/>
      <w:r w:rsidRPr="00043784">
        <w:rPr>
          <w:rFonts w:ascii="BA Vilna Regular" w:hAnsi="BA Vilna Regular"/>
          <w:sz w:val="16"/>
          <w:rtl/>
        </w:rPr>
        <w:t xml:space="preserve"> </w:t>
      </w:r>
      <w:r w:rsidRPr="000C1CD3">
        <w:rPr>
          <w:rStyle w:val="af6"/>
          <w:rtl/>
        </w:rPr>
        <w:t>לר"י</w:t>
      </w:r>
      <w:r w:rsidRPr="000C1CD3">
        <w:rPr>
          <w:rStyle w:val="af6"/>
          <w:rFonts w:hint="cs"/>
          <w:rtl/>
        </w:rPr>
        <w:t>:</w:t>
      </w:r>
      <w:r w:rsidRPr="00043784">
        <w:rPr>
          <w:rFonts w:ascii="BA Vilna Regular" w:hAnsi="BA Vilna Regular"/>
          <w:sz w:val="16"/>
          <w:rtl/>
        </w:rPr>
        <w:t xml:space="preserve"> גובה י', </w:t>
      </w:r>
      <w:r w:rsidR="00EA6061">
        <w:rPr>
          <w:rStyle w:val="af6"/>
          <w:rtl/>
        </w:rPr>
        <w:ptab w:relativeTo="margin" w:alignment="right" w:leader="none"/>
      </w:r>
      <w:r w:rsidRPr="000C1CD3">
        <w:rPr>
          <w:rStyle w:val="af6"/>
          <w:rtl/>
        </w:rPr>
        <w:t>לר"מ</w:t>
      </w:r>
      <w:r w:rsidRPr="000C1CD3">
        <w:rPr>
          <w:rStyle w:val="af6"/>
          <w:rFonts w:hint="cs"/>
          <w:rtl/>
        </w:rPr>
        <w:t>:</w:t>
      </w:r>
      <w:r w:rsidRPr="00043784">
        <w:rPr>
          <w:rFonts w:ascii="BA Vilna Regular" w:hAnsi="BA Vilna Regular"/>
          <w:sz w:val="16"/>
          <w:rtl/>
        </w:rPr>
        <w:t xml:space="preserve"> גוד ולבוד ודופן עקומה. </w:t>
      </w:r>
    </w:p>
    <w:p w14:paraId="3EBFBD7A" w14:textId="77777777" w:rsidR="00DB2188" w:rsidRPr="00C01657" w:rsidRDefault="00DB2188" w:rsidP="003049F3">
      <w:pPr>
        <w:pStyle w:val="a5"/>
        <w:rPr>
          <w:rtl/>
        </w:rPr>
      </w:pPr>
      <w:ins w:id="9801" w:author="מספור קטעי משנה" w:date="2026-10-06T06:45:53Z">
        <w:r>
          <w:rPr>
            <w:rStyle w:val="MisparKeta"/>
          </w:rPr>
          <w:t xml:space="preserve">א. </w:t>
        </w:r>
      </w:ins>
      <w:bookmarkStart w:id="24" w:name="_Toc155720200"/>
      <w:r w:rsidRPr="00C01657">
        <w:rPr>
          <w:rFonts w:hint="cs"/>
          <w:rtl/>
        </w:rPr>
        <w:t>שאין לה שלוש דפנות</w:t>
      </w:r>
      <w:bookmarkEnd w:id="24"/>
    </w:p>
    <w:p w14:paraId="5CD4BF18" w14:textId="77777777" w:rsidR="00657ED5" w:rsidRPr="000C1CD3" w:rsidRDefault="00E403A1" w:rsidP="00657ED5">
      <w:pPr>
        <w:pStyle w:val="affd"/>
        <w:rPr>
          <w:rStyle w:val="af6"/>
          <w:rtl/>
        </w:rPr>
      </w:pPr>
      <w:r w:rsidRPr="000C1CD3">
        <w:rPr>
          <w:rStyle w:val="af6"/>
          <w:rFonts w:hint="cs"/>
          <w:rtl/>
        </w:rPr>
        <w:t>רבנן:</w:t>
      </w:r>
      <w:r w:rsidRPr="00043784">
        <w:rPr>
          <w:rFonts w:hint="cs"/>
          <w:rtl/>
        </w:rPr>
        <w:t xml:space="preserve"> </w:t>
      </w:r>
      <w:r w:rsidR="00DB2188" w:rsidRPr="00043784">
        <w:rPr>
          <w:rFonts w:hint="cs"/>
          <w:rtl/>
        </w:rPr>
        <w:t xml:space="preserve">ב' כהלכתן ושלישית טפח </w:t>
      </w:r>
      <w:r w:rsidRPr="000C1CD3">
        <w:rPr>
          <w:rStyle w:val="af6"/>
          <w:rtl/>
        </w:rPr>
        <w:t>ר"ש</w:t>
      </w:r>
      <w:r w:rsidRPr="000C1CD3">
        <w:rPr>
          <w:rStyle w:val="af6"/>
          <w:rFonts w:hint="cs"/>
          <w:rtl/>
        </w:rPr>
        <w:t>:</w:t>
      </w:r>
      <w:r w:rsidRPr="00043784">
        <w:rPr>
          <w:rtl/>
        </w:rPr>
        <w:t xml:space="preserve"> </w:t>
      </w:r>
      <w:r w:rsidR="00DB2188" w:rsidRPr="00043784">
        <w:rPr>
          <w:rFonts w:hint="cs"/>
          <w:rtl/>
        </w:rPr>
        <w:t xml:space="preserve">ג' כהלכתן </w:t>
      </w:r>
      <w:r w:rsidRPr="00043784">
        <w:rPr>
          <w:rtl/>
        </w:rPr>
        <w:t>רביעית טפח</w:t>
      </w:r>
      <w:r w:rsidR="00657ED5">
        <w:rPr>
          <w:rFonts w:hint="cs"/>
          <w:rtl/>
        </w:rPr>
        <w:t>.</w:t>
      </w:r>
    </w:p>
    <w:p w14:paraId="2F1C78A5" w14:textId="77777777" w:rsidR="0026136E" w:rsidRPr="0026136E" w:rsidRDefault="00DB2188" w:rsidP="001711C4">
      <w:pPr>
        <w:pStyle w:val="31"/>
        <w:framePr w:wrap="notBeside"/>
        <w:rPr>
          <w:rtl/>
        </w:rPr>
      </w:pPr>
      <w:r w:rsidRPr="0026136E">
        <w:rPr>
          <w:rFonts w:hint="cs"/>
          <w:rtl/>
        </w:rPr>
        <w:t>א.</w:t>
      </w:r>
    </w:p>
    <w:p w14:paraId="68B3EA63" w14:textId="5FF3FF75" w:rsidR="00641903" w:rsidRPr="00657ED5" w:rsidRDefault="007676B9" w:rsidP="0026136E">
      <w:pPr>
        <w:pStyle w:val="affd"/>
        <w:rPr>
          <w:rStyle w:val="af4"/>
          <w:rFonts w:cs="David"/>
          <w:b w:val="0"/>
          <w:bCs/>
          <w:color w:val="auto"/>
          <w:szCs w:val="14"/>
          <w:rtl/>
        </w:rPr>
      </w:pPr>
      <w:ins w:id="10742" w:author="דבורה שירה פלג" w:date="2026-07-24T12:34:00Z" w16du:dateUtc="2026-07-24T09:34:00Z">
        <w:r>
          <w:rPr>
            <w:rFonts w:hint="cs"/>
            <w:rtl/>
          </w:rPr>
          <w:t xml:space="preserve">חכ'</w:t>
        </w:r>
      </w:ins>
      <w:del w:id="10743" w:author="דבורה שירה פלג" w:date="2026-07-24T12:34:00Z" w16du:dateUtc="2026-07-24T09:34:00Z">
        <w:r w:rsidR="00DB2188" w:rsidRPr="000C1CD3" w:rsidDel="007676B9">
          <w:rPr>
            <w:rStyle w:val="af6"/>
            <w:rFonts w:hint="cs"/>
            <w:rtl/>
          </w:rPr>
          <w:delText>אי</w:delText>
        </w:r>
      </w:del>
      <w:r w:rsidR="00DB2188" w:rsidRPr="00043784">
        <w:rPr>
          <w:rFonts w:hint="cs"/>
          <w:rtl/>
        </w:rPr>
        <w:t xml:space="preserve"> אם למסורת </w:t>
      </w:r>
      <w:ins w:id="10744" w:author="דבורה שירה פלג" w:date="2026-07-24T12:34:00Z" w16du:dateUtc="2026-07-24T09:34:00Z">
        <w:r>
          <w:rPr>
            <w:rStyle w:val="af6"/>
            <w:rFonts w:hint="cs"/>
            <w:rtl/>
            <w:rPrChange w:id="9007" w:author="מנוע אמוראים" w:date="2026-10-05T16:41:47Z">
              <w:rPr>
                <w:rFonts w:hint="cs"/>
                <w:rtl/>
              </w:rPr>
            </w:rPrChange>
          </w:rPr>
          <w:t xml:space="preserve">ר"ש</w:t>
        </w:r>
      </w:ins>
      <w:del w:id="10745" w:author="דבורה שירה פלג" w:date="2026-07-24T12:34:00Z" w16du:dateUtc="2026-07-24T09:34:00Z">
        <w:r w:rsidR="00DB2188" w:rsidRPr="000C1CD3" w:rsidDel="007676B9">
          <w:rPr>
            <w:rStyle w:val="af6"/>
            <w:rFonts w:hint="cs"/>
            <w:rtl/>
          </w:rPr>
          <w:delText>או</w:delText>
        </w:r>
      </w:del>
      <w:r w:rsidR="00DB2188" w:rsidRPr="00043784">
        <w:rPr>
          <w:rFonts w:hint="cs"/>
          <w:rtl/>
        </w:rPr>
        <w:t xml:space="preserve"> </w:t>
      </w:r>
      <w:r w:rsidR="00E403A1" w:rsidRPr="00043784">
        <w:rPr>
          <w:rtl/>
        </w:rPr>
        <w:t>אם למקרא,</w:t>
      </w:r>
      <w:r w:rsidR="00E403A1" w:rsidRPr="00043784">
        <w:rPr>
          <w:rStyle w:val="af4"/>
          <w:color w:val="auto"/>
          <w:rtl/>
        </w:rPr>
        <w:t xml:space="preserve"> </w:t>
      </w:r>
      <w:r w:rsidR="009D551D">
        <w:rPr>
          <w:rStyle w:val="af4"/>
          <w:rFonts w:cs="David" w:hint="cs"/>
          <w:b w:val="0"/>
          <w:bCs/>
          <w:color w:val="auto"/>
          <w:szCs w:val="14"/>
          <w:rtl/>
        </w:rPr>
        <w:t xml:space="preserve"> </w:t>
      </w:r>
    </w:p>
    <w:p w14:paraId="793EE11D" w14:textId="77777777" w:rsidR="0026136E" w:rsidRPr="0026136E" w:rsidRDefault="00E403A1" w:rsidP="001711C4">
      <w:pPr>
        <w:pStyle w:val="31"/>
        <w:framePr w:wrap="notBeside"/>
        <w:rPr>
          <w:rtl/>
        </w:rPr>
      </w:pPr>
      <w:r w:rsidRPr="0026136E">
        <w:rPr>
          <w:rtl/>
        </w:rPr>
        <w:t>ב.</w:t>
      </w:r>
    </w:p>
    <w:p w14:paraId="5933BCAB" w14:textId="3E85C5D1" w:rsidR="00641903" w:rsidRPr="00043784" w:rsidRDefault="00E403A1" w:rsidP="0026136E">
      <w:pPr>
        <w:pStyle w:val="affd"/>
        <w:rPr>
          <w:rStyle w:val="af4"/>
          <w:color w:val="auto"/>
          <w:rtl/>
        </w:rPr>
      </w:pPr>
      <w:del w:id="10741" w:author="דבורה שירה פלג" w:date="2026-07-24T12:39:00Z" w16du:dateUtc="2026-07-24T09:39:00Z">
        <w:r w:rsidRPr="000C1CD3" w:rsidDel="002C54F8">
          <w:rPr>
            <w:rStyle w:val="af6"/>
            <w:rtl/>
          </w:rPr>
          <w:delText>אי</w:delText>
        </w:r>
      </w:del>
      <w:r w:rsidRPr="000C1CD3">
        <w:rPr>
          <w:rStyle w:val="af6"/>
          <w:rtl/>
        </w:rPr>
        <w:t xml:space="preserve"> </w:t>
      </w:r>
      <w:r w:rsidRPr="00043784">
        <w:rPr>
          <w:rtl/>
        </w:rPr>
        <w:t>סככה בעי קרא.</w:t>
      </w:r>
      <w:r w:rsidRPr="00043784">
        <w:rPr>
          <w:rStyle w:val="af4"/>
          <w:color w:val="auto"/>
          <w:rtl/>
        </w:rPr>
        <w:t xml:space="preserve"> </w:t>
      </w:r>
    </w:p>
    <w:p w14:paraId="2AC64E05" w14:textId="77777777" w:rsidR="0026136E" w:rsidRPr="0026136E" w:rsidRDefault="00E403A1" w:rsidP="001711C4">
      <w:pPr>
        <w:pStyle w:val="31"/>
        <w:framePr w:wrap="notBeside"/>
        <w:rPr>
          <w:rtl/>
        </w:rPr>
      </w:pPr>
      <w:r w:rsidRPr="0026136E">
        <w:rPr>
          <w:rtl/>
        </w:rPr>
        <w:t xml:space="preserve">ג. </w:t>
      </w:r>
    </w:p>
    <w:p w14:paraId="30D9CAC2" w14:textId="39A45155" w:rsidR="00641903" w:rsidRPr="00043784" w:rsidRDefault="0026136E" w:rsidP="0026136E">
      <w:pPr>
        <w:pStyle w:val="affd"/>
        <w:rPr>
          <w:rStyle w:val="af4"/>
          <w:color w:val="auto"/>
          <w:rtl/>
        </w:rPr>
      </w:pPr>
      <w:r w:rsidRPr="000C1CD3">
        <w:rPr>
          <w:rStyle w:val="af6"/>
          <w:rFonts w:hint="cs"/>
          <w:rtl/>
        </w:rPr>
        <w:t>א</w:t>
      </w:r>
      <w:r w:rsidR="00E403A1" w:rsidRPr="000C1CD3">
        <w:rPr>
          <w:rStyle w:val="af6"/>
          <w:rtl/>
        </w:rPr>
        <w:t xml:space="preserve">י </w:t>
      </w:r>
      <w:r w:rsidR="00E403A1" w:rsidRPr="00043784">
        <w:rPr>
          <w:rtl/>
        </w:rPr>
        <w:t>הלכתא לגרע,</w:t>
      </w:r>
      <w:r w:rsidR="00133457">
        <w:rPr>
          <w:rFonts w:hint="cs"/>
          <w:rtl/>
        </w:rPr>
        <w:t xml:space="preserve"> או להוסיף.</w:t>
      </w:r>
      <w:r w:rsidR="00E403A1" w:rsidRPr="00043784">
        <w:rPr>
          <w:rStyle w:val="af4"/>
          <w:color w:val="auto"/>
          <w:rtl/>
        </w:rPr>
        <w:t xml:space="preserve"> </w:t>
      </w:r>
    </w:p>
    <w:p w14:paraId="07BD9A3D" w14:textId="77777777" w:rsidR="0026136E" w:rsidRPr="0026136E" w:rsidRDefault="00E403A1" w:rsidP="001711C4">
      <w:pPr>
        <w:pStyle w:val="31"/>
        <w:framePr w:wrap="notBeside"/>
        <w:rPr>
          <w:rtl/>
        </w:rPr>
      </w:pPr>
      <w:r w:rsidRPr="0026136E">
        <w:rPr>
          <w:rtl/>
        </w:rPr>
        <w:t>ד.</w:t>
      </w:r>
    </w:p>
    <w:p w14:paraId="2E4437C3" w14:textId="76FB5D48" w:rsidR="00641903" w:rsidRPr="00043784" w:rsidRDefault="00E403A1" w:rsidP="0026136E">
      <w:pPr>
        <w:pStyle w:val="affd"/>
        <w:rPr>
          <w:rStyle w:val="af4"/>
          <w:color w:val="auto"/>
          <w:rtl/>
        </w:rPr>
      </w:pPr>
      <w:r w:rsidRPr="000C1CD3">
        <w:rPr>
          <w:rStyle w:val="af6"/>
          <w:rtl/>
        </w:rPr>
        <w:t xml:space="preserve">אי </w:t>
      </w:r>
      <w:r w:rsidRPr="00043784">
        <w:rPr>
          <w:rtl/>
        </w:rPr>
        <w:t>דורשין תחלות,</w:t>
      </w:r>
      <w:r w:rsidR="00E0620E" w:rsidRPr="00043784">
        <w:rPr>
          <w:rStyle w:val="af4"/>
          <w:rFonts w:hint="cs"/>
          <w:color w:val="auto"/>
          <w:rtl/>
        </w:rPr>
        <w:t xml:space="preserve">  </w:t>
      </w:r>
    </w:p>
    <w:p w14:paraId="44D085E0" w14:textId="5ACD3D40" w:rsidR="0026136E" w:rsidRPr="0026136E" w:rsidRDefault="007676B9" w:rsidP="001711C4">
      <w:pPr>
        <w:pStyle w:val="31"/>
        <w:framePr w:wrap="notBeside"/>
        <w:rPr>
          <w:rtl/>
        </w:rPr>
      </w:pPr>
      <w:ins w:id="10740" w:author="דבורה שירה פלג" w:date="2026-07-24T12:38:00Z" w16du:dateUtc="2026-07-24T09:38:00Z">
        <w:r>
          <w:rPr>
            <w:rtl/>
          </w:rPr>
          <w:t xml:space="preserve">רב מתנה </w:t>
        </w:r>
      </w:ins>
      <w:r w:rsidR="00E403A1" w:rsidRPr="0026136E">
        <w:rPr>
          <w:rtl/>
        </w:rPr>
        <w:t>ה.</w:t>
      </w:r>
    </w:p>
    <w:p w14:paraId="0A1C1207" w14:textId="1CFAEF21" w:rsidR="00E403A1" w:rsidRPr="00043784" w:rsidRDefault="00DB2188" w:rsidP="0026136E">
      <w:pPr>
        <w:pStyle w:val="affd"/>
        <w:rPr>
          <w:rStyle w:val="af4"/>
          <w:color w:val="auto"/>
          <w:rtl/>
        </w:rPr>
      </w:pPr>
      <w:r w:rsidRPr="000C1CD3">
        <w:rPr>
          <w:rStyle w:val="af6"/>
          <w:rFonts w:hint="cs"/>
          <w:rtl/>
        </w:rPr>
        <w:t>לר"ש</w:t>
      </w:r>
      <w:r w:rsidR="00657ED5" w:rsidRPr="000C1CD3">
        <w:rPr>
          <w:rStyle w:val="af6"/>
          <w:rFonts w:hint="cs"/>
          <w:rtl/>
        </w:rPr>
        <w:t>:</w:t>
      </w:r>
      <w:r w:rsidRPr="000C1CD3">
        <w:rPr>
          <w:rStyle w:val="af6"/>
          <w:rFonts w:hint="cs"/>
          <w:rtl/>
        </w:rPr>
        <w:t xml:space="preserve"> </w:t>
      </w:r>
      <w:r w:rsidR="00E403A1" w:rsidRPr="00043784">
        <w:rPr>
          <w:rtl/>
        </w:rPr>
        <w:t xml:space="preserve">סוכה </w:t>
      </w:r>
      <w:r w:rsidR="00E403A1" w:rsidRPr="00043784">
        <w:rPr>
          <w:rStyle w:val="af8"/>
          <w:rtl/>
        </w:rPr>
        <w:t>ל</w:t>
      </w:r>
      <w:r w:rsidR="00E403A1" w:rsidRPr="00043784">
        <w:rPr>
          <w:rStyle w:val="af8"/>
          <w:rFonts w:hint="cs"/>
          <w:rtl/>
        </w:rPr>
        <w:t>מחסה ומסתור</w:t>
      </w:r>
      <w:r w:rsidR="00E403A1" w:rsidRPr="00043784">
        <w:rPr>
          <w:rtl/>
        </w:rPr>
        <w:t>.</w:t>
      </w:r>
    </w:p>
    <w:p w14:paraId="71EC5661" w14:textId="77777777" w:rsidR="00E403A1" w:rsidRPr="00C01657" w:rsidRDefault="00E403A1" w:rsidP="009D377E">
      <w:pPr>
        <w:pStyle w:val="ad"/>
        <w:framePr w:wrap="around"/>
        <w:rPr>
          <w:rtl/>
        </w:rPr>
      </w:pPr>
      <w:bookmarkStart w:id="25" w:name="_Toc155720201"/>
      <w:r w:rsidRPr="00C01657">
        <w:rPr>
          <w:rFonts w:hint="cs"/>
          <w:rtl/>
        </w:rPr>
        <w:t>ז.</w:t>
      </w:r>
      <w:bookmarkEnd w:id="25"/>
    </w:p>
    <w:p w14:paraId="7FCF19D6" w14:textId="613DB8F4" w:rsidR="000A45AF" w:rsidRDefault="00E403A1" w:rsidP="0026136E">
      <w:pPr>
        <w:spacing w:before="60"/>
        <w:rPr>
          <w:ins w:id="10735" w:author="דבורה שירה פלג" w:date="2026-07-24T12:54:00Z" w16du:dateUtc="2026-07-24T09:54:00Z"/>
          <w:rStyle w:val="af6"/>
          <w:spacing w:val="-2"/>
          <w:rtl/>
        </w:rPr>
      </w:pPr>
      <w:r w:rsidRPr="00AE32A9">
        <w:rPr>
          <w:rStyle w:val="af2"/>
          <w:rtl/>
        </w:rPr>
        <w:t>טפח</w:t>
      </w:r>
      <w:r w:rsidRPr="00002259">
        <w:rPr>
          <w:rStyle w:val="af2"/>
          <w:spacing w:val="-2"/>
          <w:rtl/>
        </w:rPr>
        <w:t xml:space="preserve"> </w:t>
      </w:r>
      <w:r w:rsidRPr="00002259">
        <w:rPr>
          <w:rStyle w:val="af6"/>
          <w:spacing w:val="-2"/>
          <w:rtl/>
        </w:rPr>
        <w:t>רב:</w:t>
      </w:r>
      <w:r w:rsidRPr="00002259">
        <w:rPr>
          <w:rFonts w:ascii="BA Vilna Regular" w:hAnsi="BA Vilna Regular"/>
          <w:spacing w:val="-2"/>
          <w:sz w:val="16"/>
          <w:rtl/>
        </w:rPr>
        <w:t xml:space="preserve"> כנגד היוצא ו</w:t>
      </w:r>
      <w:r w:rsidR="0026136E" w:rsidRPr="00002259">
        <w:rPr>
          <w:rFonts w:ascii="BA Vilna Regular" w:hAnsi="BA Vilna Regular" w:hint="cs"/>
          <w:spacing w:val="-2"/>
          <w:sz w:val="16"/>
          <w:rtl/>
        </w:rPr>
        <w:t>כן</w:t>
      </w:r>
      <w:r w:rsidRPr="00002259">
        <w:rPr>
          <w:rFonts w:ascii="BA Vilna Regular" w:hAnsi="BA Vilna Regular"/>
          <w:spacing w:val="-2"/>
          <w:sz w:val="16"/>
          <w:rtl/>
        </w:rPr>
        <w:t xml:space="preserve"> </w:t>
      </w:r>
      <w:r w:rsidRPr="00002259">
        <w:rPr>
          <w:spacing w:val="-2"/>
          <w:rtl/>
        </w:rPr>
        <w:t>מורין</w:t>
      </w:r>
      <w:ins w:id="10736" w:author="דבורה שירה פלג" w:date="2026-07-24T12:54:00Z" w16du:dateUtc="2026-07-24T09:54:00Z">
        <w:r w:rsidR="000A45AF">
          <w:rPr>
            <w:spacing w:val="-2"/>
            <w:rtl/>
          </w:rPr>
          <w:t xml:space="preserve"> </w:t>
        </w:r>
        <w:r w:rsidR="000A45AF" w:rsidRPr="00914B30">
          <w:rPr>
            <w:spacing w:val="-2"/>
            <w:rtl/>
          </w:rPr>
          <w:t xml:space="preserve">וכן שמואל בשם לוי</w:t>
        </w:r>
      </w:ins>
      <w:r w:rsidR="0026136E" w:rsidRPr="00914B30">
        <w:rPr>
          <w:rStyle w:val="af6"/>
          <w:rFonts w:hint="cs"/>
          <w:rtl/>
          <w:rPrChange w:id="10737" w:author="michael flegg" w:date="2026-10-01T13:30:00Z" w16du:dateUtc="2026-10-01T10:30:00Z">
            <w:rPr>
              <w:rFonts w:hint="cs"/>
              <w:spacing w:val="-2"/>
              <w:rtl/>
            </w:rPr>
          </w:rPrChange>
        </w:rPr>
        <w:t>.</w:t>
      </w:r>
      <w:r w:rsidR="00002259" w:rsidRPr="00002259">
        <w:rPr>
          <w:rStyle w:val="af6"/>
          <w:rFonts w:hint="cs"/>
          <w:spacing w:val="-2"/>
          <w:rtl/>
        </w:rPr>
        <w:t xml:space="preserve"> </w:t>
      </w:r>
      <w:ins w:id="10738" w:author="דבורה שירה פלג" w:date="2026-07-24T12:55:00Z" w16du:dateUtc="2026-07-24T09:55:00Z">
        <w:r w:rsidR="000A45AF">
          <w:rPr>
            <w:rStyle w:val="af6"/>
            <w:rFonts w:hint="cs"/>
            <w:spacing w:val="-2"/>
            <w:rtl/>
          </w:rPr>
          <w:t xml:space="preserve">רב כהנא ורב אסי לרב כנגד ראש תור ושתיק רב</w:t>
        </w:r>
      </w:ins>
    </w:p>
    <w:p w14:paraId="211D9BD6" w14:textId="5E8ABDA9" w:rsidR="00E403A1" w:rsidRPr="00043784" w:rsidRDefault="00002259" w:rsidP="0026136E">
      <w:pPr>
        <w:spacing w:before="60"/>
        <w:rPr>
          <w:rtl/>
        </w:rPr>
      </w:pPr>
      <w:r w:rsidRPr="00002259">
        <w:rPr>
          <w:rStyle w:val="af6"/>
          <w:spacing w:val="-2"/>
          <w:rtl/>
        </w:rPr>
        <w:t>◄</w:t>
      </w:r>
      <w:r w:rsidR="00E403A1" w:rsidRPr="00002259">
        <w:rPr>
          <w:rStyle w:val="af4"/>
          <w:rFonts w:hint="cs"/>
          <w:color w:val="auto"/>
          <w:spacing w:val="-2"/>
          <w:rtl/>
        </w:rPr>
        <w:t>ב.</w:t>
      </w:r>
      <w:ins w:id="10739" w:author="דבורה שירה פלג" w:date="2026-07-24T12:56:00Z" w16du:dateUtc="2026-07-24T09:56:00Z">
        <w:r w:rsidR="000A45AF">
          <w:rPr>
            <w:rStyle w:val="af4"/>
            <w:rFonts w:hint="cs"/>
            <w:color w:val="auto"/>
            <w:spacing w:val="-2"/>
            <w:rtl/>
          </w:rPr>
          <w:t xml:space="preserve"> </w:t>
        </w:r>
        <w:r>
          <w:rPr>
            <w:rStyle w:val="af6"/>
            <w:rFonts w:hint="cs"/>
            <w:color w:val="auto"/>
            <w:spacing w:val="-2"/>
            <w:rtl/>
            <w:rPrChange w:id="9008" w:author="מנוע אמוראים" w:date="2026-10-05T16:41:47Z">
              <w:rPr>
                <w:rStyle w:val="af4"/>
                <w:rFonts w:hint="cs"/>
                <w:color w:val="auto"/>
                <w:spacing w:val="-2"/>
                <w:rtl/>
              </w:rPr>
            </w:rPrChange>
          </w:rPr>
          <w:t xml:space="preserve">ר"ס</w:t>
        </w:r>
        <w:r>
          <w:rPr>
            <w:rStyle w:val="af4"/>
            <w:rFonts w:hint="cs"/>
            <w:color w:val="auto"/>
            <w:spacing w:val="-2"/>
            <w:rtl/>
          </w:rPr>
          <w:t xml:space="preserve"> או </w:t>
        </w:r>
        <w:r>
          <w:rPr>
            <w:rStyle w:val="af6"/>
            <w:rFonts w:hint="cs"/>
            <w:color w:val="auto"/>
            <w:spacing w:val="-2"/>
            <w:rtl/>
            <w:rPrChange w:id="9009" w:author="מנוע אמוראים" w:date="2026-10-05T16:41:47Z">
              <w:rPr>
                <w:rStyle w:val="af4"/>
                <w:rFonts w:hint="cs"/>
                <w:color w:val="auto"/>
                <w:spacing w:val="-2"/>
                <w:rtl/>
              </w:rPr>
            </w:rPrChange>
          </w:rPr>
          <w:t xml:space="preserve">ריב"ל</w:t>
        </w:r>
      </w:ins>
      <w:r w:rsidR="00E403A1" w:rsidRPr="00002259">
        <w:rPr>
          <w:rFonts w:hint="cs"/>
          <w:spacing w:val="-2"/>
          <w:rtl/>
        </w:rPr>
        <w:t xml:space="preserve"> </w:t>
      </w:r>
      <w:r w:rsidR="00E403A1" w:rsidRPr="00002259">
        <w:rPr>
          <w:spacing w:val="-2"/>
          <w:rtl/>
        </w:rPr>
        <w:t>טפח שוחק ובלבוד לדופן.</w:t>
      </w:r>
    </w:p>
    <w:p w14:paraId="07F02707" w14:textId="77777777" w:rsidR="00657ED5" w:rsidRDefault="00E403A1" w:rsidP="00657ED5">
      <w:pPr>
        <w:pStyle w:val="af1"/>
        <w:rPr>
          <w:rStyle w:val="af4"/>
          <w:color w:val="auto"/>
          <w:rtl/>
        </w:rPr>
      </w:pPr>
      <w:bookmarkStart w:id="27" w:name="_Toc155720203"/>
      <w:r w:rsidRPr="00657ED5">
        <w:rPr>
          <w:rFonts w:hint="cs"/>
          <w:rtl/>
        </w:rPr>
        <w:t xml:space="preserve">סוכה </w:t>
      </w:r>
      <w:r w:rsidRPr="00657ED5">
        <w:rPr>
          <w:rtl/>
        </w:rPr>
        <w:t>כמבוי</w:t>
      </w:r>
      <w:bookmarkEnd w:id="27"/>
      <w:r w:rsidRPr="00043784">
        <w:rPr>
          <w:rStyle w:val="af4"/>
          <w:color w:val="auto"/>
          <w:rtl/>
        </w:rPr>
        <w:t xml:space="preserve"> </w:t>
      </w:r>
    </w:p>
    <w:p w14:paraId="6F2FCC82" w14:textId="77777777" w:rsidR="0026136E" w:rsidRPr="0026136E" w:rsidRDefault="00E403A1" w:rsidP="001711C4">
      <w:pPr>
        <w:pStyle w:val="31"/>
        <w:framePr w:wrap="notBeside"/>
        <w:rPr>
          <w:rtl/>
        </w:rPr>
      </w:pPr>
      <w:r w:rsidRPr="0026136E">
        <w:rPr>
          <w:rFonts w:hint="cs"/>
          <w:rtl/>
        </w:rPr>
        <w:t>ר"י:</w:t>
      </w:r>
    </w:p>
    <w:p w14:paraId="2315F98F" w14:textId="49B15E6A" w:rsidR="007468F6" w:rsidRPr="00043784" w:rsidRDefault="00E403A1" w:rsidP="00657ED5">
      <w:pPr>
        <w:rPr>
          <w:rtl/>
        </w:rPr>
      </w:pPr>
      <w:r w:rsidRPr="00043784">
        <w:rPr>
          <w:rtl/>
        </w:rPr>
        <w:t>כשרה</w:t>
      </w:r>
      <w:r w:rsidR="0026136E">
        <w:rPr>
          <w:rFonts w:hint="cs"/>
          <w:rtl/>
        </w:rPr>
        <w:t>,</w:t>
      </w:r>
      <w:r w:rsidRPr="00043784">
        <w:rPr>
          <w:rtl/>
        </w:rPr>
        <w:t xml:space="preserve"> והטפח לכל רוח שירצה, </w:t>
      </w:r>
    </w:p>
    <w:p w14:paraId="400807B7" w14:textId="28D5258F" w:rsidR="0026136E" w:rsidRPr="0026136E" w:rsidRDefault="00002259" w:rsidP="001711C4">
      <w:pPr>
        <w:pStyle w:val="31"/>
        <w:framePr w:wrap="notBeside"/>
        <w:rPr>
          <w:rtl/>
        </w:rPr>
      </w:pPr>
      <w:r w:rsidRPr="00EA6061">
        <w:rPr>
          <w:rStyle w:val="af6"/>
          <w:rtl/>
        </w:rPr>
        <w:t>◄</w:t>
      </w:r>
      <w:r>
        <w:rPr>
          <w:rFonts w:hint="cs"/>
          <w:rtl/>
        </w:rPr>
        <w:t xml:space="preserve">ר"</w:t>
      </w:r>
      <w:del w:id="9001" w:author="עריכה מהאתר" w:date="2026-10-06T12:29:52Z">
        <w:r>
          <w:rPr>
            <w:rFonts w:hint="cs"/>
            <w:rtl/>
          </w:rPr>
          <w:delText xml:space="preserve">ס</w:delText>
        </w:r>
      </w:del>
      <w:ins w:id="9002" w:author="עריכה מהאתר" w:date="2026-10-06T12:29:52Z">
        <w:r>
          <w:rPr>
            <w:rFonts w:hint="cs"/>
            <w:rtl/>
          </w:rPr>
          <w:t xml:space="preserve">ס </w:t>
        </w:r>
      </w:ins>
      <w:ins w:id="10734" w:author="דבורה שירה פלג" w:date="2026-07-24T12:56:00Z" w16du:dateUtc="2026-07-24T09:56:00Z">
        <w:r w:rsidR="000A45AF">
          <w:rPr>
            <w:rFonts w:hint="cs"/>
            <w:rtl/>
          </w:rPr>
          <w:t xml:space="preserve">או ריב"ל</w:t>
        </w:r>
      </w:ins>
      <w:r w:rsidR="00E403A1" w:rsidRPr="0026136E">
        <w:rPr>
          <w:rFonts w:hint="cs"/>
          <w:rtl/>
        </w:rPr>
        <w:t>:</w:t>
      </w:r>
    </w:p>
    <w:p w14:paraId="1D139767" w14:textId="6F6F8D64" w:rsidR="00657ED5" w:rsidRDefault="00E403A1" w:rsidP="00E403A1">
      <w:pPr>
        <w:pStyle w:val="afff5"/>
        <w:widowControl w:val="0"/>
        <w:rPr>
          <w:rStyle w:val="af4"/>
          <w:color w:val="auto"/>
          <w:rtl/>
        </w:rPr>
        <w:pPrChange w:id="9001" w:author="עריכה מהאתר" w:date="2026-09-28T12:58:21Z">
          <w:pPr>
            <w:widowControl w:val="0"/>
            <w:rPr>
              <w:rStyle w:val="af4"/>
              <w:color w:val="auto"/>
              <w:rtl/>
            </w:rPr>
          </w:pPr>
        </w:pPrChange>
      </w:pPr>
      <w:r w:rsidRPr="00F8723C">
        <w:rPr>
          <w:rStyle w:val="ac"/>
          <w:rFonts w:cs="PFT_Frank"/>
          <w:sz w:val="14"/>
          <w:rtl/>
        </w:rPr>
        <w:t>פס ד'</w:t>
      </w:r>
      <w:del w:id="9001" w:author="עריכה מהאתר" w:date="2026-09-28T12:58:01Z">
        <w:r>
          <w:rPr>
            <w:rFonts w:ascii="BA Vilna Regular" w:hAnsi="BA Vilna Regular"/>
            <w:sz w:val="16"/>
            <w:rtl/>
          </w:rPr>
          <w:delText xml:space="preserve"> </w:delText>
        </w:r>
      </w:del>
      <w:ins w:id="9002" w:author="עריכה מהאתר" w:date="2026-09-28T12:58:01Z">
        <w:r>
          <w:rPr>
            <w:rFonts w:ascii="BA Vilna Regular" w:hAnsi="BA Vilna Regular"/>
            <w:sz w:val="16"/>
            <w:rtl/>
          </w:rPr>
          <w:t xml:space="preserve"> ומשהו-שהריאין</w:t>
        </w:r>
      </w:ins>
      <w:del w:id="9003" w:author="עריכה מהאתר" w:date="2026-09-28T12:58:01Z">
        <w:r>
          <w:rPr>
            <w:rFonts w:ascii="BA Vilna Regular" w:hAnsi="BA Vilna Regular" w:hint="cs"/>
            <w:sz w:val="16"/>
            <w:rtl/>
          </w:rPr>
          <w:delText xml:space="preserve">דליכא</w:delText>
        </w:r>
      </w:del>
      <w:r>
        <w:rPr>
          <w:rFonts w:ascii="BA Vilna Regular" w:hAnsi="BA Vilna Regular" w:hint="cs"/>
          <w:sz w:val="16"/>
          <w:rtl/>
        </w:rPr>
        <w:t xml:space="preserve"> </w:t>
      </w:r>
      <w:r w:rsidR="00133457">
        <w:rPr>
          <w:rFonts w:ascii="BA Vilna Regular" w:hAnsi="BA Vilna Regular" w:hint="cs"/>
          <w:sz w:val="16"/>
          <w:rtl/>
        </w:rPr>
        <w:t xml:space="preserve">ב' </w:t>
      </w:r>
      <w:r w:rsidRPr="00043784">
        <w:rPr>
          <w:rFonts w:ascii="BA Vilna Regular" w:hAnsi="BA Vilna Regular" w:hint="cs"/>
          <w:sz w:val="16"/>
          <w:rtl/>
        </w:rPr>
        <w:t>דפנות</w:t>
      </w:r>
      <w:r w:rsidR="00133457">
        <w:rPr>
          <w:rFonts w:ascii="BA Vilna Regular" w:hAnsi="BA Vilna Regular" w:hint="cs"/>
          <w:sz w:val="16"/>
          <w:rtl/>
        </w:rPr>
        <w:t xml:space="preserve"> כהלכתן,</w:t>
      </w:r>
      <w:r w:rsidRPr="00043784">
        <w:rPr>
          <w:rFonts w:ascii="BA Vilna Regular" w:hAnsi="BA Vilna Regular" w:hint="cs"/>
          <w:sz w:val="16"/>
          <w:rtl/>
        </w:rPr>
        <w:t xml:space="preserve"> </w:t>
      </w:r>
      <w:r w:rsidRPr="00043784">
        <w:rPr>
          <w:rFonts w:ascii="BA Vilna Regular" w:hAnsi="BA Vilna Regular"/>
          <w:sz w:val="16"/>
          <w:rtl/>
        </w:rPr>
        <w:t>ובלבוד לדופן,</w:t>
      </w:r>
      <w:r w:rsidRPr="00043784">
        <w:rPr>
          <w:rStyle w:val="af4"/>
          <w:color w:val="auto"/>
          <w:rtl/>
        </w:rPr>
        <w:t xml:space="preserve"> </w:t>
      </w:r>
    </w:p>
    <w:p w14:paraId="75225645" w14:textId="77777777" w:rsidR="0026136E" w:rsidRPr="0026136E" w:rsidRDefault="00E403A1" w:rsidP="001711C4">
      <w:pPr>
        <w:pStyle w:val="31"/>
        <w:framePr w:wrap="notBeside"/>
        <w:rPr>
          <w:rtl/>
        </w:rPr>
      </w:pPr>
      <w:r w:rsidRPr="0026136E">
        <w:rPr>
          <w:rFonts w:hint="cs"/>
          <w:rtl/>
        </w:rPr>
        <w:t>רבא:</w:t>
      </w:r>
    </w:p>
    <w:p w14:paraId="13A40397" w14:textId="553CE69A" w:rsidR="00E403A1" w:rsidRPr="00C90EB3" w:rsidRDefault="00E403A1" w:rsidP="00E403A1">
      <w:pPr>
        <w:widowControl w:val="0"/>
        <w:rPr>
          <w:rFonts w:ascii="BA Vilna Regular" w:hAnsi="BA Vilna Regular"/>
          <w:spacing w:val="-4"/>
          <w:sz w:val="16"/>
          <w:rtl/>
        </w:rPr>
      </w:pPr>
      <w:r w:rsidRPr="00002259">
        <w:rPr>
          <w:rStyle w:val="af4"/>
          <w:rFonts w:hint="cs"/>
          <w:color w:val="auto"/>
          <w:spacing w:val="-2"/>
          <w:rtl/>
        </w:rPr>
        <w:t>א.</w:t>
      </w:r>
      <w:r w:rsidRPr="00002259">
        <w:rPr>
          <w:rFonts w:ascii="BA Vilna Regular" w:hAnsi="BA Vilna Regular" w:hint="cs"/>
          <w:spacing w:val="-2"/>
          <w:sz w:val="16"/>
          <w:rtl/>
        </w:rPr>
        <w:t xml:space="preserve"> </w:t>
      </w:r>
      <w:r>
        <w:rPr>
          <w:rFonts w:ascii="BA Vilna Regular" w:hAnsi="BA Vilna Regular"/>
          <w:spacing w:val="-2"/>
          <w:sz w:val="16"/>
          <w:rtl/>
        </w:rPr>
        <w:t xml:space="preserve">ואינה</w:t>
      </w:r>
      <w:del w:id="9001" w:author="עריכה מהאתר" w:date="2026-10-06T12:29:54Z">
        <w:r>
          <w:rPr>
            <w:rFonts w:ascii="BA Vilna Regular" w:hAnsi="BA Vilna Regular"/>
            <w:spacing w:val="-2"/>
            <w:sz w:val="16"/>
            <w:rtl/>
          </w:rPr>
          <w:delText xml:space="preserve"> ניתרת</w:delText>
        </w:r>
      </w:del>
      <w:ins w:id="9002" w:author="עריכה מהאתר" w:date="2026-10-06T12:29:54Z">
        <w:r>
          <w:rPr>
            <w:rFonts w:ascii="BA Vilna Regular" w:hAnsi="BA Vilna Regular"/>
            <w:spacing w:val="-2"/>
            <w:sz w:val="16"/>
            <w:rtl/>
          </w:rPr>
          <w:t xml:space="preserve"> ניתרת אלא </w:t>
        </w:r>
      </w:ins>
      <w:del w:id="9003" w:author="עריכה מהאתר" w:date="2026-10-06T12:29:54Z">
        <w:r>
          <w:rPr>
            <w:rStyle w:val="af4"/>
            <w:color w:val="auto"/>
            <w:spacing w:val="-2"/>
            <w:rtl/>
          </w:rPr>
          <w:delText xml:space="preserve"> </w:delText>
        </w:r>
      </w:del>
      <w:r w:rsidRPr="00002259">
        <w:rPr>
          <w:rStyle w:val="af4"/>
          <w:rFonts w:hint="cs"/>
          <w:color w:val="auto"/>
          <w:spacing w:val="-2"/>
          <w:rtl/>
        </w:rPr>
        <w:t>ב.</w:t>
      </w:r>
      <w:r w:rsidRPr="00002259">
        <w:rPr>
          <w:rFonts w:ascii="BA Vilna Regular" w:hAnsi="BA Vilna Regular" w:hint="cs"/>
          <w:spacing w:val="-2"/>
          <w:sz w:val="16"/>
          <w:rtl/>
        </w:rPr>
        <w:t xml:space="preserve"> </w:t>
      </w:r>
      <w:r w:rsidRPr="00002259">
        <w:rPr>
          <w:rFonts w:ascii="BA Vilna Regular" w:hAnsi="BA Vilna Regular"/>
          <w:spacing w:val="-2"/>
          <w:sz w:val="16"/>
          <w:rtl/>
        </w:rPr>
        <w:t>וניתרת גם</w:t>
      </w:r>
      <w:r w:rsidRPr="00002259">
        <w:rPr>
          <w:rStyle w:val="af4"/>
          <w:color w:val="auto"/>
          <w:spacing w:val="-2"/>
          <w:rtl/>
        </w:rPr>
        <w:t xml:space="preserve"> </w:t>
      </w:r>
      <w:r w:rsidR="00002259" w:rsidRPr="00002259">
        <w:rPr>
          <w:rStyle w:val="af6"/>
          <w:spacing w:val="-2"/>
          <w:sz w:val="11"/>
          <w:szCs w:val="12"/>
          <w:rtl/>
        </w:rPr>
        <w:t>◄</w:t>
      </w:r>
      <w:r w:rsidRPr="00002259">
        <w:rPr>
          <w:rStyle w:val="af4"/>
          <w:rFonts w:hint="cs"/>
          <w:color w:val="auto"/>
          <w:spacing w:val="-2"/>
          <w:rtl/>
        </w:rPr>
        <w:t>ג.</w:t>
      </w:r>
      <w:r w:rsidRPr="00002259">
        <w:rPr>
          <w:rFonts w:ascii="BA Vilna Regular" w:hAnsi="BA Vilna Regular" w:hint="cs"/>
          <w:spacing w:val="-2"/>
          <w:sz w:val="16"/>
          <w:rtl/>
        </w:rPr>
        <w:t xml:space="preserve"> </w:t>
      </w:r>
      <w:r w:rsidRPr="00C90EB3">
        <w:rPr>
          <w:rFonts w:ascii="BA Vilna Regular" w:hAnsi="BA Vilna Regular"/>
          <w:spacing w:val="-4"/>
          <w:sz w:val="16"/>
          <w:rtl/>
        </w:rPr>
        <w:t xml:space="preserve">וצריכה גם צורת הפתח </w:t>
      </w:r>
      <w:r w:rsidRPr="00C90EB3">
        <w:rPr>
          <w:rStyle w:val="af6"/>
          <w:rFonts w:hint="cs"/>
          <w:spacing w:val="-4"/>
          <w:sz w:val="11"/>
          <w:szCs w:val="12"/>
          <w:rtl/>
        </w:rPr>
        <w:t>כ</w:t>
      </w:r>
      <w:r w:rsidR="00C90EB3" w:rsidRPr="00C90EB3">
        <w:rPr>
          <w:rStyle w:val="af6"/>
          <w:rFonts w:hint="cs"/>
          <w:spacing w:val="-4"/>
          <w:sz w:val="11"/>
          <w:szCs w:val="12"/>
          <w:rtl/>
        </w:rPr>
        <w:t>ד</w:t>
      </w:r>
      <w:r w:rsidRPr="00C90EB3">
        <w:rPr>
          <w:rStyle w:val="af6"/>
          <w:rFonts w:hint="cs"/>
          <w:spacing w:val="-4"/>
          <w:sz w:val="11"/>
          <w:szCs w:val="12"/>
          <w:rtl/>
        </w:rPr>
        <w:t>ס</w:t>
      </w:r>
      <w:r w:rsidR="0026136E" w:rsidRPr="00C90EB3">
        <w:rPr>
          <w:rStyle w:val="af6"/>
          <w:rFonts w:hint="cs"/>
          <w:spacing w:val="-4"/>
          <w:sz w:val="11"/>
          <w:szCs w:val="12"/>
          <w:rtl/>
        </w:rPr>
        <w:t>"</w:t>
      </w:r>
      <w:r w:rsidRPr="00C90EB3">
        <w:rPr>
          <w:rStyle w:val="af6"/>
          <w:rFonts w:hint="cs"/>
          <w:spacing w:val="-4"/>
          <w:sz w:val="11"/>
          <w:szCs w:val="12"/>
          <w:rtl/>
        </w:rPr>
        <w:t>ל לר</w:t>
      </w:r>
      <w:r w:rsidR="00F95B42" w:rsidRPr="00C90EB3">
        <w:rPr>
          <w:rStyle w:val="af6"/>
          <w:rFonts w:hint="cs"/>
          <w:spacing w:val="-4"/>
          <w:sz w:val="11"/>
          <w:szCs w:val="12"/>
          <w:rtl/>
        </w:rPr>
        <w:t>"</w:t>
      </w:r>
      <w:r w:rsidRPr="00C90EB3">
        <w:rPr>
          <w:rStyle w:val="af6"/>
          <w:rFonts w:hint="cs"/>
          <w:spacing w:val="-4"/>
          <w:sz w:val="11"/>
          <w:szCs w:val="12"/>
          <w:rtl/>
        </w:rPr>
        <w:t>כ</w:t>
      </w:r>
    </w:p>
    <w:p w14:paraId="162A820A" w14:textId="77777777" w:rsidR="00657ED5" w:rsidRPr="00657ED5" w:rsidRDefault="00E403A1" w:rsidP="00657ED5">
      <w:pPr>
        <w:pStyle w:val="af1"/>
        <w:rPr>
          <w:rtl/>
        </w:rPr>
      </w:pPr>
      <w:bookmarkStart w:id="28" w:name="_Toc155720204"/>
      <w:r w:rsidRPr="00657ED5">
        <w:rPr>
          <w:rtl/>
        </w:rPr>
        <w:t>ב' כהלכתן</w:t>
      </w:r>
      <w:bookmarkEnd w:id="28"/>
      <w:r w:rsidRPr="00657ED5">
        <w:rPr>
          <w:rtl/>
        </w:rPr>
        <w:t xml:space="preserve"> </w:t>
      </w:r>
    </w:p>
    <w:p w14:paraId="6FCEB178" w14:textId="77777777" w:rsidR="00002259" w:rsidRPr="00002259" w:rsidRDefault="00002259" w:rsidP="00002259">
      <w:pPr>
        <w:pStyle w:val="31"/>
        <w:framePr w:wrap="notBeside"/>
        <w:rPr>
          <w:rtl/>
        </w:rPr>
      </w:pPr>
      <w:r w:rsidRPr="00002259">
        <w:rPr>
          <w:rtl/>
        </w:rPr>
        <w:t>◄</w:t>
      </w:r>
    </w:p>
    <w:p w14:paraId="77CB665D" w14:textId="275E82DA" w:rsidR="00657ED5" w:rsidRDefault="00E403A1" w:rsidP="00657ED5">
      <w:pPr>
        <w:rPr>
          <w:rtl/>
        </w:rPr>
      </w:pPr>
      <w:del w:id="9004" w:author="עריכה מהאתר" w:date="2026-09-28T12:58:01Z">
        <w:r>
          <w:rPr>
            <w:rtl/>
          </w:rPr>
          <w:delText xml:space="preserve">וכן</w:delText>
        </w:r>
      </w:del>
      <w:ins w:id="9005" w:author="עריכה מהאתר" w:date="2026-09-28T12:58:01Z">
        <w:r>
          <w:rPr>
            <w:rtl/>
          </w:rPr>
          <w:t xml:space="preserve">רבאוכן</w:t>
        </w:r>
      </w:ins>
      <w:r>
        <w:rPr>
          <w:rtl/>
        </w:rPr>
        <w:t xml:space="preserve"> לשבת</w:t>
      </w:r>
      <w:r w:rsidR="00641903" w:rsidRPr="00043784">
        <w:rPr>
          <w:rtl/>
        </w:rPr>
        <w:t xml:space="preserve"> מיגו דסוכה, </w:t>
      </w:r>
    </w:p>
    <w:p w14:paraId="6D3044FF" w14:textId="77777777" w:rsidR="00002259" w:rsidRPr="00002259" w:rsidRDefault="00002259" w:rsidP="00002259">
      <w:pPr>
        <w:pStyle w:val="31"/>
        <w:framePr w:wrap="notBeside"/>
        <w:rPr>
          <w:rtl/>
        </w:rPr>
      </w:pPr>
      <w:r w:rsidRPr="00002259">
        <w:rPr>
          <w:rtl/>
        </w:rPr>
        <w:t>◄</w:t>
      </w:r>
    </w:p>
    <w:p w14:paraId="5122E87B" w14:textId="7EB32023" w:rsidR="00E403A1" w:rsidRPr="00043784" w:rsidRDefault="00641903" w:rsidP="00657ED5">
      <w:pPr>
        <w:rPr>
          <w:rtl/>
        </w:rPr>
      </w:pPr>
      <w:r w:rsidRPr="00043784">
        <w:rPr>
          <w:rtl/>
        </w:rPr>
        <w:t>ובשבת דעלמא</w:t>
      </w:r>
      <w:r w:rsidRPr="00043784">
        <w:rPr>
          <w:rFonts w:hint="cs"/>
          <w:rtl/>
        </w:rPr>
        <w:t>-</w:t>
      </w:r>
      <w:r w:rsidR="00002259">
        <w:rPr>
          <w:rFonts w:hint="cs"/>
          <w:rtl/>
        </w:rPr>
        <w:t>ניתר ב</w:t>
      </w:r>
      <w:r w:rsidR="004B5485" w:rsidRPr="00043784">
        <w:rPr>
          <w:rtl/>
        </w:rPr>
        <w:t>עו</w:t>
      </w:r>
      <w:r w:rsidR="004B5485" w:rsidRPr="00043784">
        <w:rPr>
          <w:rFonts w:hint="cs"/>
          <w:rtl/>
        </w:rPr>
        <w:t>מד מרובה</w:t>
      </w:r>
      <w:r w:rsidR="00E403A1" w:rsidRPr="00043784">
        <w:rPr>
          <w:rtl/>
        </w:rPr>
        <w:t>, ואצ"ל סוכה דשבת סגי בלחי וא"צ טפח, דכ"ש מחמ</w:t>
      </w:r>
      <w:r w:rsidR="00E403A1" w:rsidRPr="00043784">
        <w:rPr>
          <w:rFonts w:hint="cs"/>
          <w:rtl/>
        </w:rPr>
        <w:t>ורה לקלה</w:t>
      </w:r>
      <w:r w:rsidR="00E403A1" w:rsidRPr="00043784">
        <w:rPr>
          <w:rtl/>
        </w:rPr>
        <w:t>.</w:t>
      </w:r>
      <w:r w:rsidR="004B5485" w:rsidRPr="00043784">
        <w:rPr>
          <w:rFonts w:hint="cs"/>
          <w:rtl/>
        </w:rPr>
        <w:t xml:space="preserve"> </w:t>
      </w:r>
      <w:r w:rsidR="00002259">
        <w:rPr>
          <w:rStyle w:val="afff6"/>
          <w:rFonts w:hint="cs"/>
          <w:rtl/>
        </w:rPr>
        <w:t xml:space="preserve">   </w:t>
      </w:r>
      <w:r w:rsidR="004B5485" w:rsidRPr="00D72893">
        <w:rPr>
          <w:rStyle w:val="afff6"/>
          <w:rFonts w:hint="cs"/>
          <w:rtl/>
        </w:rPr>
        <w:t xml:space="preserve">[אף </w:t>
      </w:r>
      <w:r w:rsidR="00002259">
        <w:rPr>
          <w:rStyle w:val="afff6"/>
          <w:rFonts w:hint="cs"/>
          <w:rtl/>
        </w:rPr>
        <w:t>ש</w:t>
      </w:r>
      <w:r w:rsidR="004B5485" w:rsidRPr="00D72893">
        <w:rPr>
          <w:rStyle w:val="afff6"/>
          <w:rFonts w:hint="cs"/>
          <w:rtl/>
        </w:rPr>
        <w:t>אין שם ד' דפנות]</w:t>
      </w:r>
      <w:r w:rsidR="00E403A1" w:rsidRPr="00043784">
        <w:rPr>
          <w:rFonts w:hint="cs"/>
          <w:rtl/>
        </w:rPr>
        <w:t xml:space="preserve"> </w:t>
      </w:r>
    </w:p>
    <w:p w14:paraId="3A492616" w14:textId="4FEA8823" w:rsidR="00002259" w:rsidRPr="00002259" w:rsidRDefault="00002259" w:rsidP="00002259">
      <w:pPr>
        <w:pStyle w:val="31"/>
        <w:framePr w:wrap="notBeside"/>
        <w:rPr>
          <w:rtl/>
        </w:rPr>
      </w:pPr>
      <w:r w:rsidRPr="00002259">
        <w:rPr>
          <w:rtl/>
        </w:rPr>
        <w:t>◄</w:t>
      </w:r>
      <w:r>
        <w:rPr>
          <w:rFonts w:hint="cs"/>
          <w:rtl/>
        </w:rPr>
        <w:t>רבא:</w:t>
      </w:r>
    </w:p>
    <w:p w14:paraId="433DA9B3" w14:textId="0E724564" w:rsidR="00E403A1" w:rsidRPr="00043784" w:rsidRDefault="00002259" w:rsidP="00E403A1">
      <w:pPr>
        <w:pStyle w:val="affd"/>
        <w:widowControl w:val="0"/>
        <w:rPr>
          <w:rtl/>
        </w:rPr>
      </w:pPr>
      <w:r>
        <w:rPr>
          <w:rStyle w:val="ac"/>
          <w:rFonts w:cs="PFT_Frank" w:hint="cs"/>
          <w:rtl/>
        </w:rPr>
        <w:t xml:space="preserve">סיכך </w:t>
      </w:r>
      <w:r w:rsidR="00E403A1" w:rsidRPr="00043784">
        <w:rPr>
          <w:rtl/>
        </w:rPr>
        <w:t xml:space="preserve">ע"ג </w:t>
      </w:r>
      <w:r>
        <w:rPr>
          <w:rFonts w:hint="cs"/>
          <w:rtl/>
        </w:rPr>
        <w:t xml:space="preserve">מבוי ויש לחי, ע''ג </w:t>
      </w:r>
      <w:r>
        <w:rPr>
          <w:rtl/>
        </w:rPr>
        <w:t xml:space="preserve">פסי ביראות כשר</w:t>
      </w:r>
      <w:del w:id="10505" w:author="דבורה שירה פלג" w:date="2026-10-01T11:26:47Z">
        <w:r>
          <w:rPr>
            <w:rtl/>
          </w:rPr>
          <w:delText xml:space="preserve"> </w:delText>
        </w:r>
      </w:del>
      <w:ins w:id="10506" w:author="דבורה שירה פלג" w:date="2026-10-01T11:26:47Z">
        <w:r>
          <w:rPr>
            <w:rtl/>
          </w:rPr>
          <w:t xml:space="preserve"> [</w:t>
        </w:r>
      </w:ins>
      <w:r w:rsidR="00641903" w:rsidRPr="00D72893">
        <w:rPr>
          <w:rStyle w:val="afff6"/>
          <w:rtl/>
        </w:rPr>
        <w:t xml:space="preserve">אף </w:t>
      </w:r>
      <w:r>
        <w:rPr>
          <w:rStyle w:val="afff6"/>
          <w:rFonts w:hint="cs"/>
          <w:rtl/>
        </w:rPr>
        <w:t>ש</w:t>
      </w:r>
      <w:r>
        <w:rPr>
          <w:rStyle w:val="afff6"/>
          <w:rtl/>
        </w:rPr>
        <w:t xml:space="preserve">אין ב' דפנו</w:t>
      </w:r>
      <w:del w:id="10503" w:author="דבורה שירה פלג" w:date="2026-10-01T11:26:47Z">
        <w:r>
          <w:rPr>
            <w:rStyle w:val="afff6"/>
            <w:rtl/>
          </w:rPr>
          <w:delText xml:space="preserve">ת</w:delText>
        </w:r>
      </w:del>
      <w:ins w:id="10504" w:author="דבורה שירה פלג" w:date="2026-10-01T11:26:47Z">
        <w:r>
          <w:rPr>
            <w:rStyle w:val="afff6"/>
            <w:rtl/>
          </w:rPr>
          <w:t xml:space="preserve">תכהלכתן]</w:t>
        </w:r>
      </w:ins>
    </w:p>
    <w:p w14:paraId="2FA40AE6" w14:textId="77777777" w:rsidR="00E403A1" w:rsidRPr="00C01657" w:rsidRDefault="00E403A1" w:rsidP="009D377E">
      <w:pPr>
        <w:pStyle w:val="ad"/>
        <w:framePr w:wrap="around"/>
        <w:rPr>
          <w:rtl/>
        </w:rPr>
      </w:pPr>
      <w:bookmarkStart w:id="29" w:name="_Toc155720205"/>
      <w:r w:rsidRPr="00C01657">
        <w:rPr>
          <w:rFonts w:hint="cs"/>
          <w:rtl/>
        </w:rPr>
        <w:t>ז:</w:t>
      </w:r>
      <w:bookmarkEnd w:id="29"/>
    </w:p>
    <w:p w14:paraId="4342EF59" w14:textId="77777777" w:rsidR="00234EDB" w:rsidRPr="00234EDB" w:rsidRDefault="00E403A1" w:rsidP="00234EDB">
      <w:pPr>
        <w:pStyle w:val="af1"/>
        <w:rPr>
          <w:rtl/>
        </w:rPr>
      </w:pPr>
      <w:bookmarkStart w:id="30" w:name="_Toc155720206"/>
      <w:r w:rsidRPr="00234EDB">
        <w:rPr>
          <w:rtl/>
        </w:rPr>
        <w:t>חמתה</w:t>
      </w:r>
      <w:r w:rsidRPr="00234EDB">
        <w:rPr>
          <w:rFonts w:hint="cs"/>
          <w:rtl/>
        </w:rPr>
        <w:t xml:space="preserve"> מרובה פסול</w:t>
      </w:r>
      <w:bookmarkEnd w:id="30"/>
      <w:r w:rsidRPr="00234EDB">
        <w:rPr>
          <w:rtl/>
        </w:rPr>
        <w:t xml:space="preserve"> </w:t>
      </w:r>
    </w:p>
    <w:p w14:paraId="64AFBBC8" w14:textId="562AB209" w:rsidR="0026136E" w:rsidRPr="0026136E" w:rsidRDefault="00002259" w:rsidP="001711C4">
      <w:pPr>
        <w:pStyle w:val="31"/>
        <w:framePr w:wrap="notBeside"/>
        <w:rPr>
          <w:rtl/>
        </w:rPr>
      </w:pPr>
      <w:r>
        <w:rPr>
          <w:rFonts w:hint="cs"/>
          <w:rtl/>
        </w:rPr>
        <w:t>רי''א:</w:t>
      </w:r>
    </w:p>
    <w:p w14:paraId="79E50258" w14:textId="49C7FC1A" w:rsidR="00234EDB" w:rsidRPr="000C1CD3" w:rsidRDefault="00E403A1" w:rsidP="00234EDB">
      <w:pPr>
        <w:rPr>
          <w:rStyle w:val="af6"/>
          <w:rtl/>
        </w:rPr>
      </w:pPr>
      <w:r w:rsidRPr="00043784">
        <w:rPr>
          <w:rtl/>
        </w:rPr>
        <w:t>אפי</w:t>
      </w:r>
      <w:r w:rsidRPr="00043784">
        <w:rPr>
          <w:rFonts w:hint="cs"/>
          <w:rtl/>
        </w:rPr>
        <w:t>'</w:t>
      </w:r>
      <w:r>
        <w:rPr>
          <w:rtl/>
        </w:rPr>
        <w:t xml:space="preserve"> מחמת דפנות</w:t>
      </w:r>
      <w:del w:id="9001" w:author="עריכה מהאתר" w:date="2026-10-06T12:29:01Z">
        <w:r>
          <w:rPr>
            <w:rtl/>
          </w:rPr>
          <w:delText xml:space="preserve">, </w:delText>
        </w:r>
      </w:del>
      <w:ins w:id="9002" w:author="עריכה מהאתר" w:date="2026-10-06T12:29:01Z">
        <w:r>
          <w:rPr>
            <w:rtl/>
          </w:rPr>
          <w:t xml:space="preserve">, מאביי </w:t>
        </w:r>
      </w:ins>
      <w:r w:rsidR="000A3CFC">
        <w:rPr>
          <w:rFonts w:hint="cs"/>
          <w:rtl/>
        </w:rPr>
        <w:t>ש</w:t>
      </w:r>
      <w:r w:rsidR="00002259">
        <w:rPr>
          <w:rFonts w:hint="cs"/>
          <w:rtl/>
        </w:rPr>
        <w:t>כן קרי ל</w:t>
      </w:r>
      <w:r w:rsidR="00002259" w:rsidRPr="00002259">
        <w:rPr>
          <w:rStyle w:val="af8"/>
          <w:rFonts w:hint="cs"/>
          <w:rtl/>
        </w:rPr>
        <w:t>פרוכת</w:t>
      </w:r>
      <w:r w:rsidR="00002259">
        <w:rPr>
          <w:rFonts w:hint="cs"/>
          <w:rtl/>
        </w:rPr>
        <w:t xml:space="preserve"> - </w:t>
      </w:r>
      <w:r w:rsidR="00002259">
        <w:rPr>
          <w:rStyle w:val="af8"/>
          <w:rtl/>
        </w:rPr>
        <w:t>וְסַכֹּתָ</w:t>
      </w:r>
      <w:r w:rsidR="00002259">
        <w:rPr>
          <w:rStyle w:val="af8"/>
          <w:rFonts w:hint="cs"/>
          <w:rtl/>
        </w:rPr>
        <w:t xml:space="preserve"> </w:t>
      </w:r>
      <w:r w:rsidR="00002259" w:rsidRPr="00002259">
        <w:rPr>
          <w:rStyle w:val="afff6"/>
          <w:rFonts w:hint="cs"/>
          <w:rtl/>
        </w:rPr>
        <w:t>[סכך]</w:t>
      </w:r>
      <w:r w:rsidR="00002259">
        <w:rPr>
          <w:rFonts w:hint="cs"/>
          <w:rtl/>
        </w:rPr>
        <w:t xml:space="preserve"> </w:t>
      </w:r>
    </w:p>
    <w:p w14:paraId="10073619" w14:textId="4EE513CD" w:rsidR="00002259" w:rsidRPr="00002259" w:rsidRDefault="000A3CFC" w:rsidP="00002259">
      <w:pPr>
        <w:pStyle w:val="31"/>
        <w:framePr w:wrap="notBeside"/>
        <w:rPr>
          <w:rtl/>
        </w:rPr>
      </w:pPr>
      <w:r w:rsidRPr="00002259">
        <w:rPr>
          <w:rtl/>
        </w:rPr>
        <w:t>◄</w:t>
      </w:r>
      <w:r w:rsidR="00002259" w:rsidRPr="00002259">
        <w:rPr>
          <w:rFonts w:hint="cs"/>
          <w:rtl/>
        </w:rPr>
        <w:t>רבנן:</w:t>
      </w:r>
    </w:p>
    <w:p w14:paraId="6197E214" w14:textId="73764B28" w:rsidR="00E403A1" w:rsidRPr="00043784" w:rsidRDefault="00002259" w:rsidP="000A3CFC">
      <w:pPr>
        <w:rPr>
          <w:rtl/>
        </w:rPr>
      </w:pPr>
      <w:r w:rsidRPr="00043784">
        <w:rPr>
          <w:rtl/>
        </w:rPr>
        <w:t>מחמת סיכוך</w:t>
      </w:r>
      <w:r>
        <w:rPr>
          <w:rFonts w:hint="cs"/>
          <w:rtl/>
        </w:rPr>
        <w:t>,</w:t>
      </w:r>
      <w:r w:rsidRPr="00043784">
        <w:rPr>
          <w:rtl/>
        </w:rPr>
        <w:t xml:space="preserve"> </w:t>
      </w:r>
      <w:r w:rsidR="000A3CFC">
        <w:rPr>
          <w:rtl/>
        </w:rPr>
        <w:tab/>
      </w:r>
      <w:r w:rsidR="000A3CFC">
        <w:rPr>
          <w:rtl/>
        </w:rPr>
        <w:tab/>
      </w:r>
      <w:r w:rsidR="000A3CFC">
        <w:rPr>
          <w:rStyle w:val="af8"/>
          <w:rtl/>
        </w:rPr>
        <w:t>וְסַכֹּתָ</w:t>
      </w:r>
      <w:r w:rsidR="000A3CFC">
        <w:rPr>
          <w:rFonts w:hint="cs"/>
          <w:rtl/>
        </w:rPr>
        <w:t>- ד</w:t>
      </w:r>
      <w:r w:rsidR="000A3CFC" w:rsidRPr="00002259">
        <w:rPr>
          <w:rStyle w:val="af8"/>
          <w:rFonts w:hint="cs"/>
          <w:rtl/>
        </w:rPr>
        <w:t>פרוכת</w:t>
      </w:r>
      <w:r w:rsidR="000A3CFC">
        <w:rPr>
          <w:rFonts w:hint="cs"/>
          <w:rtl/>
        </w:rPr>
        <w:t xml:space="preserve"> </w:t>
      </w:r>
      <w:r>
        <w:rPr>
          <w:rFonts w:hint="cs"/>
          <w:rtl/>
        </w:rPr>
        <w:t xml:space="preserve">שיש לכופפה מעט כעין גג. </w:t>
      </w:r>
    </w:p>
    <w:p w14:paraId="1AC8F9B3" w14:textId="3A124262" w:rsidR="00E403A1" w:rsidRPr="00C01657" w:rsidRDefault="00E403A1" w:rsidP="00E403A1">
      <w:pPr>
        <w:pStyle w:val="af1"/>
        <w:widowControl w:val="0"/>
        <w:rPr>
          <w:rtl/>
        </w:rPr>
      </w:pPr>
      <w:bookmarkStart w:id="31" w:name="_Toc155720207"/>
      <w:r w:rsidRPr="00C01657">
        <w:rPr>
          <w:rtl/>
        </w:rPr>
        <w:t xml:space="preserve">כל הני </w:t>
      </w:r>
      <w:r w:rsidR="00E601EE">
        <w:rPr>
          <w:rFonts w:hint="cs"/>
          <w:rtl/>
        </w:rPr>
        <w:t xml:space="preserve">[ח'] </w:t>
      </w:r>
      <w:r w:rsidRPr="00C01657">
        <w:rPr>
          <w:rtl/>
        </w:rPr>
        <w:t>ס"ל סוכה דירת קבע</w:t>
      </w:r>
      <w:bookmarkEnd w:id="31"/>
      <w:r w:rsidRPr="00C01657">
        <w:rPr>
          <w:rFonts w:hint="cs"/>
          <w:rtl/>
        </w:rPr>
        <w:t xml:space="preserve"> </w:t>
      </w:r>
    </w:p>
    <w:p w14:paraId="200A3D00" w14:textId="3597D5A3" w:rsidR="0026136E" w:rsidRPr="0026136E" w:rsidRDefault="005B3ADC" w:rsidP="001711C4">
      <w:pPr>
        <w:pStyle w:val="31"/>
        <w:framePr w:wrap="notBeside"/>
        <w:rPr>
          <w:rtl/>
        </w:rPr>
      </w:pPr>
      <w:r>
        <w:rPr>
          <w:rFonts w:hint="cs"/>
          <w:rtl/>
        </w:rPr>
        <w:t xml:space="preserve">א. </w:t>
      </w:r>
      <w:r w:rsidR="00E403A1" w:rsidRPr="0026136E">
        <w:rPr>
          <w:rtl/>
        </w:rPr>
        <w:t>רבי</w:t>
      </w:r>
      <w:r w:rsidR="004B5485" w:rsidRPr="0026136E">
        <w:rPr>
          <w:rFonts w:hint="cs"/>
          <w:rtl/>
        </w:rPr>
        <w:t>:</w:t>
      </w:r>
    </w:p>
    <w:p w14:paraId="096FC274" w14:textId="457BC173" w:rsidR="004B5485" w:rsidRPr="000C1CD3" w:rsidRDefault="00E403A1" w:rsidP="00836FAA">
      <w:pPr>
        <w:pStyle w:val="affd"/>
        <w:widowControl w:val="0"/>
        <w:rPr>
          <w:rStyle w:val="af6"/>
          <w:rtl/>
        </w:rPr>
      </w:pPr>
      <w:r w:rsidRPr="00043784">
        <w:rPr>
          <w:rtl/>
        </w:rPr>
        <w:t xml:space="preserve">דפסל </w:t>
      </w:r>
      <w:r w:rsidR="00DB6A33">
        <w:rPr>
          <w:rFonts w:hint="cs"/>
          <w:rtl/>
        </w:rPr>
        <w:t>כש</w:t>
      </w:r>
      <w:r w:rsidRPr="00043784">
        <w:rPr>
          <w:rtl/>
        </w:rPr>
        <w:t xml:space="preserve">אין בה דע"ד, </w:t>
      </w:r>
      <w:r w:rsidR="005B3ADC" w:rsidRPr="000C1CD3">
        <w:rPr>
          <w:rStyle w:val="af6"/>
          <w:rtl/>
        </w:rPr>
        <w:tab/>
      </w:r>
      <w:r w:rsidR="005B3ADC" w:rsidRPr="00E601EE">
        <w:rPr>
          <w:rStyle w:val="32"/>
          <w:rFonts w:hint="cs"/>
          <w:rtl/>
        </w:rPr>
        <w:t xml:space="preserve">ב. </w:t>
      </w:r>
      <w:r>
        <w:rPr>
          <w:rStyle w:val="af6"/>
          <w:rtl/>
          <w:rPrChange w:id="9010" w:author="מנוע אמוראים" w:date="2026-10-05T16:41:47Z">
            <w:rPr>
              <w:rStyle w:val="32"/>
              <w:rtl/>
            </w:rPr>
          </w:rPrChange>
        </w:rPr>
        <w:t xml:space="preserve">רי"א</w:t>
      </w:r>
      <w:r w:rsidRPr="00E601EE">
        <w:rPr>
          <w:rStyle w:val="32"/>
          <w:rFonts w:hint="cs"/>
          <w:rtl/>
        </w:rPr>
        <w:t>:</w:t>
      </w:r>
      <w:r w:rsidR="00836FAA" w:rsidRPr="00E601EE">
        <w:rPr>
          <w:rStyle w:val="32"/>
          <w:rFonts w:hint="cs"/>
          <w:rtl/>
        </w:rPr>
        <w:t xml:space="preserve"> </w:t>
      </w:r>
      <w:r w:rsidRPr="00043784">
        <w:rPr>
          <w:rtl/>
        </w:rPr>
        <w:t xml:space="preserve">אף מחמת דפנות, </w:t>
      </w:r>
    </w:p>
    <w:p w14:paraId="453FBE0A" w14:textId="379342F8" w:rsidR="0026136E" w:rsidRPr="0026136E" w:rsidRDefault="00EE458E" w:rsidP="001711C4">
      <w:pPr>
        <w:pStyle w:val="31"/>
        <w:framePr w:wrap="notBeside"/>
        <w:rPr>
          <w:rtl/>
        </w:rPr>
      </w:pPr>
      <w:r>
        <w:rPr>
          <w:rFonts w:hint="cs"/>
          <w:rtl/>
        </w:rPr>
        <w:t xml:space="preserve">ג. </w:t>
      </w:r>
      <w:r w:rsidR="00E403A1" w:rsidRPr="0026136E">
        <w:rPr>
          <w:rtl/>
        </w:rPr>
        <w:t>ר"י</w:t>
      </w:r>
      <w:r w:rsidR="00E403A1" w:rsidRPr="0026136E">
        <w:rPr>
          <w:rFonts w:hint="cs"/>
          <w:rtl/>
        </w:rPr>
        <w:t>:</w:t>
      </w:r>
    </w:p>
    <w:p w14:paraId="185CAD37" w14:textId="40B2F3F3" w:rsidR="004B5485" w:rsidRPr="00043784" w:rsidRDefault="00E403A1" w:rsidP="00836FAA">
      <w:pPr>
        <w:pStyle w:val="affd"/>
        <w:widowControl w:val="0"/>
        <w:rPr>
          <w:rtl/>
        </w:rPr>
      </w:pPr>
      <w:r w:rsidRPr="00043784">
        <w:rPr>
          <w:rtl/>
        </w:rPr>
        <w:t xml:space="preserve">דהכשיר למעלה מכ', </w:t>
      </w:r>
      <w:r w:rsidR="005B3ADC">
        <w:rPr>
          <w:rtl/>
        </w:rPr>
        <w:tab/>
      </w:r>
      <w:r w:rsidR="005B3ADC" w:rsidRPr="00E601EE">
        <w:rPr>
          <w:rStyle w:val="32"/>
          <w:rFonts w:hint="cs"/>
          <w:rtl/>
        </w:rPr>
        <w:t xml:space="preserve">ד. </w:t>
      </w:r>
      <w:r>
        <w:rPr>
          <w:rStyle w:val="af6"/>
          <w:rtl/>
          <w:rPrChange w:id="9011" w:author="מנוע אמוראים" w:date="2026-10-05T16:41:47Z">
            <w:rPr>
              <w:rStyle w:val="32"/>
              <w:rtl/>
            </w:rPr>
          </w:rPrChange>
        </w:rPr>
        <w:t xml:space="preserve">ר"ש</w:t>
      </w:r>
      <w:r w:rsidRPr="00E601EE">
        <w:rPr>
          <w:rStyle w:val="32"/>
          <w:rFonts w:hint="cs"/>
          <w:rtl/>
        </w:rPr>
        <w:t>:</w:t>
      </w:r>
      <w:r w:rsidR="00836FAA">
        <w:rPr>
          <w:rFonts w:hint="cs"/>
          <w:rtl/>
        </w:rPr>
        <w:t xml:space="preserve"> </w:t>
      </w:r>
      <w:r w:rsidRPr="00043784">
        <w:rPr>
          <w:rtl/>
        </w:rPr>
        <w:t>דרביעית טפח,</w:t>
      </w:r>
    </w:p>
    <w:p w14:paraId="37DA52D5" w14:textId="3064891E" w:rsidR="0026136E" w:rsidRPr="0026136E" w:rsidRDefault="00EE458E" w:rsidP="001711C4">
      <w:pPr>
        <w:pStyle w:val="31"/>
        <w:framePr w:wrap="notBeside"/>
        <w:rPr>
          <w:rtl/>
        </w:rPr>
      </w:pPr>
      <w:r>
        <w:rPr>
          <w:rFonts w:hint="cs"/>
          <w:rtl/>
        </w:rPr>
        <w:t xml:space="preserve">ה. </w:t>
      </w:r>
      <w:r w:rsidR="00E403A1" w:rsidRPr="0026136E">
        <w:rPr>
          <w:rtl/>
        </w:rPr>
        <w:t>ר"ג</w:t>
      </w:r>
      <w:r w:rsidR="00E403A1" w:rsidRPr="0026136E">
        <w:rPr>
          <w:rFonts w:hint="cs"/>
          <w:rtl/>
        </w:rPr>
        <w:t>:</w:t>
      </w:r>
    </w:p>
    <w:p w14:paraId="2F21C37A" w14:textId="4F38DDF5" w:rsidR="00234EDB" w:rsidRPr="000C1CD3" w:rsidRDefault="00E403A1" w:rsidP="00836FAA">
      <w:pPr>
        <w:pStyle w:val="affd"/>
        <w:widowControl w:val="0"/>
        <w:rPr>
          <w:rStyle w:val="af6"/>
          <w:rtl/>
        </w:rPr>
      </w:pPr>
      <w:r w:rsidRPr="00043784">
        <w:rPr>
          <w:rtl/>
        </w:rPr>
        <w:t>פסל בראש עגלה</w:t>
      </w:r>
      <w:r w:rsidR="00B51171">
        <w:rPr>
          <w:rFonts w:hint="cs"/>
          <w:rtl/>
        </w:rPr>
        <w:t xml:space="preserve"> וספינ'</w:t>
      </w:r>
      <w:r w:rsidR="00B51171">
        <w:rPr>
          <w:rStyle w:val="32"/>
          <w:rFonts w:hint="cs"/>
          <w:rtl/>
        </w:rPr>
        <w:t xml:space="preserve"> </w:t>
      </w:r>
      <w:r w:rsidR="00C832B0" w:rsidRPr="00E601EE">
        <w:rPr>
          <w:rStyle w:val="32"/>
          <w:rFonts w:hint="cs"/>
          <w:rtl/>
        </w:rPr>
        <w:t>ו</w:t>
      </w:r>
      <w:r w:rsidR="005B3ADC" w:rsidRPr="00E601EE">
        <w:rPr>
          <w:rStyle w:val="32"/>
          <w:rFonts w:hint="cs"/>
          <w:rtl/>
        </w:rPr>
        <w:t xml:space="preserve">. </w:t>
      </w:r>
      <w:r w:rsidR="00836FAA" w:rsidRPr="00E601EE">
        <w:rPr>
          <w:rStyle w:val="32"/>
          <w:rFonts w:hint="cs"/>
          <w:rtl/>
        </w:rPr>
        <w:t>ב</w:t>
      </w:r>
      <w:r w:rsidRPr="00E601EE">
        <w:rPr>
          <w:rStyle w:val="32"/>
          <w:rtl/>
        </w:rPr>
        <w:t>"ש</w:t>
      </w:r>
      <w:r w:rsidRPr="00E601EE">
        <w:rPr>
          <w:rStyle w:val="32"/>
          <w:rFonts w:hint="cs"/>
          <w:rtl/>
        </w:rPr>
        <w:t>:</w:t>
      </w:r>
      <w:r w:rsidR="00836FAA" w:rsidRPr="00E601EE">
        <w:rPr>
          <w:rStyle w:val="32"/>
          <w:rFonts w:hint="cs"/>
          <w:rtl/>
        </w:rPr>
        <w:t xml:space="preserve"> </w:t>
      </w:r>
      <w:r w:rsidR="00EE458E" w:rsidRPr="00E601EE">
        <w:rPr>
          <w:rStyle w:val="32"/>
          <w:rtl/>
        </w:rPr>
        <w:tab/>
      </w:r>
      <w:r w:rsidRPr="00043784">
        <w:rPr>
          <w:rtl/>
        </w:rPr>
        <w:t>פסלו ב</w:t>
      </w:r>
      <w:r w:rsidR="004B5485" w:rsidRPr="00043784">
        <w:rPr>
          <w:rFonts w:hint="cs"/>
          <w:rtl/>
        </w:rPr>
        <w:t xml:space="preserve">אינה מחזקת </w:t>
      </w:r>
      <w:r w:rsidRPr="00043784">
        <w:rPr>
          <w:rtl/>
        </w:rPr>
        <w:t xml:space="preserve">שולחנו </w:t>
      </w:r>
    </w:p>
    <w:p w14:paraId="2FE1C250" w14:textId="03F5EEED" w:rsidR="0026136E" w:rsidRPr="0026136E" w:rsidRDefault="00E601EE" w:rsidP="001711C4">
      <w:pPr>
        <w:pStyle w:val="31"/>
        <w:framePr w:wrap="notBeside"/>
        <w:rPr>
          <w:rtl/>
        </w:rPr>
      </w:pPr>
      <w:r>
        <w:rPr>
          <w:rFonts w:hint="cs"/>
          <w:rtl/>
        </w:rPr>
        <w:t>ז</w:t>
      </w:r>
      <w:r w:rsidR="00EE458E">
        <w:rPr>
          <w:rFonts w:hint="cs"/>
          <w:rtl/>
        </w:rPr>
        <w:t xml:space="preserve">. </w:t>
      </w:r>
      <w:r w:rsidR="00E403A1" w:rsidRPr="0026136E">
        <w:rPr>
          <w:rtl/>
        </w:rPr>
        <w:t>ר"א</w:t>
      </w:r>
      <w:r w:rsidR="00E403A1" w:rsidRPr="0026136E">
        <w:rPr>
          <w:rFonts w:hint="cs"/>
          <w:rtl/>
        </w:rPr>
        <w:t>:</w:t>
      </w:r>
    </w:p>
    <w:p w14:paraId="66E7B842" w14:textId="4731A831" w:rsidR="005B3ADC" w:rsidRDefault="00E403A1" w:rsidP="009D377E">
      <w:pPr>
        <w:pStyle w:val="affd"/>
        <w:widowControl w:val="0"/>
        <w:rPr>
          <w:rtl/>
        </w:rPr>
      </w:pPr>
      <w:r w:rsidRPr="00043784">
        <w:rPr>
          <w:rtl/>
        </w:rPr>
        <w:t>דפסל בצריף</w:t>
      </w:r>
      <w:ins w:id="10727" w:author="דבורה שירה פלג" w:date="2026-07-24T12:58:00Z" w16du:dateUtc="2026-07-24T09:58:00Z">
        <w:r w:rsidR="000A45AF">
          <w:rPr>
            <w:rtl/>
          </w:rPr>
          <w:t xml:space="preserve"> וסמוך לכותל</w:t>
        </w:r>
      </w:ins>
      <w:r w:rsidR="00B51171">
        <w:rPr>
          <w:rFonts w:hint="cs"/>
          <w:rtl/>
        </w:rPr>
        <w:t xml:space="preserve"> </w:t>
      </w:r>
      <w:del w:id="10728" w:author="דבורה שירה פלג" w:date="2026-07-24T12:58:00Z" w16du:dateUtc="2026-07-24T09:58:00Z">
        <w:r w:rsidR="00B51171" w:rsidRPr="00B51171" w:rsidDel="000A45AF">
          <w:rPr>
            <w:rStyle w:val="afff6"/>
            <w:rFonts w:hint="cs"/>
            <w:rtl/>
          </w:rPr>
          <w:delText>בל</w:delText>
        </w:r>
      </w:del>
      <w:ins w:id="10729" w:author="דבורה שירה פלג" w:date="2026-07-24T12:58:00Z" w16du:dateUtc="2026-07-24T09:58:00Z">
        <w:r w:rsidR="000A45AF">
          <w:rPr>
            <w:rFonts w:hint="cs"/>
            <w:rtl/>
          </w:rPr>
          <w:t xml:space="preserve">ש</w:t>
        </w:r>
      </w:ins>
      <w:r w:rsidR="00B51171" w:rsidRPr="00B51171">
        <w:rPr>
          <w:rStyle w:val="afff6"/>
          <w:rFonts w:hint="cs"/>
          <w:rtl/>
        </w:rPr>
        <w:t>א</w:t>
      </w:r>
      <w:ins w:id="10730" w:author="דבורה שירה פלג" w:date="2026-07-24T12:58:00Z" w16du:dateUtc="2026-07-24T09:58:00Z">
        <w:r w:rsidR="000A45AF">
          <w:rPr>
            <w:rStyle w:val="afff6"/>
            <w:rFonts w:hint="cs"/>
            <w:rtl/>
          </w:rPr>
          <w:t xml:space="preserve">ין</w:t>
        </w:r>
      </w:ins>
      <w:r w:rsidR="00B51171" w:rsidRPr="00B51171">
        <w:rPr>
          <w:rStyle w:val="afff6"/>
          <w:rFonts w:hint="cs"/>
          <w:rtl/>
        </w:rPr>
        <w:t xml:space="preserve"> גג</w:t>
      </w:r>
      <w:del w:id="9001" w:author="הצעה מהאתר - יהודה" w:date="2026-10-05T17:05:21Z">
        <w:r>
          <w:rPr>
            <w:rStyle w:val="afff6"/>
            <w:rtl/>
          </w:rPr>
          <w:delText xml:space="preserve">,</w:delText>
        </w:r>
      </w:del>
      <w:r w:rsidR="004B5485" w:rsidRPr="000C1CD3">
        <w:rPr>
          <w:rStyle w:val="af6"/>
          <w:rFonts w:hint="cs"/>
          <w:rtl/>
        </w:rPr>
        <w:t xml:space="preserve">   </w:t>
      </w:r>
      <w:r w:rsidR="00C832B0" w:rsidRPr="000C1CD3">
        <w:rPr>
          <w:rStyle w:val="af6"/>
          <w:rtl/>
        </w:rPr>
        <w:tab/>
      </w:r>
      <w:r w:rsidR="00C832B0" w:rsidRPr="000C1CD3">
        <w:rPr>
          <w:rStyle w:val="af6"/>
          <w:rtl/>
        </w:rPr>
        <w:tab/>
      </w:r>
      <w:r w:rsidR="00E601EE" w:rsidRPr="00E601EE">
        <w:rPr>
          <w:rStyle w:val="32"/>
          <w:rFonts w:hint="cs"/>
          <w:rtl/>
        </w:rPr>
        <w:t>ח</w:t>
      </w:r>
      <w:r w:rsidR="00C832B0" w:rsidRPr="00E601EE">
        <w:rPr>
          <w:rStyle w:val="32"/>
          <w:rFonts w:hint="cs"/>
          <w:rtl/>
        </w:rPr>
        <w:t xml:space="preserve">. </w:t>
      </w:r>
      <w:r w:rsidRPr="00E601EE">
        <w:rPr>
          <w:rStyle w:val="32"/>
          <w:rtl/>
        </w:rPr>
        <w:t>אחרים</w:t>
      </w:r>
      <w:r w:rsidRPr="00E601EE">
        <w:rPr>
          <w:rStyle w:val="32"/>
          <w:rFonts w:hint="cs"/>
          <w:rtl/>
        </w:rPr>
        <w:t>:</w:t>
      </w:r>
      <w:r w:rsidR="005B3ADC" w:rsidRPr="000C1CD3">
        <w:rPr>
          <w:rStyle w:val="af6"/>
          <w:rFonts w:hint="cs"/>
          <w:rtl/>
        </w:rPr>
        <w:t xml:space="preserve"> </w:t>
      </w:r>
      <w:r w:rsidRPr="00043784">
        <w:rPr>
          <w:rtl/>
        </w:rPr>
        <w:t xml:space="preserve">דפסלו בשובך. </w:t>
      </w:r>
      <w:del w:id="10731" w:author="דבורה שירה פלג" w:date="2026-07-24T12:59:00Z" w16du:dateUtc="2026-07-24T09:59:00Z">
        <w:r w:rsidR="00B51171" w:rsidRPr="00B51171" w:rsidDel="000A45AF">
          <w:rPr>
            <w:rStyle w:val="afff6"/>
            <w:rFonts w:hint="cs"/>
            <w:rtl/>
          </w:rPr>
          <w:delText>עגולה</w:delText>
        </w:r>
      </w:del>
      <w:ins w:id="10732" w:author="דבורה שירה פלג" w:date="2026-07-24T12:59:00Z" w16du:dateUtc="2026-07-24T09:59:00Z">
        <w:r w:rsidR="000A45AF">
          <w:rPr>
            <w:rtl/>
          </w:rPr>
          <w:t xml:space="preserve">שאין זו</w:t>
        </w:r>
      </w:ins>
      <w:ins w:id="10733" w:author="דבורה שירה פלג" w:date="2026-07-24T13:00:00Z" w16du:dateUtc="2026-07-24T10:00:00Z">
        <w:r w:rsidR="000A45AF">
          <w:rPr>
            <w:rtl/>
          </w:rPr>
          <w:t xml:space="preserve">יות</w:t>
        </w:r>
      </w:ins>
    </w:p>
    <w:p w14:paraId="2C1CEA2C" w14:textId="49943F32" w:rsidR="000A3CFC" w:rsidRPr="000A3CFC" w:rsidRDefault="00E403A1" w:rsidP="000A3CFC">
      <w:pPr>
        <w:pStyle w:val="af1"/>
        <w:rPr>
          <w:rFonts w:ascii="BA Vilna Regular" w:hAnsi="BA Vilna Regular"/>
          <w:rtl/>
        </w:rPr>
      </w:pPr>
      <w:bookmarkStart w:id="32" w:name="_Toc155720208"/>
      <w:r w:rsidRPr="00E40D8F">
        <w:rPr>
          <w:rtl/>
        </w:rPr>
        <w:t>סוכה עשויה ככבשן</w:t>
      </w:r>
      <w:bookmarkEnd w:id="32"/>
      <w:r w:rsidRPr="00043784">
        <w:rPr>
          <w:rFonts w:ascii="BA Vilna Regular" w:hAnsi="BA Vilna Regular"/>
          <w:rtl/>
        </w:rPr>
        <w:t xml:space="preserve"> </w:t>
      </w:r>
    </w:p>
    <w:p w14:paraId="41D98A5C" w14:textId="77777777" w:rsidR="000A3CFC" w:rsidRPr="000A3CFC" w:rsidRDefault="000A3CFC" w:rsidP="000A3CFC">
      <w:pPr>
        <w:pStyle w:val="31"/>
        <w:framePr w:wrap="notBeside"/>
        <w:rPr>
          <w:rtl/>
        </w:rPr>
      </w:pPr>
      <w:r w:rsidRPr="000A3CFC">
        <w:rPr>
          <w:rtl/>
        </w:rPr>
        <w:t>◄</w:t>
      </w:r>
    </w:p>
    <w:p w14:paraId="36803A9A" w14:textId="35ED43EB" w:rsidR="00E403A1" w:rsidRPr="00043784" w:rsidRDefault="00E403A1" w:rsidP="003D6607">
      <w:pPr>
        <w:rPr>
          <w:rStyle w:val="af4"/>
          <w:color w:val="auto"/>
          <w:rtl/>
        </w:rPr>
      </w:pPr>
      <w:r w:rsidRPr="00043784">
        <w:rPr>
          <w:rtl/>
        </w:rPr>
        <w:t>ב</w:t>
      </w:r>
      <w:r w:rsidR="000A3CFC">
        <w:rPr>
          <w:rFonts w:hint="cs"/>
          <w:rtl/>
        </w:rPr>
        <w:t>ש</w:t>
      </w:r>
      <w:r>
        <w:rPr>
          <w:rtl/>
        </w:rPr>
        <w:t xml:space="preserve">יש בה</w:t>
      </w:r>
      <w:del w:id="9001" w:author="עריכה מהאתר" w:date="2026-10-06T12:29:55Z">
        <w:r>
          <w:rPr>
            <w:rtl/>
          </w:rPr>
          <w:delText xml:space="preserve">יק</w:delText>
        </w:r>
      </w:del>
      <w:ins w:id="9002" w:author="עריכה מהאתר" w:date="2026-10-06T12:29:55Z">
        <w:r>
          <w:rPr>
            <w:rtl/>
          </w:rPr>
          <w:t xml:space="preserve">קי</w:t>
        </w:r>
      </w:ins>
      <w:r>
        <w:rPr>
          <w:rtl/>
        </w:rPr>
        <w:t xml:space="preserve">פה לישב כ</w:t>
      </w:r>
      <w:r w:rsidR="00B51171">
        <w:rPr>
          <w:rFonts w:hint="cs"/>
          <w:rtl/>
        </w:rPr>
        <w:t>"</w:t>
      </w:r>
      <w:r w:rsidRPr="00043784">
        <w:rPr>
          <w:rtl/>
        </w:rPr>
        <w:t>ד בנ"א</w:t>
      </w:r>
      <w:r w:rsidR="000A3CFC">
        <w:rPr>
          <w:rFonts w:hint="cs"/>
          <w:rtl/>
        </w:rPr>
        <w:t xml:space="preserve"> -</w:t>
      </w:r>
      <w:r w:rsidRPr="00043784">
        <w:rPr>
          <w:rtl/>
        </w:rPr>
        <w:t xml:space="preserve"> כשרה</w:t>
      </w:r>
      <w:r w:rsidR="007D7B20">
        <w:rPr>
          <w:rFonts w:hint="cs"/>
          <w:rtl/>
        </w:rPr>
        <w:t>,</w:t>
      </w:r>
      <w:r w:rsidRPr="00043784">
        <w:rPr>
          <w:rtl/>
        </w:rPr>
        <w:t xml:space="preserve"> </w:t>
      </w:r>
      <w:r w:rsidR="0032520C" w:rsidRPr="000C1CD3">
        <w:rPr>
          <w:rStyle w:val="af6"/>
          <w:rtl/>
        </w:rPr>
        <w:tab/>
      </w:r>
      <w:r w:rsidRPr="000C1CD3">
        <w:rPr>
          <w:rStyle w:val="af6"/>
          <w:rtl/>
        </w:rPr>
        <w:t>כרבי</w:t>
      </w:r>
      <w:r w:rsidR="00B438A5">
        <w:rPr>
          <w:rStyle w:val="af6"/>
          <w:rFonts w:hint="cs"/>
          <w:rtl/>
        </w:rPr>
        <w:t>:</w:t>
      </w:r>
      <w:r w:rsidRPr="00043784">
        <w:rPr>
          <w:rtl/>
        </w:rPr>
        <w:t xml:space="preserve"> דבעי' דע"ד.</w:t>
      </w:r>
    </w:p>
    <w:p w14:paraId="7054FAE9" w14:textId="77777777" w:rsidR="00E403A1" w:rsidRPr="0032520C" w:rsidRDefault="00E403A1" w:rsidP="009D377E">
      <w:pPr>
        <w:pStyle w:val="ad"/>
        <w:framePr w:wrap="around"/>
        <w:rPr>
          <w:rtl/>
        </w:rPr>
      </w:pPr>
      <w:bookmarkStart w:id="33" w:name="_Toc155720209"/>
      <w:r w:rsidRPr="0032520C">
        <w:rPr>
          <w:rFonts w:hint="cs"/>
          <w:rtl/>
        </w:rPr>
        <w:t>ח.</w:t>
      </w:r>
      <w:bookmarkEnd w:id="33"/>
    </w:p>
    <w:p w14:paraId="5A92042B" w14:textId="77777777" w:rsidR="0026136E" w:rsidRPr="0026136E" w:rsidRDefault="00E403A1" w:rsidP="001711C4">
      <w:pPr>
        <w:pStyle w:val="31"/>
        <w:framePr w:wrap="notBeside"/>
        <w:rPr>
          <w:rtl/>
        </w:rPr>
      </w:pPr>
      <w:r w:rsidRPr="0026136E">
        <w:rPr>
          <w:rtl/>
        </w:rPr>
        <w:t xml:space="preserve">א. </w:t>
      </w:r>
    </w:p>
    <w:p w14:paraId="4ADEF128" w14:textId="77777777" w:rsidR="000A45AF" w:rsidRDefault="0026136E" w:rsidP="00C7521A">
      <w:pPr>
        <w:pStyle w:val="affd"/>
        <w:widowControl w:val="0"/>
        <w:rPr>
          <w:ins w:id="10722" w:author="דבורה שירה פלג" w:date="2026-07-24T13:02:00Z" w16du:dateUtc="2026-07-24T10:02:00Z"/>
          <w:rtl/>
        </w:rPr>
      </w:pPr>
      <w:r>
        <w:rPr>
          <w:rFonts w:hint="cs"/>
          <w:rtl/>
        </w:rPr>
        <w:t>א</w:t>
      </w:r>
      <w:r w:rsidR="00E403A1" w:rsidRPr="00043784">
        <w:rPr>
          <w:rtl/>
        </w:rPr>
        <w:t>דם יושב באמה, כל שבהיקפו</w:t>
      </w:r>
      <w:r w:rsidR="00E403A1" w:rsidRPr="00043784">
        <w:rPr>
          <w:rFonts w:hint="cs"/>
          <w:rtl/>
        </w:rPr>
        <w:t xml:space="preserve"> </w:t>
      </w:r>
      <w:r w:rsidR="00E403A1" w:rsidRPr="00043784">
        <w:rPr>
          <w:rtl/>
        </w:rPr>
        <w:t>ג' ברחבו טפח</w:t>
      </w:r>
      <w:ins w:id="10723" w:author="דבורה שירה פלג" w:date="2026-07-24T13:02:00Z" w16du:dateUtc="2026-07-24T10:02:00Z">
        <w:r w:rsidR="000A45AF">
          <w:rPr>
            <w:rtl/>
          </w:rPr>
          <w:t xml:space="preserve">-בתריסר </w:t>
        </w:r>
      </w:ins>
      <w:r w:rsidR="00E403A1" w:rsidRPr="00043784">
        <w:rPr>
          <w:rtl/>
        </w:rPr>
        <w:t>,</w:t>
      </w:r>
    </w:p>
    <w:p w14:paraId="072ABC1A" w14:textId="0F564C39" w:rsidR="007D7B20" w:rsidRDefault="000A45AF" w:rsidP="00C7521A">
      <w:pPr>
        <w:pStyle w:val="affd"/>
        <w:widowControl w:val="0"/>
        <w:rPr>
          <w:rtl/>
        </w:rPr>
      </w:pPr>
      <w:ins w:id="10724" w:author="דבורה שירה פלג" w:date="2026-07-24T13:02:00Z" w16du:dateUtc="2026-07-24T10:02:00Z">
        <w:r>
          <w:t xml:space="preserve">בעיגול בעי טפי -</w:t>
        </w:r>
      </w:ins>
      <w:ins w:id="10725" w:author="דבורה שירה פלג" w:date="2026-07-24T13:03:00Z" w16du:dateUtc="2026-07-24T10:03:00Z">
        <w:r>
          <w:t xml:space="preserve">בשיתסר </w:t>
        </w:r>
      </w:ins>
      <w:del w:id="10726" w:author="דבורה שירה פלג" w:date="2026-07-24T13:02:00Z" w16du:dateUtc="2026-07-24T10:02:00Z">
        <w:r w:rsidR="00E403A1" w:rsidRPr="00043784" w:rsidDel="000A45AF">
          <w:rPr>
            <w:rtl/>
          </w:rPr>
          <w:delText xml:space="preserve"> </w:delText>
        </w:r>
      </w:del>
    </w:p>
    <w:p w14:paraId="0D7EE3E0" w14:textId="65819124" w:rsidR="007D7B20" w:rsidRDefault="00E403A1" w:rsidP="00C7521A">
      <w:pPr>
        <w:pStyle w:val="affd"/>
        <w:widowControl w:val="0"/>
        <w:rPr>
          <w:rtl/>
        </w:rPr>
      </w:pPr>
      <w:r w:rsidRPr="00043784">
        <w:rPr>
          <w:rtl/>
        </w:rPr>
        <w:t xml:space="preserve">ריבוע </w:t>
      </w:r>
      <w:r w:rsidRPr="00043784">
        <w:rPr>
          <w:rFonts w:hint="cs"/>
          <w:rtl/>
        </w:rPr>
        <w:t>היוצא</w:t>
      </w:r>
      <w:r>
        <w:rPr>
          <w:rtl/>
        </w:rPr>
        <w:t xml:space="preserve"> מעיגול </w:t>
      </w:r>
      <w:del w:id="9001" w:author="עריכה מהאתר" w:date="2026-10-06T12:29:57Z">
        <w:r>
          <w:rPr>
            <w:rtl/>
          </w:rPr>
          <w:delText xml:space="preserve">בעי' יותר מרב</w:delText>
        </w:r>
      </w:del>
      <w:ins w:id="9002" w:author="עריכה מהאתר" w:date="2026-10-06T12:29:57Z">
        <w:r>
          <w:rPr>
            <w:rtl/>
          </w:rPr>
          <w:t xml:space="preserve">צריך יותר מרבע משום זוית הקרן</w:t>
        </w:r>
      </w:ins>
      <w:del w:id="9003" w:author="עריכה מהאתר" w:date="2026-10-06T12:29:57Z">
        <w:r>
          <w:rPr>
            <w:rtl/>
          </w:rPr>
          <w:delText xml:space="preserve">ע משום מורשא דקרנתא</w:delText>
        </w:r>
      </w:del>
      <w:r>
        <w:rPr>
          <w:rtl/>
        </w:rPr>
        <w:t xml:space="preserve">,</w:t>
      </w:r>
      <w:r w:rsidR="007468F6" w:rsidRPr="00043784">
        <w:rPr>
          <w:rStyle w:val="af4"/>
          <w:rFonts w:hint="cs"/>
          <w:color w:val="auto"/>
          <w:rtl/>
        </w:rPr>
        <w:t xml:space="preserve"> </w:t>
      </w:r>
    </w:p>
    <w:p w14:paraId="57F8C537" w14:textId="2A7E09DD" w:rsidR="00C7521A" w:rsidRPr="00043784" w:rsidRDefault="007D7B20" w:rsidP="00C7521A">
      <w:pPr>
        <w:pStyle w:val="affd"/>
        <w:widowControl w:val="0"/>
        <w:rPr>
          <w:rStyle w:val="af4"/>
          <w:color w:val="auto"/>
          <w:rtl/>
        </w:rPr>
      </w:pPr>
      <w:r>
        <w:rPr>
          <w:rFonts w:hint="cs"/>
          <w:rtl/>
        </w:rPr>
        <w:t xml:space="preserve">  </w:t>
      </w:r>
      <w:r w:rsidR="004B5485" w:rsidRPr="00043784">
        <w:rPr>
          <w:rFonts w:hint="cs"/>
          <w:rtl/>
        </w:rPr>
        <w:t xml:space="preserve">- </w:t>
      </w:r>
      <w:r w:rsidR="00023B05">
        <w:rPr>
          <w:rFonts w:hint="cs"/>
          <w:rtl/>
        </w:rPr>
        <w:t xml:space="preserve">ומספיק </w:t>
      </w:r>
      <w:r w:rsidR="004B5485" w:rsidRPr="00043784">
        <w:rPr>
          <w:rFonts w:hint="cs"/>
          <w:rtl/>
        </w:rPr>
        <w:t xml:space="preserve">בי''ז פחות חומש </w:t>
      </w:r>
      <w:r w:rsidR="00023B05">
        <w:rPr>
          <w:rFonts w:hint="cs"/>
          <w:rtl/>
        </w:rPr>
        <w:t>-</w:t>
      </w:r>
      <w:r w:rsidR="004B5485" w:rsidRPr="00043784">
        <w:rPr>
          <w:rFonts w:hint="cs"/>
          <w:rtl/>
        </w:rPr>
        <w:t>ולא דק</w:t>
      </w:r>
      <w:r w:rsidR="00B51171">
        <w:rPr>
          <w:rFonts w:hint="cs"/>
          <w:rtl/>
        </w:rPr>
        <w:t xml:space="preserve"> </w:t>
      </w:r>
      <w:del w:id="9001" w:author="עריכה מהאתר" w:date="2026-10-06T12:29:58Z">
        <w:r>
          <w:rPr>
            <w:rStyle w:val="afff6"/>
            <w:rFonts w:hint="cs"/>
            <w:rtl/>
          </w:rPr>
          <w:delText xml:space="preserve">טובא</w:delText>
        </w:r>
      </w:del>
      <w:ins w:id="9002" w:author="עריכה מהאתר" w:date="2026-10-06T12:29:58Z">
        <w:r>
          <w:rPr>
            <w:rStyle w:val="afff6"/>
            <w:rFonts w:hint="cs"/>
            <w:rtl/>
            <w:rPrChange w:id="9052" w:author="עריכה מהאתר" w:date="2026-10-17T22:24:53Z">
              <w:rPr>
                <w:rStyle w:val="afff6"/>
                <w:rFonts w:hint="cs"/>
                <w:rtl/>
              </w:rPr>
            </w:rPrChange>
          </w:rPr>
          <w:t xml:space="preserve">הרבה</w:t>
        </w:r>
      </w:ins>
      <w:r w:rsidR="00641903" w:rsidRPr="00043784">
        <w:rPr>
          <w:rFonts w:hint="cs"/>
          <w:rtl/>
        </w:rPr>
        <w:t>.</w:t>
      </w:r>
      <w:r w:rsidR="007468F6" w:rsidRPr="00043784">
        <w:rPr>
          <w:rFonts w:hint="cs"/>
          <w:rtl/>
        </w:rPr>
        <w:t xml:space="preserve"> </w:t>
      </w:r>
    </w:p>
    <w:p w14:paraId="66899A87" w14:textId="77777777" w:rsidR="0026136E" w:rsidRPr="0026136E" w:rsidRDefault="00E403A1" w:rsidP="001711C4">
      <w:pPr>
        <w:pStyle w:val="31"/>
        <w:framePr w:wrap="notBeside"/>
        <w:rPr>
          <w:rtl/>
        </w:rPr>
      </w:pPr>
      <w:r w:rsidRPr="0026136E">
        <w:rPr>
          <w:rtl/>
        </w:rPr>
        <w:t>ב.</w:t>
      </w:r>
    </w:p>
    <w:p w14:paraId="7DB2BBB3" w14:textId="60EC6CE6" w:rsidR="00E403A1" w:rsidRPr="00043784" w:rsidRDefault="00E403A1" w:rsidP="007D7B20">
      <w:pPr>
        <w:pStyle w:val="affd"/>
        <w:widowControl w:val="0"/>
        <w:rPr>
          <w:rStyle w:val="af4"/>
          <w:color w:val="auto"/>
          <w:rtl/>
        </w:rPr>
      </w:pPr>
      <w:r w:rsidRPr="00043784">
        <w:rPr>
          <w:rtl/>
        </w:rPr>
        <w:t xml:space="preserve">ג' </w:t>
      </w:r>
      <w:r w:rsidR="007D7B20">
        <w:rPr>
          <w:rFonts w:hint="cs"/>
          <w:rtl/>
        </w:rPr>
        <w:t>אנשים</w:t>
      </w:r>
      <w:r w:rsidRPr="00043784">
        <w:rPr>
          <w:rtl/>
        </w:rPr>
        <w:t xml:space="preserve"> בב' אמות </w:t>
      </w:r>
      <w:r w:rsidR="00023B05">
        <w:rPr>
          <w:rtl/>
        </w:rPr>
        <w:t>–</w:t>
      </w:r>
      <w:r w:rsidR="004B5485" w:rsidRPr="00043784">
        <w:rPr>
          <w:rFonts w:hint="cs"/>
          <w:rtl/>
        </w:rPr>
        <w:t xml:space="preserve"> </w:t>
      </w:r>
      <w:r w:rsidR="00023B05">
        <w:rPr>
          <w:rFonts w:hint="cs"/>
          <w:rtl/>
        </w:rPr>
        <w:t>מספיק ב</w:t>
      </w:r>
      <w:r w:rsidRPr="00043784">
        <w:rPr>
          <w:rtl/>
        </w:rPr>
        <w:t xml:space="preserve">טז' </w:t>
      </w:r>
      <w:r w:rsidR="00023B05">
        <w:rPr>
          <w:rFonts w:hint="cs"/>
          <w:rtl/>
        </w:rPr>
        <w:t>-</w:t>
      </w:r>
      <w:r w:rsidRPr="00043784">
        <w:rPr>
          <w:rtl/>
        </w:rPr>
        <w:t>ולא דק</w:t>
      </w:r>
      <w:r w:rsidR="00B51171">
        <w:rPr>
          <w:rFonts w:hint="cs"/>
          <w:rtl/>
        </w:rPr>
        <w:t xml:space="preserve"> </w:t>
      </w:r>
      <w:r w:rsidR="00B51171" w:rsidRPr="00B51171">
        <w:rPr>
          <w:rStyle w:val="afff6"/>
          <w:rFonts w:hint="cs"/>
          <w:rtl/>
        </w:rPr>
        <w:t>לקולא</w:t>
      </w:r>
      <w:r w:rsidR="00641903" w:rsidRPr="00043784">
        <w:rPr>
          <w:rFonts w:hint="cs"/>
          <w:rtl/>
        </w:rPr>
        <w:t>.</w:t>
      </w:r>
      <w:r w:rsidRPr="00C91EAB">
        <w:rPr>
          <w:rStyle w:val="ac"/>
          <w:rFonts w:cs="PFT_Frank" w:hint="cs"/>
          <w:rtl/>
        </w:rPr>
        <w:t xml:space="preserve"> </w:t>
      </w:r>
    </w:p>
    <w:p w14:paraId="32123CB1" w14:textId="77777777" w:rsidR="0026136E" w:rsidRPr="0026136E" w:rsidRDefault="00E403A1" w:rsidP="001711C4">
      <w:pPr>
        <w:pStyle w:val="31"/>
        <w:framePr w:wrap="notBeside"/>
        <w:rPr>
          <w:rtl/>
        </w:rPr>
      </w:pPr>
      <w:r w:rsidRPr="0026136E">
        <w:rPr>
          <w:rtl/>
        </w:rPr>
        <w:t>ג.</w:t>
      </w:r>
    </w:p>
    <w:p w14:paraId="4CD7B15F" w14:textId="0EEFC335" w:rsidR="00641903" w:rsidRPr="007D7B20" w:rsidRDefault="00E403A1" w:rsidP="00641903">
      <w:pPr>
        <w:pStyle w:val="affd"/>
        <w:widowControl w:val="0"/>
        <w:rPr>
          <w:rStyle w:val="af4"/>
          <w:color w:val="auto"/>
          <w:spacing w:val="-2"/>
          <w:rtl/>
        </w:rPr>
      </w:pPr>
      <w:r w:rsidRPr="007D7B20">
        <w:rPr>
          <w:spacing w:val="-2"/>
          <w:rtl/>
        </w:rPr>
        <w:t>יושב באמה</w:t>
      </w:r>
      <w:r w:rsidR="007D7B20" w:rsidRPr="007D7B20">
        <w:rPr>
          <w:rFonts w:hint="cs"/>
          <w:spacing w:val="-2"/>
          <w:rtl/>
        </w:rPr>
        <w:t>,</w:t>
      </w:r>
      <w:r w:rsidRPr="007D7B20">
        <w:rPr>
          <w:spacing w:val="-2"/>
          <w:rtl/>
        </w:rPr>
        <w:t xml:space="preserve"> ומקום </w:t>
      </w:r>
      <w:r w:rsidR="00641903" w:rsidRPr="007D7B20">
        <w:rPr>
          <w:rFonts w:hint="cs"/>
          <w:spacing w:val="-2"/>
          <w:rtl/>
        </w:rPr>
        <w:t>אדם</w:t>
      </w:r>
      <w:r w:rsidR="007D7B20" w:rsidRPr="007D7B20">
        <w:rPr>
          <w:rFonts w:hint="cs"/>
          <w:spacing w:val="-2"/>
          <w:rtl/>
        </w:rPr>
        <w:t>,</w:t>
      </w:r>
      <w:r w:rsidRPr="007D7B20">
        <w:rPr>
          <w:spacing w:val="-2"/>
          <w:rtl/>
        </w:rPr>
        <w:t xml:space="preserve"> לא חשיב והוי יח' ולא דק לחומרא</w:t>
      </w:r>
      <w:r w:rsidR="007D7B20" w:rsidRPr="007D7B20">
        <w:rPr>
          <w:rFonts w:hint="cs"/>
          <w:spacing w:val="-2"/>
          <w:rtl/>
        </w:rPr>
        <w:t>.</w:t>
      </w:r>
      <w:r w:rsidR="007468F6" w:rsidRPr="00C91EAB">
        <w:rPr>
          <w:rStyle w:val="ac"/>
          <w:rFonts w:cs="PFT_Frank" w:hint="cs"/>
          <w:spacing w:val="-2"/>
          <w:rtl/>
        </w:rPr>
        <w:t xml:space="preserve"> </w:t>
      </w:r>
      <w:r w:rsidR="007468F6" w:rsidRPr="007D7B20">
        <w:rPr>
          <w:rStyle w:val="af4"/>
          <w:rFonts w:hint="cs"/>
          <w:color w:val="auto"/>
          <w:spacing w:val="-2"/>
          <w:rtl/>
        </w:rPr>
        <w:t xml:space="preserve"> </w:t>
      </w:r>
    </w:p>
    <w:p w14:paraId="7288C219" w14:textId="77777777" w:rsidR="0026136E" w:rsidRPr="0026136E" w:rsidRDefault="00E403A1" w:rsidP="001711C4">
      <w:pPr>
        <w:pStyle w:val="31"/>
        <w:framePr w:wrap="notBeside"/>
        <w:rPr>
          <w:rtl/>
        </w:rPr>
      </w:pPr>
      <w:r w:rsidRPr="0026136E">
        <w:rPr>
          <w:rFonts w:hint="cs"/>
          <w:rtl/>
        </w:rPr>
        <w:t>ד.</w:t>
      </w:r>
    </w:p>
    <w:p w14:paraId="09BC605B" w14:textId="7CF36215" w:rsidR="00E403A1" w:rsidRPr="00043784" w:rsidRDefault="00E403A1" w:rsidP="007468F6">
      <w:pPr>
        <w:pStyle w:val="affd"/>
        <w:widowControl w:val="0"/>
        <w:rPr>
          <w:rtl/>
        </w:rPr>
      </w:pPr>
      <w:r w:rsidRPr="000C1CD3">
        <w:rPr>
          <w:rStyle w:val="af6"/>
          <w:rtl/>
        </w:rPr>
        <w:t>רבנן דקיסרי</w:t>
      </w:r>
      <w:r w:rsidRPr="000C1CD3">
        <w:rPr>
          <w:rStyle w:val="af6"/>
          <w:rFonts w:hint="cs"/>
          <w:rtl/>
        </w:rPr>
        <w:t>:</w:t>
      </w:r>
      <w:r w:rsidRPr="00043784">
        <w:rPr>
          <w:rtl/>
        </w:rPr>
        <w:t xml:space="preserve"> עיגול מריבוע רבע, ר</w:t>
      </w:r>
      <w:r w:rsidR="00C90EB3">
        <w:rPr>
          <w:rFonts w:hint="cs"/>
          <w:rtl/>
        </w:rPr>
        <w:t>י</w:t>
      </w:r>
      <w:r w:rsidRPr="00043784">
        <w:rPr>
          <w:rtl/>
        </w:rPr>
        <w:t>ב</w:t>
      </w:r>
      <w:r w:rsidR="00C90EB3">
        <w:rPr>
          <w:rFonts w:hint="cs"/>
          <w:rtl/>
        </w:rPr>
        <w:t>ו</w:t>
      </w:r>
      <w:r w:rsidRPr="00043784">
        <w:rPr>
          <w:rtl/>
        </w:rPr>
        <w:t xml:space="preserve">ע מעיגול חצי, </w:t>
      </w:r>
      <w:r w:rsidRPr="00C91EAB">
        <w:rPr>
          <w:rFonts w:cs="PFT_Frank"/>
          <w:b/>
          <w:bCs/>
          <w:szCs w:val="14"/>
          <w:rtl/>
        </w:rPr>
        <w:t>ולא היא.</w:t>
      </w:r>
      <w:r w:rsidRPr="00043784">
        <w:rPr>
          <w:rtl/>
        </w:rPr>
        <w:t xml:space="preserve"> </w:t>
      </w:r>
    </w:p>
    <w:p w14:paraId="1AC94A8B" w14:textId="77777777" w:rsidR="00841846" w:rsidRPr="00C01657" w:rsidRDefault="00841846" w:rsidP="009D377E">
      <w:pPr>
        <w:pStyle w:val="ad"/>
        <w:framePr w:wrap="around"/>
        <w:rPr>
          <w:rtl/>
        </w:rPr>
      </w:pPr>
      <w:bookmarkStart w:id="34" w:name="_Toc155720210"/>
      <w:r w:rsidRPr="00C01657">
        <w:rPr>
          <w:rFonts w:hint="cs"/>
          <w:rtl/>
        </w:rPr>
        <w:lastRenderedPageBreak/>
        <w:t>ח:</w:t>
      </w:r>
      <w:bookmarkEnd w:id="34"/>
    </w:p>
    <w:p w14:paraId="373D74EA" w14:textId="77777777" w:rsidR="00641903" w:rsidRPr="008F6ADC" w:rsidRDefault="00E403A1" w:rsidP="008F6ADC">
      <w:pPr>
        <w:pStyle w:val="af1"/>
        <w:rPr>
          <w:rtl/>
        </w:rPr>
      </w:pPr>
      <w:bookmarkStart w:id="35" w:name="_Toc155720211"/>
      <w:r w:rsidRPr="008F6ADC">
        <w:rPr>
          <w:rtl/>
        </w:rPr>
        <w:t>ב' סוכות יוצרים זו לפני</w:t>
      </w:r>
      <w:r w:rsidRPr="008F6ADC">
        <w:rPr>
          <w:rFonts w:hint="cs"/>
          <w:rtl/>
        </w:rPr>
        <w:t>ם</w:t>
      </w:r>
      <w:r w:rsidRPr="008F6ADC">
        <w:rPr>
          <w:rtl/>
        </w:rPr>
        <w:t xml:space="preserve"> מזו</w:t>
      </w:r>
      <w:bookmarkEnd w:id="35"/>
      <w:r w:rsidRPr="008F6ADC">
        <w:rPr>
          <w:rtl/>
        </w:rPr>
        <w:t xml:space="preserve"> </w:t>
      </w:r>
    </w:p>
    <w:p w14:paraId="09D94961" w14:textId="77777777" w:rsidR="000A3CFC" w:rsidRPr="000A3CFC" w:rsidRDefault="000A3CFC" w:rsidP="000A3CFC">
      <w:pPr>
        <w:pStyle w:val="31"/>
        <w:framePr w:wrap="notBeside"/>
        <w:rPr>
          <w:rtl/>
        </w:rPr>
      </w:pPr>
      <w:r w:rsidRPr="000A3CFC">
        <w:rPr>
          <w:rtl/>
        </w:rPr>
        <w:t>◄</w:t>
      </w:r>
    </w:p>
    <w:p w14:paraId="4BBAF43F" w14:textId="552F122E" w:rsidR="007D7B20" w:rsidRDefault="00E403A1" w:rsidP="007D7B20">
      <w:pPr>
        <w:pStyle w:val="affd"/>
        <w:rPr>
          <w:rStyle w:val="ac"/>
          <w:rFonts w:cs="PFT_Frank"/>
          <w:sz w:val="14"/>
          <w:rtl/>
        </w:rPr>
      </w:pPr>
      <w:r w:rsidRPr="00F8723C">
        <w:rPr>
          <w:rStyle w:val="ac"/>
          <w:rFonts w:cs="PFT_Frank"/>
          <w:sz w:val="14"/>
          <w:rtl/>
        </w:rPr>
        <w:t>פנימית</w:t>
      </w:r>
      <w:r w:rsidRPr="00043784">
        <w:rPr>
          <w:rtl/>
        </w:rPr>
        <w:t xml:space="preserve"> אינה סוכה וחייבת במזוזה, </w:t>
      </w:r>
    </w:p>
    <w:p w14:paraId="5061EA78" w14:textId="77777777" w:rsidR="000A3CFC" w:rsidRPr="000A3CFC" w:rsidRDefault="000A3CFC" w:rsidP="000A3CFC">
      <w:pPr>
        <w:pStyle w:val="31"/>
        <w:framePr w:wrap="notBeside"/>
        <w:rPr>
          <w:rtl/>
        </w:rPr>
      </w:pPr>
      <w:r w:rsidRPr="000A3CFC">
        <w:rPr>
          <w:rtl/>
        </w:rPr>
        <w:t>◄</w:t>
      </w:r>
    </w:p>
    <w:p w14:paraId="5E38FA6A" w14:textId="06BE5F7D" w:rsidR="00E403A1" w:rsidRPr="00F8723C" w:rsidRDefault="00E403A1" w:rsidP="000A3CFC">
      <w:pPr>
        <w:pStyle w:val="affd"/>
        <w:spacing w:after="60"/>
        <w:rPr>
          <w:rStyle w:val="ac"/>
          <w:rFonts w:cs="PFT_Frank"/>
          <w:sz w:val="14"/>
          <w:rtl/>
        </w:rPr>
      </w:pPr>
      <w:r w:rsidRPr="00F8723C">
        <w:rPr>
          <w:rStyle w:val="ac"/>
          <w:rFonts w:cs="PFT_Frank"/>
          <w:sz w:val="14"/>
          <w:rtl/>
        </w:rPr>
        <w:t>חיצונה</w:t>
      </w:r>
      <w:r w:rsidRPr="00043784">
        <w:rPr>
          <w:rtl/>
        </w:rPr>
        <w:t xml:space="preserve"> סוכה</w:t>
      </w:r>
      <w:r w:rsidR="007D7B20">
        <w:rPr>
          <w:rFonts w:hint="cs"/>
          <w:rtl/>
        </w:rPr>
        <w:t>,</w:t>
      </w:r>
      <w:r w:rsidRPr="00043784">
        <w:rPr>
          <w:rtl/>
        </w:rPr>
        <w:t xml:space="preserve"> ופטורה ממזוזה</w:t>
      </w:r>
      <w:r w:rsidR="007D7B20">
        <w:rPr>
          <w:rFonts w:hint="cs"/>
          <w:rtl/>
        </w:rPr>
        <w:t>,</w:t>
      </w:r>
      <w:r w:rsidRPr="007D7B20">
        <w:rPr>
          <w:rStyle w:val="afff6"/>
          <w:rtl/>
        </w:rPr>
        <w:t xml:space="preserve"> </w:t>
      </w:r>
      <w:r w:rsidR="007D7B20" w:rsidRPr="007D7B20">
        <w:rPr>
          <w:rStyle w:val="afff6"/>
          <w:rFonts w:hint="cs"/>
          <w:rtl/>
        </w:rPr>
        <w:t>שאינה</w:t>
      </w:r>
      <w:r w:rsidRPr="007D7B20">
        <w:rPr>
          <w:rStyle w:val="afff6"/>
          <w:rtl/>
        </w:rPr>
        <w:t xml:space="preserve"> בית שער לפנימית דל</w:t>
      </w:r>
      <w:r w:rsidR="007D7B20" w:rsidRPr="007D7B20">
        <w:rPr>
          <w:rStyle w:val="afff6"/>
          <w:rFonts w:hint="cs"/>
          <w:rtl/>
        </w:rPr>
        <w:t>א קביע</w:t>
      </w:r>
    </w:p>
    <w:p w14:paraId="675BA203" w14:textId="77777777" w:rsidR="000A3CFC" w:rsidRPr="000A3CFC" w:rsidRDefault="000A3CFC" w:rsidP="000A3CFC">
      <w:pPr>
        <w:pStyle w:val="31"/>
        <w:framePr w:wrap="notBeside"/>
        <w:rPr>
          <w:rtl/>
        </w:rPr>
      </w:pPr>
      <w:bookmarkStart w:id="36" w:name="_Toc155720212"/>
      <w:r w:rsidRPr="000A3CFC">
        <w:rPr>
          <w:rtl/>
        </w:rPr>
        <w:t>◄</w:t>
      </w:r>
    </w:p>
    <w:p w14:paraId="4AEB9311" w14:textId="6B82BC4F" w:rsidR="00E403A1" w:rsidRPr="00BF023A" w:rsidRDefault="00E403A1" w:rsidP="000A3CFC">
      <w:pPr>
        <w:rPr>
          <w:rtl/>
        </w:rPr>
      </w:pPr>
      <w:r w:rsidRPr="00AE32A9">
        <w:rPr>
          <w:rStyle w:val="af2"/>
          <w:rtl/>
        </w:rPr>
        <w:t>סוכת גנב"ך</w:t>
      </w:r>
      <w:r w:rsidRPr="00BF023A">
        <w:rPr>
          <w:rFonts w:hint="cs"/>
          <w:rtl/>
        </w:rPr>
        <w:t xml:space="preserve"> </w:t>
      </w:r>
      <w:r w:rsidRPr="00BF023A">
        <w:rPr>
          <w:rtl/>
        </w:rPr>
        <w:t>גויים נשים בהמה כ</w:t>
      </w:r>
      <w:r w:rsidR="00641903" w:rsidRPr="00BF023A">
        <w:rPr>
          <w:rtl/>
        </w:rPr>
        <w:t xml:space="preserve">ותים, </w:t>
      </w:r>
      <w:ins w:id="10720" w:author="דבורה שירה פלג" w:date="2026-10-01T13:11:00Z" w16du:dateUtc="2026-10-01T10:11:00Z">
        <w:r>
          <w:rPr>
            <w:rStyle w:val="af6"/>
            <w:rtl/>
            <w:rPrChange w:id="9012" w:author="מנוע אמוראים" w:date="2026-10-05T16:41:47Z">
              <w:rPr>
                <w:rtl/>
              </w:rPr>
            </w:rPrChange>
          </w:rPr>
          <w:t xml:space="preserve">ר"ח</w:t>
        </w:r>
        <w:r>
          <w:rPr>
            <w:rtl/>
          </w:rPr>
          <w:t xml:space="preserve">-</w:t>
        </w:r>
      </w:ins>
      <w:r w:rsidR="00641903" w:rsidRPr="00BF023A">
        <w:rPr>
          <w:rtl/>
        </w:rPr>
        <w:t>ועשאה לצל</w:t>
      </w:r>
      <w:r w:rsidR="000A3CFC">
        <w:rPr>
          <w:rFonts w:hint="cs"/>
          <w:rtl/>
        </w:rPr>
        <w:t>-</w:t>
      </w:r>
      <w:r w:rsidR="00641903" w:rsidRPr="00BF023A">
        <w:rPr>
          <w:rtl/>
        </w:rPr>
        <w:t xml:space="preserve"> </w:t>
      </w:r>
      <w:ins w:id="10721" w:author="דבורה שירה פלג" w:date="2026-07-24T13:08:00Z" w16du:dateUtc="2026-07-24T10:08:00Z">
        <w:r w:rsidR="000A45AF">
          <w:rPr>
            <w:rtl/>
          </w:rPr>
          <w:t xml:space="preserve">מ"מ </w:t>
        </w:r>
      </w:ins>
      <w:r w:rsidR="00641903" w:rsidRPr="00BF023A">
        <w:rPr>
          <w:rtl/>
        </w:rPr>
        <w:t>כשרה</w:t>
      </w:r>
      <w:r w:rsidR="000A3CFC">
        <w:rPr>
          <w:rFonts w:hint="cs"/>
          <w:rtl/>
        </w:rPr>
        <w:t>.</w:t>
      </w:r>
    </w:p>
    <w:p w14:paraId="4A75D5DB" w14:textId="77777777" w:rsidR="00E403A1" w:rsidRPr="00A150D6" w:rsidRDefault="00E403A1" w:rsidP="007D7B20">
      <w:pPr>
        <w:pStyle w:val="affd"/>
        <w:rPr>
          <w:spacing w:val="-2"/>
          <w:rtl/>
        </w:rPr>
      </w:pPr>
      <w:r w:rsidRPr="00A150D6">
        <w:rPr>
          <w:rStyle w:val="ac"/>
          <w:rFonts w:cs="PFT_Frank"/>
          <w:spacing w:val="-2"/>
          <w:sz w:val="14"/>
          <w:rtl/>
        </w:rPr>
        <w:t>מ"מ</w:t>
      </w:r>
      <w:r w:rsidRPr="00A150D6">
        <w:rPr>
          <w:spacing w:val="-2"/>
          <w:rtl/>
        </w:rPr>
        <w:t xml:space="preserve"> לאתויי </w:t>
      </w:r>
      <w:r w:rsidRPr="00A150D6">
        <w:rPr>
          <w:rStyle w:val="ac"/>
          <w:rFonts w:cs="PFT_Frank"/>
          <w:b w:val="0"/>
          <w:bCs w:val="0"/>
          <w:spacing w:val="-2"/>
          <w:sz w:val="14"/>
          <w:rtl/>
        </w:rPr>
        <w:t>ר</w:t>
      </w:r>
      <w:r w:rsidRPr="00A150D6">
        <w:rPr>
          <w:spacing w:val="-2"/>
          <w:rtl/>
        </w:rPr>
        <w:t xml:space="preserve">ועים </w:t>
      </w:r>
      <w:r w:rsidRPr="00A150D6">
        <w:rPr>
          <w:rStyle w:val="ac"/>
          <w:rFonts w:cs="PFT_Frank"/>
          <w:spacing w:val="-2"/>
          <w:sz w:val="14"/>
          <w:rtl/>
        </w:rPr>
        <w:t>ק</w:t>
      </w:r>
      <w:r w:rsidRPr="00A150D6">
        <w:rPr>
          <w:spacing w:val="-2"/>
          <w:rtl/>
        </w:rPr>
        <w:t xml:space="preserve">ייצים </w:t>
      </w:r>
      <w:r w:rsidRPr="00A150D6">
        <w:rPr>
          <w:rStyle w:val="ac"/>
          <w:rFonts w:cs="PFT_Frank"/>
          <w:spacing w:val="-2"/>
          <w:sz w:val="14"/>
          <w:rtl/>
        </w:rPr>
        <w:t>ב</w:t>
      </w:r>
      <w:r w:rsidRPr="00A150D6">
        <w:rPr>
          <w:spacing w:val="-2"/>
          <w:rtl/>
        </w:rPr>
        <w:t>ורגנין ו</w:t>
      </w:r>
      <w:r w:rsidRPr="00A150D6">
        <w:rPr>
          <w:rStyle w:val="ac"/>
          <w:rFonts w:cs="PFT_Frank"/>
          <w:spacing w:val="-2"/>
          <w:sz w:val="14"/>
          <w:rtl/>
        </w:rPr>
        <w:t>ש</w:t>
      </w:r>
      <w:r w:rsidRPr="00A150D6">
        <w:rPr>
          <w:spacing w:val="-2"/>
          <w:rtl/>
        </w:rPr>
        <w:t>ומרי פירות,</w:t>
      </w:r>
      <w:r w:rsidR="007D7B20" w:rsidRPr="00A150D6">
        <w:rPr>
          <w:rFonts w:hint="cs"/>
          <w:spacing w:val="-2"/>
          <w:rtl/>
        </w:rPr>
        <w:t>-דלא קביעי.</w:t>
      </w:r>
    </w:p>
    <w:p w14:paraId="259A14DE" w14:textId="77777777" w:rsidR="00E403A1" w:rsidRPr="00043784" w:rsidRDefault="00E403A1" w:rsidP="00BA40E8">
      <w:pPr>
        <w:pStyle w:val="affd"/>
        <w:rPr>
          <w:rtl/>
        </w:rPr>
      </w:pPr>
      <w:del w:id="10509" w:author="דבורה שירה פלג" w:date="2026-10-01T11:26:47Z">
        <w:r>
          <w:rPr>
            <w:rStyle w:val="ac"/>
            <w:rFonts w:cs="PFT_Frank"/>
            <w:sz w:val="14"/>
            <w:rtl/>
          </w:rPr>
          <w:delText xml:space="preserve">מ</w:delText>
        </w:r>
      </w:del>
      <w:ins w:id="10510" w:author="דבורה שירה פלג" w:date="2026-10-01T11:26:47Z">
        <w:r>
          <w:rPr>
            <w:rStyle w:val="ac"/>
            <w:rFonts w:cs="PFT_Frank"/>
            <w:sz w:val="14"/>
            <w:rtl/>
          </w:rPr>
          <w:t xml:space="preserve">סוכת </w:t>
        </w:r>
        <w:r>
          <w:rPr>
            <w:rStyle w:val="af6"/>
            <w:rFonts w:cs="PFT_Frank"/>
            <w:sz w:val="14"/>
            <w:rtl/>
            <w:rPrChange w:id="9013" w:author="מנוע אמוראים" w:date="2026-10-05T16:41:47Z">
              <w:rPr>
                <w:rStyle w:val="ac"/>
                <w:rFonts w:cs="PFT_Frank"/>
                <w:sz w:val="14"/>
                <w:rtl/>
              </w:rPr>
            </w:rPrChange>
          </w:rPr>
          <w:t xml:space="preserve">רקב"ש</w:t>
        </w:r>
        <w:r>
          <w:rPr>
            <w:rStyle w:val="ac"/>
            <w:rFonts w:cs="PFT_Frank"/>
            <w:sz w:val="14"/>
            <w:rtl/>
          </w:rPr>
          <w:t xml:space="preserve"> ועשאה לצלמ</w:t>
        </w:r>
      </w:ins>
      <w:r>
        <w:rPr>
          <w:rStyle w:val="ac"/>
          <w:rFonts w:cs="PFT_Frank"/>
          <w:sz w:val="14"/>
          <w:rtl/>
        </w:rPr>
        <w:t xml:space="preserve">"מ</w:t>
      </w:r>
      <w:del w:id="10507" w:author="דבורה שירה פלג" w:date="2026-10-01T11:26:47Z">
        <w:r>
          <w:rPr>
            <w:rtl/>
          </w:rPr>
          <w:delText xml:space="preserve"> </w:delText>
        </w:r>
      </w:del>
      <w:ins w:id="10508" w:author="דבורה שירה פלג" w:date="2026-10-01T11:26:47Z">
        <w:r>
          <w:rPr>
            <w:rtl/>
          </w:rPr>
          <w:t xml:space="preserve"> כשרה</w:t>
        </w:r>
      </w:ins>
      <w:r>
        <w:rPr>
          <w:rtl/>
        </w:rPr>
        <w:t xml:space="preserve">לאתוי גנב"ך דלאו בני חיוב.</w:t>
      </w:r>
    </w:p>
    <w:p w14:paraId="231F481D" w14:textId="67AD9178" w:rsidR="00E403A1" w:rsidRPr="00F8723C" w:rsidRDefault="0026136E" w:rsidP="00BA40E8">
      <w:pPr>
        <w:pStyle w:val="af"/>
        <w:spacing w:after="0"/>
        <w:rPr>
          <w:rtl/>
        </w:rPr>
      </w:pPr>
      <w:r>
        <w:rPr>
          <w:rFonts w:hint="cs"/>
          <w:rtl/>
        </w:rPr>
        <w:t>***</w:t>
      </w:r>
    </w:p>
    <w:p w14:paraId="021E549C" w14:textId="77777777" w:rsidR="00E403A1" w:rsidRPr="00C01657" w:rsidRDefault="00E403A1" w:rsidP="009D377E">
      <w:pPr>
        <w:pStyle w:val="ad"/>
        <w:framePr w:wrap="around"/>
        <w:rPr>
          <w:rtl/>
        </w:rPr>
      </w:pPr>
      <w:bookmarkStart w:id="37" w:name="_Toc155720213"/>
      <w:r w:rsidRPr="00C01657">
        <w:rPr>
          <w:rFonts w:hint="cs"/>
          <w:rtl/>
        </w:rPr>
        <w:t>ט.</w:t>
      </w:r>
      <w:bookmarkEnd w:id="37"/>
      <w:r w:rsidRPr="00C01657">
        <w:rPr>
          <w:rtl/>
        </w:rPr>
        <w:t xml:space="preserve"> </w:t>
      </w:r>
    </w:p>
    <w:p w14:paraId="0AD488AC" w14:textId="63962EA2" w:rsidR="00E403A1" w:rsidRPr="00502DDA" w:rsidDel="000A45AF" w:rsidRDefault="00E403A1" w:rsidP="009D377E">
      <w:pPr>
        <w:pStyle w:val="afff"/>
        <w:rPr>
          <w:del w:id="10717" w:author="דבורה שירה פלג" w:date="2026-07-24T13:05:00Z"/>
          <w:rStyle w:val="afff0"/>
          <w:rtl/>
        </w:rPr>
      </w:pPr>
      <w:r w:rsidRPr="00143440">
        <w:rPr>
          <w:rStyle w:val="afffd"/>
          <w:rtl/>
        </w:rPr>
        <w:t>סוכה ישנה</w:t>
      </w:r>
      <w:r w:rsidR="00AA126C">
        <w:rPr>
          <w:rStyle w:val="afff0"/>
          <w:rFonts w:hint="cs"/>
          <w:rtl/>
        </w:rPr>
        <w:t xml:space="preserve">  </w:t>
      </w:r>
      <w:r w:rsidRPr="00502DDA">
        <w:rPr>
          <w:rStyle w:val="afff0"/>
          <w:rtl/>
        </w:rPr>
        <w:t>קודם לחג ל' יום</w:t>
      </w:r>
      <w:r w:rsidR="00B438A5">
        <w:rPr>
          <w:rStyle w:val="afff0"/>
          <w:rFonts w:hint="cs"/>
          <w:rtl/>
        </w:rPr>
        <w:t>:</w:t>
      </w:r>
      <w:r w:rsidR="00F8723C" w:rsidRPr="00502DDA">
        <w:rPr>
          <w:rStyle w:val="afff0"/>
          <w:rFonts w:hint="cs"/>
          <w:rtl/>
        </w:rPr>
        <w:t xml:space="preserve"> </w:t>
      </w:r>
      <w:r w:rsidR="00F8723C" w:rsidRPr="00502DDA">
        <w:rPr>
          <w:rStyle w:val="afff0"/>
          <w:rtl/>
        </w:rPr>
        <w:tab/>
      </w:r>
      <w:r w:rsidRPr="00B51171">
        <w:rPr>
          <w:rStyle w:val="afff2"/>
          <w:rtl/>
        </w:rPr>
        <w:t>ב"ש</w:t>
      </w:r>
      <w:r w:rsidR="00B51171">
        <w:rPr>
          <w:rStyle w:val="afff2"/>
          <w:rFonts w:hint="cs"/>
          <w:rtl/>
        </w:rPr>
        <w:t>:</w:t>
      </w:r>
      <w:del w:id="10718" w:author="דבורה שירה פלג" w:date="2026-07-24T13:04:00Z" w16du:dateUtc="2026-07-24T10:04:00Z">
        <w:r w:rsidRPr="00502DDA" w:rsidDel="000A45AF">
          <w:rPr>
            <w:rStyle w:val="afff0"/>
            <w:rtl/>
          </w:rPr>
          <w:delText xml:space="preserve"> </w:delText>
        </w:r>
      </w:del>
      <w:r w:rsidRPr="00502DDA">
        <w:rPr>
          <w:rStyle w:val="afff0"/>
          <w:rFonts w:hint="cs"/>
          <w:rtl/>
        </w:rPr>
        <w:t xml:space="preserve">פוסלין, </w:t>
      </w:r>
      <w:r w:rsidR="000A3CFC" w:rsidRPr="00002259">
        <w:rPr>
          <w:rtl/>
        </w:rPr>
        <w:t>◄</w:t>
      </w:r>
      <w:r w:rsidRPr="00B51171">
        <w:rPr>
          <w:rStyle w:val="afff2"/>
          <w:rtl/>
        </w:rPr>
        <w:t>וב"ה</w:t>
      </w:r>
      <w:r w:rsidR="00B51171" w:rsidRPr="00B51171">
        <w:rPr>
          <w:rStyle w:val="afff2"/>
          <w:rFonts w:hint="cs"/>
          <w:rtl/>
        </w:rPr>
        <w:t>:</w:t>
      </w:r>
      <w:r w:rsidRPr="00B51171">
        <w:rPr>
          <w:rStyle w:val="afff0"/>
          <w:rFonts w:hint="cs"/>
          <w:sz w:val="14"/>
          <w:szCs w:val="14"/>
          <w:rtl/>
        </w:rPr>
        <w:t xml:space="preserve"> </w:t>
      </w:r>
      <w:r w:rsidRPr="00502DDA">
        <w:rPr>
          <w:rStyle w:val="afff0"/>
          <w:rFonts w:hint="cs"/>
          <w:rtl/>
        </w:rPr>
        <w:t>מכשירין</w:t>
      </w:r>
      <w:r w:rsidRPr="00502DDA">
        <w:rPr>
          <w:rStyle w:val="afff0"/>
          <w:rtl/>
        </w:rPr>
        <w:t>,</w:t>
      </w:r>
      <w:del w:id="10719" w:author="דבורה שירה פלג" w:date="2026-07-24T13:06:00Z" w16du:dateUtc="2026-07-24T10:06:00Z">
        <w:r w:rsidRPr="00502DDA" w:rsidDel="000A45AF">
          <w:rPr>
            <w:rStyle w:val="afff0"/>
            <w:rtl/>
          </w:rPr>
          <w:delText xml:space="preserve"> </w:delText>
        </w:r>
      </w:del>
    </w:p>
    <w:p w14:paraId="168BF6DE" w14:textId="044EEBEA" w:rsidR="00E403A1" w:rsidRDefault="00B438A5" w:rsidP="009D377E">
      <w:pPr>
        <w:pStyle w:val="a3"/>
        <w:spacing w:before="120"/>
        <w:rPr>
          <w:rStyle w:val="afff0"/>
          <w:rtl/>
        </w:rPr>
        <w:pPrChange w:id="90001" w:author="קלוד" w:date="2026-10-08T12:22:45Z">
          <w:pPr>
            <w:pStyle w:val="a3"/>
          </w:pPr>
        </w:pPrChange>
      </w:pPr>
      <w:r>
        <w:rPr>
          <w:rStyle w:val="afff0"/>
          <w:rtl/>
        </w:rPr>
        <w:tab/>
      </w:r>
      <w:r w:rsidR="00AA126C">
        <w:rPr>
          <w:rStyle w:val="afff0"/>
          <w:rtl/>
        </w:rPr>
        <w:tab/>
      </w:r>
      <w:r w:rsidR="00AA126C">
        <w:rPr>
          <w:rStyle w:val="afff0"/>
          <w:rtl/>
        </w:rPr>
        <w:tab/>
      </w:r>
      <w:bookmarkStart w:id="39" w:name="_Toc155720215"/>
      <w:r>
        <w:rPr>
          <w:rStyle w:val="afff0"/>
          <w:rtl/>
        </w:rPr>
        <w:tab/>
      </w:r>
      <w:r>
        <w:rPr>
          <w:rStyle w:val="afff0"/>
          <w:rtl/>
        </w:rPr>
        <w:tab/>
      </w:r>
      <w:r>
        <w:rPr>
          <w:rStyle w:val="afff0"/>
          <w:rtl/>
        </w:rPr>
        <w:tab/>
      </w:r>
      <w:r>
        <w:rPr>
          <w:rStyle w:val="afff0"/>
          <w:rFonts w:hint="cs"/>
          <w:rtl/>
        </w:rPr>
        <w:t xml:space="preserve">   </w:t>
      </w:r>
      <w:r w:rsidR="00E403A1" w:rsidRPr="00502DDA">
        <w:rPr>
          <w:rStyle w:val="afff0"/>
          <w:rtl/>
        </w:rPr>
        <w:t>לשם חג</w:t>
      </w:r>
      <w:r>
        <w:rPr>
          <w:rStyle w:val="afff0"/>
          <w:rFonts w:hint="cs"/>
          <w:rtl/>
        </w:rPr>
        <w:t>:</w:t>
      </w:r>
      <w:r w:rsidR="00E403A1" w:rsidRPr="00502DDA">
        <w:rPr>
          <w:rStyle w:val="afff0"/>
          <w:rtl/>
        </w:rPr>
        <w:t xml:space="preserve"> </w:t>
      </w:r>
      <w:r w:rsidR="00F8723C" w:rsidRPr="00502DDA">
        <w:rPr>
          <w:rStyle w:val="afff0"/>
          <w:rtl/>
        </w:rPr>
        <w:tab/>
      </w:r>
      <w:r w:rsidR="00D874E1">
        <w:rPr>
          <w:rStyle w:val="afff0"/>
          <w:rFonts w:hint="cs"/>
          <w:rtl/>
        </w:rPr>
        <w:t xml:space="preserve">מתחילת שנה </w:t>
      </w:r>
      <w:r w:rsidR="00E403A1" w:rsidRPr="00502DDA">
        <w:rPr>
          <w:rStyle w:val="afff0"/>
          <w:rtl/>
        </w:rPr>
        <w:t>כשרה.</w:t>
      </w:r>
      <w:bookmarkEnd w:id="39"/>
    </w:p>
    <w:p w14:paraId="086AD488" w14:textId="5DEABF13" w:rsidR="003049F3" w:rsidRPr="003049F3" w:rsidRDefault="003049F3" w:rsidP="003049F3">
      <w:pPr>
        <w:pStyle w:val="a5"/>
        <w:rPr>
          <w:rtl/>
        </w:rPr>
      </w:pPr>
      <w:ins w:id="9802" w:author="מספור קטעי משנה" w:date="2026-10-06T06:45:53Z">
        <w:r>
          <w:rPr>
            <w:rStyle w:val="MisparKeta"/>
          </w:rPr>
          <w:t xml:space="preserve">ב. </w:t>
        </w:r>
      </w:ins>
      <w:r w:rsidRPr="003049F3">
        <w:rPr>
          <w:rFonts w:hint="cs"/>
          <w:rtl/>
        </w:rPr>
        <w:t>סוכה לשם חג</w:t>
      </w:r>
    </w:p>
    <w:p w14:paraId="128A67F6" w14:textId="54EE80F6" w:rsidR="00E403A1" w:rsidRPr="000A3CFC" w:rsidRDefault="00E403A1" w:rsidP="003049F3">
      <w:pPr>
        <w:pStyle w:val="afff7"/>
        <w:spacing w:before="0"/>
        <w:rPr>
          <w:rtl/>
        </w:rPr>
      </w:pPr>
      <w:r w:rsidRPr="000A3CFC">
        <w:rPr>
          <w:rStyle w:val="af8"/>
          <w:rFonts w:hint="eastAsia"/>
          <w:rtl/>
        </w:rPr>
        <w:t>לה</w:t>
      </w:r>
      <w:r w:rsidRPr="000A3CFC">
        <w:rPr>
          <w:rStyle w:val="af8"/>
          <w:rtl/>
        </w:rPr>
        <w:t>'</w:t>
      </w:r>
      <w:r w:rsidR="000A3CFC" w:rsidRPr="000A3CFC">
        <w:rPr>
          <w:rStyle w:val="af8"/>
          <w:rFonts w:hint="cs"/>
          <w:rtl/>
        </w:rPr>
        <w:t>-</w:t>
      </w:r>
      <w:r>
        <w:rPr>
          <w:rStyle w:val="af6"/>
          <w:rFonts w:hint="cs"/>
          <w:spacing w:val="0"/>
          <w:rtl/>
        </w:rPr>
        <w:t xml:space="preserve"> </w:t>
      </w:r>
      <w:r>
        <w:rPr>
          <w:rStyle w:val="af6"/>
          <w:rFonts w:hint="cs"/>
          <w:spacing w:val="0"/>
          <w:rtl/>
          <w:rPrChange w:id="9001" w:author="עריכה מהאתר" w:date="2026-10-06T12:48:52Z">
            <w:rPr>
              <w:rFonts w:hint="cs"/>
              <w:spacing w:val="0"/>
              <w:rtl/>
            </w:rPr>
          </w:rPrChange>
        </w:rPr>
        <w:t xml:space="preserve">ב''ש</w:t>
      </w:r>
      <w:del w:id="9001" w:author="עריכה מהאתר" w:date="2026-10-06T12:30:23Z">
        <w:r>
          <w:rPr>
            <w:rStyle w:val="af6"/>
            <w:rFonts w:hint="cs"/>
            <w:spacing w:val="0"/>
            <w:rtl/>
          </w:rPr>
          <w:delText xml:space="preserve">:</w:delText>
        </w:r>
      </w:del>
      <w:ins w:id="9002" w:author="עריכה מהאתר" w:date="2026-10-06T12:30:23Z">
        <w:r>
          <w:rPr>
            <w:rStyle w:val="af6"/>
            <w:rFonts w:hint="cs"/>
            <w:spacing w:val="0"/>
            <w:rtl/>
            <w:rPrChange w:id="9002" w:author="עריכה מהאתר" w:date="2026-10-06T12:48:52Z">
              <w:rPr>
                <w:rFonts w:hint="cs"/>
                <w:spacing w:val="0"/>
                <w:rtl/>
              </w:rPr>
            </w:rPrChange>
          </w:rPr>
          <w:t xml:space="preserve">:</w:t>
        </w:r>
        <w:r>
          <w:rPr>
            <w:rFonts w:hint="cs"/>
            <w:spacing w:val="0"/>
            <w:rtl/>
            <w:rPrChange w:id="9005" w:author="עריכה מהאתר" w:date="2026-10-06T12:38:55Z">
              <w:rPr>
                <w:rStyle w:val="af6"/>
                <w:rFonts w:hint="cs"/>
                <w:spacing w:val="0"/>
                <w:rtl/>
              </w:rPr>
            </w:rPrChange>
          </w:rPr>
          <w:t xml:space="preserve"> גם</w:t>
        </w:r>
        <w:r>
          <w:rPr>
            <w:rStyle w:val="af6"/>
            <w:rFonts w:hint="cs"/>
            <w:spacing w:val="0"/>
            <w:rtl/>
          </w:rPr>
          <w:t xml:space="preserve"> </w:t>
        </w:r>
      </w:ins>
      <w:del w:id="9003" w:author="עריכה מהאתר" w:date="2026-10-06T12:30:23Z">
        <w:r>
          <w:rPr>
            <w:rStyle w:val="af8"/>
            <w:rFonts w:hint="cs"/>
            <w:spacing w:val="0"/>
            <w:rtl/>
          </w:rPr>
          <w:delText xml:space="preserve"> </w:delText>
        </w:r>
      </w:del>
      <w:del w:id="9004" w:author="עריכה מהאתר" w:date="2026-10-06T12:30:23Z">
        <w:r>
          <w:rPr>
            <w:rtl/>
          </w:rPr>
          <w:delText xml:space="preserve">א</w:delText>
        </w:r>
      </w:del>
      <w:r>
        <w:rPr>
          <w:rtl/>
        </w:rPr>
        <w:t xml:space="preserve">יסור הנאה כחגיגה </w:t>
      </w:r>
      <w:r w:rsidR="000A3CFC" w:rsidRPr="000A3CFC">
        <w:rPr>
          <w:rStyle w:val="af6"/>
          <w:rFonts w:hint="cs"/>
          <w:spacing w:val="0"/>
          <w:rtl/>
        </w:rPr>
        <w:t>ב"ה:</w:t>
      </w:r>
      <w:r w:rsidR="000A3CFC" w:rsidRPr="000A3CFC">
        <w:rPr>
          <w:rFonts w:hint="cs"/>
          <w:rtl/>
        </w:rPr>
        <w:t xml:space="preserve"> עצי סוכה אסורין כל שבעה</w:t>
      </w:r>
    </w:p>
    <w:p w14:paraId="77D64FC6" w14:textId="77777777" w:rsidR="000A3CFC" w:rsidRPr="000A3CFC" w:rsidRDefault="000A3CFC" w:rsidP="000A3CFC">
      <w:pPr>
        <w:pStyle w:val="31"/>
        <w:framePr w:wrap="notBeside"/>
        <w:rPr>
          <w:rtl/>
        </w:rPr>
      </w:pPr>
      <w:r w:rsidRPr="000A3CFC">
        <w:rPr>
          <w:rtl/>
        </w:rPr>
        <w:t>◄</w:t>
      </w:r>
    </w:p>
    <w:p w14:paraId="62C2FC84" w14:textId="1D11C10B" w:rsidR="00C7521A" w:rsidRDefault="00E403A1" w:rsidP="00641903">
      <w:pPr>
        <w:pStyle w:val="affd"/>
        <w:widowControl w:val="0"/>
        <w:rPr>
          <w:rtl/>
        </w:rPr>
      </w:pPr>
      <w:r w:rsidRPr="00043784">
        <w:rPr>
          <w:rStyle w:val="af8"/>
          <w:rFonts w:hint="cs"/>
          <w:rtl/>
        </w:rPr>
        <w:t>תעשה לך ז' ימים</w:t>
      </w:r>
      <w:r w:rsidR="000A3CFC">
        <w:rPr>
          <w:rFonts w:ascii="BA Vilna Regular" w:hAnsi="BA Vilna Regular" w:hint="cs"/>
          <w:sz w:val="16"/>
          <w:rtl/>
        </w:rPr>
        <w:t xml:space="preserve"> </w:t>
      </w:r>
      <w:r w:rsidR="001A0400" w:rsidRPr="00043784">
        <w:rPr>
          <w:rFonts w:ascii="BA Vilna Regular" w:hAnsi="BA Vilna Regular" w:hint="cs"/>
          <w:sz w:val="16"/>
          <w:rtl/>
        </w:rPr>
        <w:t xml:space="preserve">- </w:t>
      </w:r>
      <w:r w:rsidR="001A0400" w:rsidRPr="000C1CD3">
        <w:rPr>
          <w:rStyle w:val="af6"/>
          <w:rFonts w:hint="cs"/>
          <w:rtl/>
        </w:rPr>
        <w:t>לב''ש</w:t>
      </w:r>
      <w:r w:rsidR="007D7B20" w:rsidRPr="000C1CD3">
        <w:rPr>
          <w:rStyle w:val="af6"/>
          <w:rFonts w:hint="cs"/>
          <w:rtl/>
        </w:rPr>
        <w:t>:</w:t>
      </w:r>
      <w:r w:rsidR="001A0400" w:rsidRPr="00043784">
        <w:rPr>
          <w:rFonts w:ascii="BA Vilna Regular" w:hAnsi="BA Vilna Regular" w:hint="cs"/>
          <w:sz w:val="16"/>
          <w:rtl/>
        </w:rPr>
        <w:t xml:space="preserve"> לשם חג</w:t>
      </w:r>
      <w:r w:rsidR="00641903" w:rsidRPr="00043784">
        <w:rPr>
          <w:rFonts w:ascii="BA Vilna Regular" w:hAnsi="BA Vilna Regular" w:hint="cs"/>
          <w:sz w:val="16"/>
          <w:rtl/>
        </w:rPr>
        <w:t>,</w:t>
      </w:r>
      <w:r w:rsidR="00B97B18" w:rsidRPr="000C1CD3">
        <w:rPr>
          <w:rStyle w:val="af6"/>
          <w:rFonts w:hint="cs"/>
          <w:rtl/>
        </w:rPr>
        <w:t xml:space="preserve">         </w:t>
      </w:r>
      <w:r w:rsidRPr="000C1CD3">
        <w:rPr>
          <w:rStyle w:val="af6"/>
          <w:rtl/>
        </w:rPr>
        <w:t>ולב"ה</w:t>
      </w:r>
      <w:r w:rsidRPr="000C1CD3">
        <w:rPr>
          <w:rStyle w:val="af6"/>
          <w:rFonts w:hint="cs"/>
          <w:rtl/>
        </w:rPr>
        <w:t>:</w:t>
      </w:r>
      <w:r w:rsidRPr="00F8723C">
        <w:rPr>
          <w:rStyle w:val="ac"/>
          <w:rFonts w:cs="PFT_Frank"/>
          <w:sz w:val="14"/>
          <w:rtl/>
        </w:rPr>
        <w:t xml:space="preserve"> </w:t>
      </w:r>
      <w:r w:rsidRPr="00043784">
        <w:rPr>
          <w:rtl/>
        </w:rPr>
        <w:t xml:space="preserve">דעושין בחוה"מ, </w:t>
      </w:r>
    </w:p>
    <w:p w14:paraId="028F3435" w14:textId="3C413FF4" w:rsidR="003049F3" w:rsidRPr="00043784" w:rsidRDefault="003049F3" w:rsidP="003049F3">
      <w:pPr>
        <w:pStyle w:val="afff5"/>
        <w:spacing w:after="60"/>
        <w:rPr>
          <w:rtl/>
        </w:rPr>
      </w:pPr>
      <w:r>
        <w:rPr>
          <w:rFonts w:hint="cs"/>
          <w:rtl/>
        </w:rPr>
        <w:t xml:space="preserve">וב''ש </w:t>
      </w:r>
      <w:r>
        <w:rPr>
          <w:rStyle w:val="af6"/>
          <w:rFonts w:hint="cs"/>
          <w:rtl/>
          <w:rPrChange w:id="9054" w:author="עריכה מהאתר" w:date="2026-10-17T22:24:53Z">
            <w:rPr>
              <w:rStyle w:val="af6"/>
              <w:rFonts w:hint="cs"/>
              <w:rtl/>
            </w:rPr>
          </w:rPrChange>
        </w:rPr>
        <w:t xml:space="preserve">כר''א</w:t>
      </w:r>
      <w:r>
        <w:rPr>
          <w:rFonts w:hint="cs"/>
          <w:rtl/>
        </w:rPr>
        <w:t xml:space="preserve"> דאין עושין סוכה בחוה''מ.</w:t>
      </w:r>
    </w:p>
    <w:p w14:paraId="6D5E3DF9" w14:textId="509323AA" w:rsidR="00641903" w:rsidRPr="00043784" w:rsidRDefault="001A0400" w:rsidP="003049F3">
      <w:pPr>
        <w:pStyle w:val="a5"/>
        <w:ind w:end="0"/>
        <w:rPr>
          <w:rtl/>
        </w:rPr>
        <w:pPrChange w:id="20189" w:author="קלוד" w:date="2026-10-06T10:10:33Z">
          <w:pPr>
            <w:pStyle w:val="a5"/>
            <w:rPr>
              <w:rtl/>
            </w:rPr>
          </w:pPr>
        </w:pPrChange>
      </w:pPr>
      <w:bookmarkStart w:id="40" w:name="_Toc155720217"/>
      <w:r w:rsidRPr="007D7B20">
        <w:rPr>
          <w:rFonts w:hint="cs"/>
          <w:rtl/>
        </w:rPr>
        <w:t xml:space="preserve">סוכה </w:t>
      </w:r>
      <w:r w:rsidR="00F8723C" w:rsidRPr="007D7B20">
        <w:rPr>
          <w:rFonts w:hint="cs"/>
          <w:rtl/>
        </w:rPr>
        <w:t>ש</w:t>
      </w:r>
      <w:r w:rsidR="00A558A6" w:rsidRPr="007D7B20">
        <w:rPr>
          <w:rFonts w:hint="cs"/>
          <w:rtl/>
        </w:rPr>
        <w:t>לא לשמה</w:t>
      </w:r>
      <w:r w:rsidR="00F8723C" w:rsidRPr="007D7B20">
        <w:rPr>
          <w:rFonts w:hint="cs"/>
          <w:rtl/>
        </w:rPr>
        <w:t>,</w:t>
      </w:r>
      <w:r w:rsidRPr="007D7B20">
        <w:rPr>
          <w:rFonts w:hint="cs"/>
          <w:rtl/>
        </w:rPr>
        <w:t xml:space="preserve"> ב''ה מכשירין</w:t>
      </w:r>
      <w:r w:rsidR="00F8723C" w:rsidRPr="007D7B20">
        <w:rPr>
          <w:rFonts w:hint="cs"/>
          <w:rtl/>
        </w:rPr>
        <w:t>.</w:t>
      </w:r>
      <w:bookmarkEnd w:id="40"/>
      <w:r w:rsidRPr="00043784">
        <w:rPr>
          <w:rFonts w:hint="cs"/>
          <w:rtl/>
        </w:rPr>
        <w:t xml:space="preserve"> </w:t>
      </w:r>
    </w:p>
    <w:p w14:paraId="537C7A7C" w14:textId="59F779EC" w:rsidR="00A558A6" w:rsidRPr="00043784" w:rsidRDefault="001A0400" w:rsidP="00641903">
      <w:pPr>
        <w:pStyle w:val="affd"/>
        <w:rPr>
          <w:rtl/>
        </w:rPr>
      </w:pPr>
      <w:r w:rsidRPr="00043784">
        <w:rPr>
          <w:rFonts w:hint="cs"/>
          <w:rtl/>
        </w:rPr>
        <w:t>ולא כבציצית</w:t>
      </w:r>
      <w:r w:rsidR="00A558A6" w:rsidRPr="00043784">
        <w:rPr>
          <w:rFonts w:hint="cs"/>
          <w:rtl/>
        </w:rPr>
        <w:t xml:space="preserve"> ש</w:t>
      </w:r>
      <w:r w:rsidR="003049F3">
        <w:rPr>
          <w:rFonts w:hint="cs"/>
          <w:rtl/>
        </w:rPr>
        <w:t>אם עשאה מ</w:t>
      </w:r>
      <w:r w:rsidR="00E403A1" w:rsidRPr="00043784">
        <w:rPr>
          <w:rtl/>
        </w:rPr>
        <w:t xml:space="preserve">קוצין נימין </w:t>
      </w:r>
      <w:r w:rsidR="004235F2">
        <w:rPr>
          <w:rFonts w:hint="cs"/>
          <w:rtl/>
        </w:rPr>
        <w:t>וגרדין</w:t>
      </w:r>
      <w:r w:rsidR="00C90EB3">
        <w:rPr>
          <w:rStyle w:val="afff6"/>
          <w:rFonts w:hint="cs"/>
          <w:rtl/>
        </w:rPr>
        <w:t xml:space="preserve"> [</w:t>
      </w:r>
      <w:r w:rsidRPr="00C90EB3">
        <w:rPr>
          <w:rStyle w:val="afff6"/>
          <w:rFonts w:hint="cs"/>
          <w:rtl/>
        </w:rPr>
        <w:t>סיסין</w:t>
      </w:r>
      <w:r w:rsidR="00C90EB3">
        <w:rPr>
          <w:rStyle w:val="afff6"/>
          <w:rFonts w:hint="cs"/>
          <w:rtl/>
        </w:rPr>
        <w:t>]</w:t>
      </w:r>
      <w:r w:rsidR="003049F3">
        <w:rPr>
          <w:rFonts w:hint="cs"/>
          <w:rtl/>
        </w:rPr>
        <w:t xml:space="preserve">- </w:t>
      </w:r>
      <w:r w:rsidRPr="00043784">
        <w:rPr>
          <w:rFonts w:hint="cs"/>
          <w:rtl/>
        </w:rPr>
        <w:t>פסולה</w:t>
      </w:r>
    </w:p>
    <w:p w14:paraId="6973B8CB" w14:textId="410875F1" w:rsidR="001A0400" w:rsidRPr="00043784" w:rsidRDefault="001A0400" w:rsidP="003049F3">
      <w:pPr>
        <w:pStyle w:val="affd"/>
        <w:rPr>
          <w:rtl/>
        </w:rPr>
      </w:pPr>
      <w:r w:rsidRPr="00F8723C">
        <w:rPr>
          <w:rStyle w:val="ac"/>
          <w:rFonts w:cs="PFT_Frank" w:hint="cs"/>
          <w:sz w:val="14"/>
          <w:rtl/>
        </w:rPr>
        <w:t>ד</w:t>
      </w:r>
      <w:r w:rsidR="00A558A6" w:rsidRPr="00F8723C">
        <w:rPr>
          <w:rStyle w:val="ac"/>
          <w:rFonts w:cs="PFT_Frank" w:hint="cs"/>
          <w:sz w:val="14"/>
          <w:rtl/>
        </w:rPr>
        <w:t>בציצית</w:t>
      </w:r>
      <w:r w:rsidR="00F8723C" w:rsidRPr="00F8723C">
        <w:rPr>
          <w:rStyle w:val="ac"/>
          <w:rFonts w:cs="PFT_Frank" w:hint="cs"/>
          <w:sz w:val="14"/>
          <w:rtl/>
        </w:rPr>
        <w:t>:</w:t>
      </w:r>
      <w:r w:rsidR="00A558A6" w:rsidRPr="00F8723C">
        <w:rPr>
          <w:rStyle w:val="ac"/>
          <w:rFonts w:cs="PFT_Frank" w:hint="cs"/>
          <w:sz w:val="14"/>
          <w:rtl/>
        </w:rPr>
        <w:t xml:space="preserve"> </w:t>
      </w:r>
      <w:r w:rsidR="00A558A6" w:rsidRPr="00043784">
        <w:rPr>
          <w:rStyle w:val="af8"/>
          <w:rFonts w:hint="cs"/>
          <w:rtl/>
        </w:rPr>
        <w:t>לך</w:t>
      </w:r>
      <w:r w:rsidR="00A558A6" w:rsidRPr="00043784">
        <w:rPr>
          <w:rFonts w:hint="cs"/>
          <w:rtl/>
        </w:rPr>
        <w:t xml:space="preserve"> </w:t>
      </w:r>
      <w:r w:rsidR="00E403A1" w:rsidRPr="00043784">
        <w:rPr>
          <w:rtl/>
        </w:rPr>
        <w:t>לשם חובך</w:t>
      </w:r>
      <w:r w:rsidR="003049F3">
        <w:rPr>
          <w:rFonts w:hint="cs"/>
          <w:rtl/>
        </w:rPr>
        <w:t xml:space="preserve"> </w:t>
      </w:r>
      <w:r w:rsidR="003049F3" w:rsidRPr="003049F3">
        <w:rPr>
          <w:rStyle w:val="afff6"/>
          <w:rFonts w:hint="cs"/>
          <w:rtl/>
        </w:rPr>
        <w:t>[לשמה]</w:t>
      </w:r>
      <w:r w:rsidR="00E403A1" w:rsidRPr="00043784">
        <w:rPr>
          <w:rtl/>
        </w:rPr>
        <w:t xml:space="preserve">, </w:t>
      </w:r>
      <w:r w:rsidR="003049F3">
        <w:rPr>
          <w:rStyle w:val="af8"/>
          <w:rtl/>
        </w:rPr>
        <w:tab/>
      </w:r>
      <w:r w:rsidR="003049F3">
        <w:rPr>
          <w:rStyle w:val="af8"/>
          <w:rtl/>
        </w:rPr>
        <w:tab/>
      </w:r>
      <w:r w:rsidR="003049F3">
        <w:rPr>
          <w:rStyle w:val="af8"/>
          <w:rtl/>
        </w:rPr>
        <w:tab/>
      </w:r>
      <w:r w:rsidR="003049F3">
        <w:rPr>
          <w:rStyle w:val="af8"/>
          <w:rFonts w:hint="cs"/>
          <w:rtl/>
        </w:rPr>
        <w:t xml:space="preserve">   </w:t>
      </w:r>
      <w:r w:rsidR="00E403A1" w:rsidRPr="00043784">
        <w:rPr>
          <w:rStyle w:val="af8"/>
          <w:rFonts w:hint="cs"/>
          <w:rtl/>
        </w:rPr>
        <w:t xml:space="preserve">להם </w:t>
      </w:r>
      <w:r w:rsidR="00E403A1" w:rsidRPr="00043784">
        <w:rPr>
          <w:rtl/>
        </w:rPr>
        <w:t xml:space="preserve">למעט גזולה, </w:t>
      </w:r>
    </w:p>
    <w:p w14:paraId="1785241B" w14:textId="33A2B73C" w:rsidR="00E403A1" w:rsidRDefault="001A0400" w:rsidP="003049F3">
      <w:pPr>
        <w:pStyle w:val="affd"/>
        <w:rPr>
          <w:rFonts w:cs="BA Esthetic Bold"/>
          <w:b/>
          <w:rtl/>
        </w:rPr>
      </w:pPr>
      <w:r w:rsidRPr="00F8723C">
        <w:rPr>
          <w:rStyle w:val="ac"/>
          <w:rFonts w:cs="PFT_Frank" w:hint="cs"/>
          <w:sz w:val="14"/>
          <w:rtl/>
        </w:rPr>
        <w:t>ו</w:t>
      </w:r>
      <w:r w:rsidR="00A558A6" w:rsidRPr="00F8723C">
        <w:rPr>
          <w:rStyle w:val="ac"/>
          <w:rFonts w:cs="PFT_Frank" w:hint="cs"/>
          <w:sz w:val="14"/>
          <w:rtl/>
        </w:rPr>
        <w:t>ב</w:t>
      </w:r>
      <w:r w:rsidR="00E403A1" w:rsidRPr="00F8723C">
        <w:rPr>
          <w:rStyle w:val="ac"/>
          <w:rFonts w:cs="PFT_Frank"/>
          <w:sz w:val="14"/>
          <w:rtl/>
        </w:rPr>
        <w:t>סוכה</w:t>
      </w:r>
      <w:r w:rsidR="00F8723C" w:rsidRPr="00F8723C">
        <w:rPr>
          <w:rStyle w:val="ac"/>
          <w:rFonts w:cs="PFT_Frank" w:hint="cs"/>
          <w:sz w:val="14"/>
          <w:rtl/>
        </w:rPr>
        <w:t>:</w:t>
      </w:r>
      <w:r w:rsidR="00E403A1" w:rsidRPr="00043784">
        <w:rPr>
          <w:rtl/>
        </w:rPr>
        <w:t xml:space="preserve"> </w:t>
      </w:r>
      <w:r w:rsidR="003049F3">
        <w:rPr>
          <w:rFonts w:hint="cs"/>
          <w:rtl/>
        </w:rPr>
        <w:t xml:space="preserve"> </w:t>
      </w:r>
      <w:r w:rsidR="00A558A6" w:rsidRPr="00043784">
        <w:rPr>
          <w:rStyle w:val="af8"/>
          <w:rFonts w:hint="cs"/>
          <w:rtl/>
        </w:rPr>
        <w:t>לך</w:t>
      </w:r>
      <w:r w:rsidRPr="00043784">
        <w:rPr>
          <w:rFonts w:hint="cs"/>
          <w:rtl/>
        </w:rPr>
        <w:t xml:space="preserve"> </w:t>
      </w:r>
      <w:r w:rsidR="00E403A1" w:rsidRPr="00043784">
        <w:rPr>
          <w:rtl/>
        </w:rPr>
        <w:t>למעט גזולה.</w:t>
      </w:r>
    </w:p>
    <w:p w14:paraId="5D6048E2" w14:textId="2921F88B" w:rsidR="003049F3" w:rsidRPr="00043784" w:rsidRDefault="003049F3" w:rsidP="003049F3">
      <w:pPr>
        <w:pStyle w:val="af"/>
        <w:spacing w:after="0"/>
        <w:rPr>
          <w:rtl/>
        </w:rPr>
      </w:pPr>
      <w:r>
        <w:rPr>
          <w:rFonts w:hint="cs"/>
          <w:rtl/>
        </w:rPr>
        <w:t>***</w:t>
      </w:r>
    </w:p>
    <w:p w14:paraId="0F088223" w14:textId="77777777" w:rsidR="00E403A1" w:rsidRPr="00C91EAB" w:rsidRDefault="00E403A1" w:rsidP="009D377E">
      <w:pPr>
        <w:pStyle w:val="ad"/>
        <w:framePr w:wrap="around"/>
        <w:rPr>
          <w:rStyle w:val="ac"/>
          <w:rFonts w:cs="PFT_Frank"/>
          <w:b/>
          <w:rtl/>
        </w:rPr>
      </w:pPr>
      <w:bookmarkStart w:id="41" w:name="_Toc155720218"/>
      <w:r w:rsidRPr="00C01657">
        <w:rPr>
          <w:rStyle w:val="ae"/>
          <w:rFonts w:hint="cs"/>
          <w:rtl/>
        </w:rPr>
        <w:t>ט:</w:t>
      </w:r>
      <w:bookmarkEnd w:id="41"/>
      <w:r w:rsidRPr="00C91EAB">
        <w:rPr>
          <w:rStyle w:val="ac"/>
          <w:rFonts w:cs="PFT_Frank"/>
          <w:b/>
          <w:rtl/>
        </w:rPr>
        <w:t xml:space="preserve"> </w:t>
      </w:r>
    </w:p>
    <w:p w14:paraId="7A8D09A5" w14:textId="77777777" w:rsidR="003049F3" w:rsidRPr="000A3CFC" w:rsidRDefault="003049F3" w:rsidP="003049F3">
      <w:pPr>
        <w:pStyle w:val="31"/>
        <w:framePr w:wrap="notBeside" w:y="1"/>
        <w:rPr>
          <w:rtl/>
        </w:rPr>
      </w:pPr>
      <w:bookmarkStart w:id="42" w:name="_Toc155720219"/>
      <w:r w:rsidRPr="000A3CFC">
        <w:rPr>
          <w:rtl/>
        </w:rPr>
        <w:t>◄</w:t>
      </w:r>
    </w:p>
    <w:p>
      <w:pPr>
        <w:pStyle w:val="MishnaBatzad"/>
        <w:rPr>
          <w:ins w:id="20195" w:author="קלוד" w:date="2026-10-06T10:10:33Z"/>
        </w:rPr>
      </w:pPr>
      <w:ins w:id="20194" w:author="קלוד" w:date="2026-10-06T10:10:33Z">
        <w:r>
          <w:t xml:space="preserve">משנה ב</w:t>
        </w:r>
      </w:ins>
    </w:p>
    <w:p w14:paraId="5475412B" w14:textId="77777777" w:rsidR="007D7B20" w:rsidRDefault="00E403A1" w:rsidP="009D377E">
      <w:pPr>
        <w:pStyle w:val="afff"/>
        <w:rPr>
          <w:rtl/>
        </w:rPr>
      </w:pPr>
      <w:r w:rsidRPr="00374F7F">
        <w:rPr>
          <w:rStyle w:val="afffd"/>
          <w:rtl/>
        </w:rPr>
        <w:t>סוכה תחת האילן</w:t>
      </w:r>
      <w:r w:rsidR="007D7B20" w:rsidRPr="00374F7F">
        <w:rPr>
          <w:rStyle w:val="afffd"/>
          <w:rFonts w:hint="cs"/>
          <w:rtl/>
        </w:rPr>
        <w:t xml:space="preserve"> -</w:t>
      </w:r>
      <w:r w:rsidRPr="00C01657">
        <w:rPr>
          <w:rtl/>
        </w:rPr>
        <w:t>כבתוך הבית,</w:t>
      </w:r>
      <w:bookmarkEnd w:id="42"/>
      <w:r w:rsidRPr="00C01657">
        <w:rPr>
          <w:rtl/>
        </w:rPr>
        <w:t xml:space="preserve"> </w:t>
      </w:r>
    </w:p>
    <w:p w14:paraId="31520143" w14:textId="77777777" w:rsidR="00E403A1" w:rsidRPr="00C01657" w:rsidRDefault="00E403A1" w:rsidP="009D377E">
      <w:pPr>
        <w:pStyle w:val="afff"/>
        <w:rPr>
          <w:rtl/>
        </w:rPr>
      </w:pPr>
      <w:bookmarkStart w:id="43" w:name="_Toc155720220"/>
      <w:r w:rsidRPr="00374F7F">
        <w:rPr>
          <w:rStyle w:val="afffd"/>
          <w:rFonts w:hint="cs"/>
          <w:rtl/>
        </w:rPr>
        <w:t xml:space="preserve">סוכה </w:t>
      </w:r>
      <w:r w:rsidRPr="00374F7F">
        <w:rPr>
          <w:rStyle w:val="afffd"/>
          <w:rtl/>
        </w:rPr>
        <w:t>ע"ג סוכה</w:t>
      </w:r>
      <w:r w:rsidRPr="00C01657">
        <w:rPr>
          <w:rtl/>
        </w:rPr>
        <w:t xml:space="preserve"> </w:t>
      </w:r>
      <w:r w:rsidR="007D7B20">
        <w:rPr>
          <w:rFonts w:hint="cs"/>
          <w:rtl/>
        </w:rPr>
        <w:t xml:space="preserve">- </w:t>
      </w:r>
      <w:r w:rsidRPr="00C01657">
        <w:rPr>
          <w:rFonts w:hint="cs"/>
          <w:rtl/>
        </w:rPr>
        <w:t xml:space="preserve">רק </w:t>
      </w:r>
      <w:r w:rsidRPr="00C01657">
        <w:rPr>
          <w:rtl/>
        </w:rPr>
        <w:t>עליונה כשרה,</w:t>
      </w:r>
      <w:bookmarkEnd w:id="43"/>
      <w:r w:rsidRPr="00C01657">
        <w:rPr>
          <w:rtl/>
        </w:rPr>
        <w:t xml:space="preserve"> </w:t>
      </w:r>
    </w:p>
    <w:p w14:paraId="32073DBC" w14:textId="588A6E46" w:rsidR="00E403A1" w:rsidRPr="00EA0934" w:rsidRDefault="007B2675" w:rsidP="009D377E">
      <w:pPr>
        <w:pStyle w:val="a3"/>
        <w:rPr>
          <w:rStyle w:val="afff0"/>
          <w:rtl/>
        </w:rPr>
      </w:pPr>
      <w:r>
        <w:rPr>
          <w:rStyle w:val="afff0"/>
          <w:rFonts w:hint="cs"/>
          <w:rtl/>
        </w:rPr>
        <w:t xml:space="preserve"> </w:t>
      </w:r>
      <w:r>
        <w:rPr>
          <w:rStyle w:val="afff0"/>
          <w:rtl/>
        </w:rPr>
        <w:tab/>
      </w:r>
      <w:r>
        <w:rPr>
          <w:rStyle w:val="afff0"/>
          <w:rtl/>
        </w:rPr>
        <w:tab/>
      </w:r>
      <w:r>
        <w:rPr>
          <w:rStyle w:val="afff0"/>
          <w:rtl/>
        </w:rPr>
        <w:tab/>
      </w:r>
      <w:r>
        <w:rPr>
          <w:rStyle w:val="afff0"/>
          <w:rtl/>
        </w:rPr>
        <w:tab/>
      </w:r>
      <w:r w:rsidRPr="00B51171">
        <w:rPr>
          <w:rStyle w:val="TanaimMishna"/>
          <w:rFonts w:hint="cs"/>
          <w:rtl/>
          <w:rPrChange w:id="20004" w:author="קלוד" w:date="2026-10-06T10:10:33Z">
            <w:rPr>
              <w:rStyle w:val="afff2"/>
              <w:rFonts w:hint="cs"/>
              <w:rtl/>
            </w:rPr>
          </w:rPrChange>
        </w:rPr>
        <w:t xml:space="preserve"> </w:t>
      </w:r>
      <w:bookmarkStart w:id="44" w:name="_Toc155720221"/>
      <w:r w:rsidR="00E403A1" w:rsidRPr="00B51171">
        <w:rPr>
          <w:rStyle w:val="TanaimMishna"/>
          <w:rFonts w:hint="cs"/>
          <w:rtl/>
          <w:rPrChange w:id="20005" w:author="קלוד" w:date="2026-10-06T10:10:33Z">
            <w:rPr>
              <w:rStyle w:val="afff2"/>
              <w:rFonts w:hint="cs"/>
              <w:rtl/>
            </w:rPr>
          </w:rPrChange>
        </w:rPr>
        <w:t>ר"י</w:t>
      </w:r>
      <w:r w:rsidR="007D7B20" w:rsidRPr="00B51171">
        <w:rPr>
          <w:rStyle w:val="TanaimMishna"/>
          <w:rFonts w:hint="cs"/>
          <w:rtl/>
          <w:rPrChange w:id="20006" w:author="קלוד" w:date="2026-10-06T10:10:33Z">
            <w:rPr>
              <w:rStyle w:val="afff2"/>
              <w:rFonts w:hint="cs"/>
              <w:rtl/>
            </w:rPr>
          </w:rPrChange>
        </w:rPr>
        <w:t>:</w:t>
      </w:r>
      <w:r w:rsidR="00E403A1" w:rsidRPr="00B51171">
        <w:rPr>
          <w:rStyle w:val="TanaimMishna"/>
          <w:rFonts w:hint="cs"/>
          <w:rtl/>
          <w:rPrChange w:id="20007" w:author="קלוד" w:date="2026-10-06T10:10:33Z">
            <w:rPr>
              <w:rStyle w:val="afff2"/>
              <w:rFonts w:hint="cs"/>
              <w:rtl/>
            </w:rPr>
          </w:rPrChange>
        </w:rPr>
        <w:t xml:space="preserve"> </w:t>
      </w:r>
      <w:r w:rsidR="00F26E45" w:rsidRPr="00EA0934">
        <w:rPr>
          <w:rStyle w:val="afff0"/>
          <w:rFonts w:hint="cs"/>
          <w:rtl/>
        </w:rPr>
        <w:t xml:space="preserve">אי </w:t>
      </w:r>
      <w:r w:rsidR="00E403A1" w:rsidRPr="00EA0934">
        <w:rPr>
          <w:rStyle w:val="afff0"/>
          <w:rtl/>
        </w:rPr>
        <w:t xml:space="preserve">אין דיורין בעליונה </w:t>
      </w:r>
      <w:r w:rsidR="00E403A1" w:rsidRPr="00EA0934">
        <w:rPr>
          <w:rStyle w:val="afff0"/>
          <w:rFonts w:hint="cs"/>
          <w:rtl/>
        </w:rPr>
        <w:t>ה</w:t>
      </w:r>
      <w:r w:rsidR="00E403A1" w:rsidRPr="00EA0934">
        <w:rPr>
          <w:rStyle w:val="afff0"/>
          <w:rtl/>
        </w:rPr>
        <w:t>תחתונה כשרה.</w:t>
      </w:r>
      <w:bookmarkEnd w:id="44"/>
    </w:p>
    <w:p w14:paraId="0478977F" w14:textId="77777777" w:rsidR="00914B30" w:rsidRDefault="002372F2" w:rsidP="00914B30">
      <w:pPr>
        <w:pStyle w:val="31"/>
        <w:framePr w:wrap="notBeside"/>
        <w:rPr>
          <w:ins w:id="11905" w:author="דבורה שירה פלג" w:date="2026-10-02T10:37:56Z"/>
          <w:rStyle w:val="a6"/>
          <w:spacing w:val="0"/>
          <w:rtl/>
        </w:rPr>
      </w:pPr>
      <w:ins w:id="11906" w:author="דבורה שירה פלג" w:date="2026-10-01T13:17:00Z" w16du:dateUtc="2026-10-01T10:17:00Z">
        <w:r>
          <w:t xml:space="preserve">רבא </w:t>
        </w:r>
      </w:ins>
    </w:p>
    <w:p w14:paraId="2DDFE663" w14:textId="6483CA26" w:rsidR="000C63A2" w:rsidRDefault="00E403A1" w:rsidP="000C1CD3">
      <w:pPr>
        <w:pStyle w:val="afff7"/>
        <w:spacing w:before="0"/>
        <w:rPr>
          <w:rtl/>
        </w:rPr>
      </w:pPr>
      <w:bookmarkStart w:id="45" w:name="_Toc155720222"/>
      <w:r w:rsidRPr="00043784">
        <w:rPr>
          <w:rStyle w:val="a6"/>
          <w:spacing w:val="0"/>
          <w:rtl/>
        </w:rPr>
        <w:t>אילן</w:t>
      </w:r>
      <w:bookmarkEnd w:id="45"/>
      <w:r w:rsidRPr="00043784">
        <w:rPr>
          <w:rStyle w:val="a6"/>
          <w:spacing w:val="0"/>
          <w:rtl/>
        </w:rPr>
        <w:t xml:space="preserve"> </w:t>
      </w:r>
      <w:r w:rsidRPr="00043784">
        <w:rPr>
          <w:rtl/>
        </w:rPr>
        <w:t>דומיא דבית</w:t>
      </w:r>
      <w:r w:rsidR="00442D25">
        <w:rPr>
          <w:rFonts w:hint="cs"/>
          <w:rtl/>
        </w:rPr>
        <w:t xml:space="preserve"> שצילתו מרובה</w:t>
      </w:r>
      <w:r w:rsidRPr="00043784">
        <w:rPr>
          <w:rtl/>
        </w:rPr>
        <w:t>,</w:t>
      </w:r>
      <w:r w:rsidR="003049F3">
        <w:rPr>
          <w:rStyle w:val="af6"/>
          <w:rFonts w:hint="cs"/>
          <w:rtl/>
        </w:rPr>
        <w:t xml:space="preserve"> </w:t>
      </w:r>
      <w:r w:rsidR="003049F3" w:rsidRPr="003049F3">
        <w:rPr>
          <w:rStyle w:val="af6"/>
          <w:rtl/>
        </w:rPr>
        <w:t>◄</w:t>
      </w:r>
      <w:r w:rsidRPr="00043784">
        <w:rPr>
          <w:rtl/>
        </w:rPr>
        <w:t>ובחמתו מרובה</w:t>
      </w:r>
      <w:r w:rsidR="003049F3">
        <w:rPr>
          <w:rFonts w:hint="cs"/>
          <w:rtl/>
        </w:rPr>
        <w:t xml:space="preserve"> - כשרה</w:t>
      </w:r>
    </w:p>
    <w:p w14:paraId="7F0C8B8C" w14:textId="77777777" w:rsidR="00AE0E54" w:rsidRPr="00AE0E54" w:rsidRDefault="00AE0E54" w:rsidP="00AE0E54">
      <w:pPr>
        <w:pStyle w:val="31"/>
        <w:framePr w:wrap="notBeside"/>
        <w:rPr>
          <w:rtl/>
        </w:rPr>
      </w:pPr>
      <w:r w:rsidRPr="00AE0E54">
        <w:rPr>
          <w:rtl/>
        </w:rPr>
        <w:t>◄</w:t>
      </w:r>
    </w:p>
    <w:p w14:paraId="5AD81955" w14:textId="72D2FF53" w:rsidR="00E403A1" w:rsidRPr="00043784" w:rsidRDefault="00AE0E54" w:rsidP="00AE0E54">
      <w:pPr>
        <w:pStyle w:val="afff7"/>
        <w:spacing w:before="0" w:after="60"/>
        <w:ind w:left="170"/>
        <w:rPr>
          <w:rtl/>
        </w:rPr>
      </w:pPr>
      <w:r>
        <w:rPr>
          <w:rFonts w:hint="cs"/>
          <w:rtl/>
        </w:rPr>
        <w:t xml:space="preserve">  </w:t>
      </w:r>
      <w:del w:id="9001" w:author="עריכה מהאתר" w:date="2026-10-06T12:30:09Z">
        <w:r>
          <w:rPr>
            <w:rFonts w:hint="cs"/>
            <w:rtl/>
          </w:rPr>
          <w:delText xml:space="preserve"> </w:delText>
        </w:r>
      </w:del>
      <w:ins w:id="9002" w:author="עריכה מהאתר" w:date="2026-10-06T12:30:09Z">
        <w:r>
          <w:rPr>
            <w:rFonts w:hint="cs"/>
            <w:rtl/>
          </w:rPr>
          <w:t xml:space="preserve">ר"פ: וב</w:t>
        </w:r>
      </w:ins>
      <w:del w:id="9003" w:author="עריכה מהאתר" w:date="2026-10-06T12:30:09Z">
        <w:r>
          <w:rPr>
            <w:rtl/>
          </w:rPr>
          <w:delText xml:space="preserve">וב</w:delText>
        </w:r>
      </w:del>
      <w:r>
        <w:rPr>
          <w:rtl/>
        </w:rPr>
        <w:t xml:space="preserve">חבטן כשר</w:t>
      </w:r>
      <w:r w:rsidR="00442D25">
        <w:rPr>
          <w:rFonts w:hint="cs"/>
          <w:rtl/>
        </w:rPr>
        <w:t>ה</w:t>
      </w:r>
      <w:r w:rsidR="00E403A1" w:rsidRPr="00043784">
        <w:rPr>
          <w:rtl/>
        </w:rPr>
        <w:t xml:space="preserve"> דאין מצטרף</w:t>
      </w:r>
      <w:r>
        <w:rPr>
          <w:rFonts w:hint="cs"/>
          <w:rtl/>
        </w:rPr>
        <w:t>,</w:t>
      </w:r>
      <w:r w:rsidR="00E403A1" w:rsidRPr="00043784">
        <w:rPr>
          <w:rtl/>
        </w:rPr>
        <w:t xml:space="preserve"> </w:t>
      </w:r>
      <w:r>
        <w:rPr>
          <w:rFonts w:hint="cs"/>
          <w:rtl/>
        </w:rPr>
        <w:t xml:space="preserve">  </w:t>
      </w:r>
      <w:r w:rsidR="00E403A1" w:rsidRPr="00043784">
        <w:rPr>
          <w:rtl/>
        </w:rPr>
        <w:t xml:space="preserve">ולא גזרי </w:t>
      </w:r>
      <w:r w:rsidR="00442D25">
        <w:rPr>
          <w:rFonts w:hint="cs"/>
          <w:rtl/>
        </w:rPr>
        <w:t>שמא לא יערבנו</w:t>
      </w:r>
    </w:p>
    <w:p w14:paraId="0E3E8626" w14:textId="588884B3" w:rsidR="00442D25" w:rsidRPr="00442D25" w:rsidRDefault="00E403A1" w:rsidP="003049F3">
      <w:pPr>
        <w:pStyle w:val="a5"/>
        <w:rPr>
          <w:rtl/>
        </w:rPr>
      </w:pPr>
      <w:ins w:id="9804" w:author="מספור קטעי משנה" w:date="2026-10-06T06:45:53Z">
        <w:r>
          <w:rPr>
            <w:rStyle w:val="MisparKeta"/>
          </w:rPr>
          <w:t xml:space="preserve">ג. </w:t>
        </w:r>
      </w:ins>
      <w:bookmarkStart w:id="46" w:name="_Toc155720223"/>
      <w:r w:rsidRPr="00442D25">
        <w:rPr>
          <w:rtl/>
        </w:rPr>
        <w:t>סוכה ע"ג סוכה</w:t>
      </w:r>
      <w:bookmarkEnd w:id="46"/>
      <w:r w:rsidR="00442D25" w:rsidRPr="00442D25">
        <w:rPr>
          <w:rFonts w:hint="cs"/>
          <w:rtl/>
        </w:rPr>
        <w:t xml:space="preserve"> ר</w:t>
      </w:r>
      <w:r w:rsidR="004235F2">
        <w:rPr>
          <w:rFonts w:hint="cs"/>
          <w:rtl/>
        </w:rPr>
        <w:t>ק</w:t>
      </w:r>
      <w:r w:rsidR="00442D25" w:rsidRPr="00442D25">
        <w:rPr>
          <w:rFonts w:hint="cs"/>
          <w:rtl/>
        </w:rPr>
        <w:t xml:space="preserve"> עליונה כשרה</w:t>
      </w:r>
    </w:p>
    <w:p w14:paraId="2F50A906" w14:textId="16AE0502" w:rsidR="00E403A1" w:rsidRPr="00043784" w:rsidRDefault="00442D25" w:rsidP="000710AF">
      <w:pPr>
        <w:rPr>
          <w:rStyle w:val="af2"/>
          <w:rtl/>
        </w:rPr>
      </w:pPr>
      <w:r>
        <w:rPr>
          <w:rStyle w:val="af8"/>
          <w:sz w:val="16"/>
          <w:szCs w:val="18"/>
          <w:rtl/>
        </w:rPr>
        <w:t>בַּסֻּכֹּת תֵּשְׁבוּ</w:t>
      </w:r>
      <w:r>
        <w:rPr>
          <w:rFonts w:hint="cs"/>
          <w:spacing w:val="4"/>
          <w:sz w:val="24"/>
          <w:szCs w:val="20"/>
          <w:rtl/>
        </w:rPr>
        <w:t xml:space="preserve"> </w:t>
      </w:r>
      <w:r w:rsidRPr="00442D25">
        <w:rPr>
          <w:rStyle w:val="afff6"/>
          <w:rFonts w:hint="cs"/>
          <w:rtl/>
        </w:rPr>
        <w:t>חסר</w:t>
      </w:r>
      <w:r>
        <w:rPr>
          <w:rFonts w:hint="cs"/>
          <w:spacing w:val="4"/>
          <w:sz w:val="24"/>
          <w:szCs w:val="20"/>
          <w:rtl/>
        </w:rPr>
        <w:t xml:space="preserve"> </w:t>
      </w:r>
      <w:r w:rsidRPr="00442D25">
        <w:rPr>
          <w:rFonts w:hint="cs"/>
          <w:spacing w:val="-2"/>
          <w:sz w:val="24"/>
          <w:szCs w:val="20"/>
          <w:rtl/>
        </w:rPr>
        <w:t>ולא שתחת הסוכה או האילן, או שבבית</w:t>
      </w:r>
      <w:r w:rsidR="00E403A1" w:rsidRPr="00442D25">
        <w:rPr>
          <w:spacing w:val="-2"/>
          <w:sz w:val="24"/>
          <w:szCs w:val="20"/>
          <w:rtl/>
        </w:rPr>
        <w:t xml:space="preserve"> </w:t>
      </w:r>
    </w:p>
    <w:p w14:paraId="4471082C" w14:textId="0E2ABCA2" w:rsidR="00641903" w:rsidRPr="00435B83" w:rsidRDefault="00AE0E54">
      <w:pPr>
        <w:pStyle w:val="affd"/>
        <w:rPr>
          <w:rtl/>
        </w:rPr>
        <w:pPrChange w:id="9001" w:author="עריכה מהאתר" w:date="2026-10-06T12:30:11Z">
          <w:pPr>
            <w:pStyle w:val="af1"/>
            <w:rPr>
              <w:rtl/>
            </w:rPr>
          </w:pPr>
        </w:pPrChange>
      </w:pPr>
      <w:del w:id="10715" w:author="דבורה שירה פלג" w:date="2026-07-24T13:16:00Z" w16du:dateUtc="2026-07-24T10:16:00Z">
        <w:r w:rsidRPr="00AE0E54" w:rsidDel="004056D4">
          <w:rPr>
            <w:rStyle w:val="af6"/>
            <w:b w:val="0"/>
            <w:bCs w:val="0"/>
            <w:rtl/>
          </w:rPr>
          <w:delText>◄</w:delText>
        </w:r>
      </w:del>
      <w:del w:id="9002" w:author="הצעה מהאתר - יהודה" w:date="2026-10-05T17:05:21Z">
        <w:r>
          <w:rPr>
            <w:rtl/>
          </w:rPr>
          <w:delText xml:space="preserve">פעמים ששתיהן כשירות</w:delText>
        </w:r>
      </w:del>
      <w:ins w:id="9003" w:author="הצעה מהאתר - יהודה" w:date="2026-10-05T17:05:21Z">
        <w:r>
          <w:rPr>
            <w:rtl/>
          </w:rPr>
          <w:t xml:space="preserve">ר'ירמיה</w:t>
        </w:r>
      </w:ins>
      <w:del w:id="9001" w:author="עריכה מהאתר" w:date="2026-10-06T12:30:11Z">
        <w:r>
          <w:rPr>
            <w:rtl/>
          </w:rPr>
          <w:delText xml:space="preserve"> </w:delText>
        </w:r>
      </w:del>
      <w:ins w:id="9002" w:author="עריכה מהאתר" w:date="2026-10-06T12:30:11Z">
        <w:r>
          <w:rPr>
            <w:rtl/>
          </w:rPr>
          <w:t xml:space="preserve"> פעמים ששתיהן כשרות </w:t>
        </w:r>
      </w:ins>
    </w:p>
    <w:p w14:paraId="3F535447" w14:textId="0BD9E3DA" w:rsidR="00E403A1" w:rsidRPr="00442D25" w:rsidRDefault="00E403A1" w:rsidP="00641903">
      <w:pPr>
        <w:pStyle w:val="affd"/>
        <w:rPr>
          <w:rStyle w:val="ac"/>
          <w:rFonts w:cs="PFT_Frank"/>
          <w:spacing w:val="-4"/>
          <w:sz w:val="14"/>
          <w:rtl/>
        </w:rPr>
      </w:pPr>
      <w:r w:rsidRPr="00442D25">
        <w:rPr>
          <w:spacing w:val="-4"/>
          <w:rtl/>
        </w:rPr>
        <w:t>שתחתונה חמתה מרובה,</w:t>
      </w:r>
      <w:r w:rsidR="00442D25" w:rsidRPr="00442D25">
        <w:rPr>
          <w:rFonts w:hint="cs"/>
          <w:spacing w:val="-4"/>
          <w:rtl/>
        </w:rPr>
        <w:t xml:space="preserve"> </w:t>
      </w:r>
      <w:r w:rsidRPr="00442D25">
        <w:rPr>
          <w:spacing w:val="-4"/>
          <w:rtl/>
        </w:rPr>
        <w:t xml:space="preserve">ועליונה צלתה מרובה </w:t>
      </w:r>
      <w:r w:rsidR="00442D25" w:rsidRPr="00442D25">
        <w:rPr>
          <w:rFonts w:hint="cs"/>
          <w:spacing w:val="-4"/>
          <w:rtl/>
        </w:rPr>
        <w:t xml:space="preserve">ושניהם </w:t>
      </w:r>
      <w:r w:rsidRPr="00442D25">
        <w:rPr>
          <w:spacing w:val="-4"/>
          <w:rtl/>
        </w:rPr>
        <w:t xml:space="preserve">בתוך כ', </w:t>
      </w:r>
    </w:p>
    <w:p w14:paraId="7AD50EE4" w14:textId="5DAA089B" w:rsidR="00E403A1" w:rsidRPr="00043784" w:rsidRDefault="00442D25" w:rsidP="00442D25">
      <w:pPr>
        <w:rPr>
          <w:rStyle w:val="af4"/>
          <w:rFonts w:cs="FrankRuehl"/>
          <w:b w:val="0"/>
          <w:color w:val="auto"/>
          <w:sz w:val="22"/>
          <w:szCs w:val="17"/>
          <w:rtl/>
        </w:rPr>
      </w:pPr>
      <w:r w:rsidRPr="00442D25">
        <w:rPr>
          <w:rFonts w:cs="PFT_Frank" w:hint="cs"/>
          <w:b/>
          <w:bCs/>
          <w:szCs w:val="14"/>
          <w:rtl/>
        </w:rPr>
        <w:t xml:space="preserve">פעמים </w:t>
      </w:r>
      <w:r w:rsidR="00E403A1" w:rsidRPr="00442D25">
        <w:rPr>
          <w:rFonts w:cs="PFT_Frank"/>
          <w:b/>
          <w:bCs/>
          <w:szCs w:val="14"/>
          <w:rtl/>
        </w:rPr>
        <w:t>ששתיהן פסולות</w:t>
      </w:r>
      <w:r w:rsidR="00641903" w:rsidRPr="00442D25">
        <w:rPr>
          <w:rFonts w:cs="PFT_Frank" w:hint="cs"/>
          <w:b/>
          <w:bCs/>
          <w:szCs w:val="14"/>
          <w:rtl/>
        </w:rPr>
        <w:t>:</w:t>
      </w:r>
      <w:r w:rsidR="002D0546" w:rsidRPr="00442D25">
        <w:rPr>
          <w:rFonts w:cs="PFT_Frank" w:hint="cs"/>
          <w:b/>
          <w:bCs/>
          <w:szCs w:val="14"/>
          <w:rtl/>
        </w:rPr>
        <w:t xml:space="preserve"> </w:t>
      </w:r>
      <w:r>
        <w:rPr>
          <w:rFonts w:hint="cs"/>
          <w:rtl/>
        </w:rPr>
        <w:t>ש</w:t>
      </w:r>
      <w:r w:rsidR="00E403A1" w:rsidRPr="00043784">
        <w:rPr>
          <w:rtl/>
        </w:rPr>
        <w:t>צלתן מרובה</w:t>
      </w:r>
      <w:r>
        <w:rPr>
          <w:rFonts w:hint="cs"/>
          <w:rtl/>
        </w:rPr>
        <w:t>,</w:t>
      </w:r>
      <w:r w:rsidR="00E403A1" w:rsidRPr="00043784">
        <w:rPr>
          <w:rtl/>
        </w:rPr>
        <w:t xml:space="preserve"> ועליונה למעלה מכ'</w:t>
      </w:r>
    </w:p>
    <w:p w14:paraId="5AA93EA2" w14:textId="77777777" w:rsidR="00E403A1" w:rsidRPr="00C01657" w:rsidRDefault="00E403A1" w:rsidP="009D377E">
      <w:pPr>
        <w:pStyle w:val="ad"/>
        <w:framePr w:wrap="around"/>
        <w:rPr>
          <w:rtl/>
        </w:rPr>
      </w:pPr>
      <w:bookmarkStart w:id="48" w:name="_Toc155720225"/>
      <w:r w:rsidRPr="00C01657">
        <w:rPr>
          <w:rFonts w:hint="cs"/>
          <w:rtl/>
        </w:rPr>
        <w:t>י.</w:t>
      </w:r>
      <w:bookmarkEnd w:id="48"/>
    </w:p>
    <w:p w14:paraId="29D4A5CB" w14:textId="6C56B06C" w:rsidR="00E403A1" w:rsidRPr="00043784" w:rsidRDefault="00E403A1" w:rsidP="007468F6">
      <w:pPr>
        <w:rPr>
          <w:rStyle w:val="af2"/>
          <w:rtl/>
        </w:rPr>
      </w:pPr>
      <w:r w:rsidRPr="00C91EAB">
        <w:rPr>
          <w:rFonts w:cs="PFT_Frank"/>
          <w:b/>
          <w:bCs/>
          <w:szCs w:val="14"/>
          <w:rtl/>
        </w:rPr>
        <w:t xml:space="preserve">תחתונה </w:t>
      </w:r>
      <w:del w:id="9088" w:author="הגהת סוכה" w:date="2026-09-27T12:23:34Z">
        <w:r w:rsidRPr="00C91EAB">
          <w:rPr>
            <w:rFonts w:cs="PFT_Frank"/>
            <w:b/>
            <w:bCs/>
            <w:szCs w:val="14"/>
            <w:rtl/>
          </w:rPr>
          <w:delText xml:space="preserve">כשרה</w:delText>
        </w:r>
      </w:del>
      <w:ins w:id="9089" w:author="הגהת סוכה" w:date="2026-09-27T12:23:34Z">
        <w:r w:rsidRPr="00C91EAB">
          <w:rPr>
            <w:rFonts w:cs="PFT_Frank"/>
            <w:b/>
            <w:bCs/>
            <w:szCs w:val="14"/>
            <w:rtl/>
          </w:rPr>
          <w:t xml:space="preserve">כשרה: שצלתה</w:t>
        </w:r>
      </w:ins>
      <w:del w:id="9090" w:author="הגהת סוכה" w:date="2026-09-27T12:23:34Z">
        <w:r w:rsidR="00B97B18" w:rsidRPr="00C91EAB">
          <w:rPr>
            <w:rFonts w:cs="PFT_Frank" w:hint="cs"/>
            <w:b/>
            <w:bCs/>
            <w:szCs w:val="14"/>
            <w:rtl/>
          </w:rPr>
          <w:delText xml:space="preserve">:</w:delText>
        </w:r>
      </w:del>
      <w:del w:id="9091" w:author="הגהת סוכה" w:date="2026-09-27T12:23:34Z">
        <w:r w:rsidRPr="00043784">
          <w:rPr>
            <w:rtl/>
          </w:rPr>
          <w:delText xml:space="preserve">שצלתה</w:delText>
        </w:r>
      </w:del>
      <w:r>
        <w:rPr>
          <w:rtl/>
        </w:rPr>
        <w:t xml:space="preserve"> מרובה ועליונה</w:t>
      </w:r>
      <w:del w:id="10513" w:author="דבורה שירה פלג" w:date="2026-10-01T11:26:47Z">
        <w:r>
          <w:rPr>
            <w:rtl/>
          </w:rPr>
          <w:delText xml:space="preserve"> </w:delText>
        </w:r>
      </w:del>
      <w:ins w:id="10514" w:author="דבורה שירה פלג" w:date="2026-10-01T11:26:47Z">
        <w:r>
          <w:rPr>
            <w:rtl/>
          </w:rPr>
          <w:t xml:space="preserve"> חמתה ובתוך עשרים וקמ"</w:t>
        </w:r>
      </w:ins>
      <w:r>
        <w:rPr>
          <w:rtl/>
        </w:rPr>
        <w:t xml:space="preserve">ל</w:t>
      </w:r>
      <w:del w:id="10511" w:author="דבורה שירה פלג" w:date="2026-10-01T11:26:47Z">
        <w:r>
          <w:rPr>
            <w:rtl/>
          </w:rPr>
          <w:delText xml:space="preserve">א ו</w:delText>
        </w:r>
      </w:del>
      <w:ins w:id="10512" w:author="דבורה שירה פלג" w:date="2026-10-01T11:26:47Z">
        <w:r>
          <w:rPr>
            <w:rtl/>
          </w:rPr>
          <w:t xml:space="preserve">ש</w:t>
        </w:r>
      </w:ins>
      <w:r>
        <w:rPr>
          <w:rtl/>
        </w:rPr>
        <w:t xml:space="preserve">לא גזרי', </w:t>
      </w:r>
      <w:r w:rsidR="00D47A00">
        <w:rPr>
          <w:rtl/>
        </w:rPr>
        <w:ptab w:relativeTo="margin" w:alignment="right" w:leader="none"/>
      </w:r>
    </w:p>
    <w:p w14:paraId="5DE92786" w14:textId="3632F3D4" w:rsidR="00E403A1" w:rsidRPr="00043784" w:rsidRDefault="00E403A1" w:rsidP="00B97B18">
      <w:pPr>
        <w:rPr>
          <w:rtl/>
        </w:rPr>
      </w:pPr>
      <w:r w:rsidRPr="00C91EAB">
        <w:rPr>
          <w:rFonts w:cs="PFT_Frank"/>
          <w:b/>
          <w:bCs/>
          <w:szCs w:val="14"/>
          <w:rtl/>
        </w:rPr>
        <w:t>עליונה כשרה</w:t>
      </w:r>
      <w:r w:rsidR="00B97B18" w:rsidRPr="00C91EAB">
        <w:rPr>
          <w:rFonts w:cs="PFT_Frank" w:hint="cs"/>
          <w:b/>
          <w:bCs/>
          <w:szCs w:val="14"/>
          <w:rtl/>
        </w:rPr>
        <w:t>:</w:t>
      </w:r>
      <w:r w:rsidR="00D47A00" w:rsidRPr="00D47A00">
        <w:rPr>
          <w:rtl/>
        </w:rPr>
        <w:t xml:space="preserve"> </w:t>
      </w:r>
      <w:r w:rsidR="00D47A00">
        <w:rPr>
          <w:rtl/>
        </w:rPr>
        <w:ptab w:relativeTo="margin" w:alignment="right" w:leader="none"/>
      </w:r>
      <w:r w:rsidRPr="00043784">
        <w:rPr>
          <w:rtl/>
        </w:rPr>
        <w:t>דשניהן צלתן מרובה מחמתן ובתוך כ'.</w:t>
      </w:r>
    </w:p>
    <w:p w14:paraId="549E2428" w14:textId="77777777" w:rsidR="002D0546" w:rsidRPr="00043784" w:rsidRDefault="00E403A1" w:rsidP="007D7B20">
      <w:pPr>
        <w:pStyle w:val="af1"/>
        <w:rPr>
          <w:rStyle w:val="af4"/>
          <w:color w:val="auto"/>
          <w:rtl/>
        </w:rPr>
      </w:pPr>
      <w:bookmarkStart w:id="49" w:name="_Toc155720226"/>
      <w:r w:rsidRPr="007D7B20">
        <w:rPr>
          <w:rtl/>
        </w:rPr>
        <w:t>כמה יהא בין סוכה לסוכה ותחתונה פסולה</w:t>
      </w:r>
      <w:bookmarkEnd w:id="49"/>
      <w:r w:rsidRPr="00043784">
        <w:rPr>
          <w:rStyle w:val="af4"/>
          <w:color w:val="auto"/>
          <w:rtl/>
        </w:rPr>
        <w:t xml:space="preserve"> </w:t>
      </w:r>
    </w:p>
    <w:p w14:paraId="2E5644CB" w14:textId="4127D1B6" w:rsidR="0026136E" w:rsidRPr="0026136E" w:rsidRDefault="00AE0E54" w:rsidP="001711C4">
      <w:pPr>
        <w:pStyle w:val="31"/>
        <w:framePr w:wrap="notBeside"/>
        <w:rPr>
          <w:rtl/>
        </w:rPr>
      </w:pPr>
      <w:r>
        <w:rPr>
          <w:rFonts w:hint="cs"/>
          <w:rtl/>
        </w:rPr>
        <w:t>ר''ה:</w:t>
      </w:r>
      <w:r>
        <w:t xml:space="preserve"> </w:t>
      </w:r>
      <w:r w:rsidR="00E403A1" w:rsidRPr="0026136E">
        <w:rPr>
          <w:rtl/>
        </w:rPr>
        <w:t>א.</w:t>
      </w:r>
    </w:p>
    <w:p w14:paraId="51DE02A0" w14:textId="4DF40C62" w:rsidR="00B97B18" w:rsidRPr="00043784" w:rsidRDefault="00E403A1" w:rsidP="0026136E">
      <w:pPr>
        <w:pStyle w:val="affd"/>
        <w:rPr>
          <w:rStyle w:val="af4"/>
          <w:color w:val="auto"/>
          <w:rtl/>
        </w:rPr>
      </w:pPr>
      <w:r w:rsidRPr="00043784">
        <w:rPr>
          <w:rtl/>
        </w:rPr>
        <w:t xml:space="preserve">טפח </w:t>
      </w:r>
      <w:r w:rsidR="00B97B18" w:rsidRPr="00043784">
        <w:rPr>
          <w:rFonts w:hint="cs"/>
          <w:rtl/>
        </w:rPr>
        <w:t xml:space="preserve">- </w:t>
      </w:r>
      <w:r w:rsidRPr="00043784">
        <w:rPr>
          <w:rtl/>
        </w:rPr>
        <w:t>כאהלי טומאה,</w:t>
      </w:r>
      <w:r w:rsidRPr="00043784">
        <w:rPr>
          <w:rStyle w:val="af4"/>
          <w:color w:val="auto"/>
          <w:rtl/>
        </w:rPr>
        <w:t xml:space="preserve"> </w:t>
      </w:r>
    </w:p>
    <w:p w14:paraId="144AB6B6" w14:textId="4636778E" w:rsidR="0026136E" w:rsidRPr="0026136E" w:rsidRDefault="00AE0E54" w:rsidP="001711C4">
      <w:pPr>
        <w:pStyle w:val="31"/>
        <w:framePr w:wrap="notBeside"/>
        <w:rPr>
          <w:rtl/>
        </w:rPr>
      </w:pPr>
      <w:r>
        <w:rPr>
          <w:rFonts w:hint="cs"/>
          <w:rtl/>
        </w:rPr>
        <w:t>ר''ח</w:t>
      </w:r>
      <w:ins w:id="10712" w:author="דבורה שירה פלג" w:date="2026-07-24T13:35:00Z" w16du:dateUtc="2026-07-24T10:35:00Z">
        <w:r w:rsidR="00766E94">
          <w:rPr>
            <w:rFonts w:hint="cs"/>
            <w:rtl/>
          </w:rPr>
          <w:t xml:space="preserve"> </w:t>
        </w:r>
      </w:ins>
      <w:ins w:id="10713" w:author="דבורה שירה פלג" w:date="2026-07-24T13:34:00Z" w16du:dateUtc="2026-07-24T10:34:00Z">
        <w:r w:rsidR="00766E94">
          <w:rPr>
            <w:rFonts w:hint="cs"/>
            <w:rtl/>
          </w:rPr>
          <w:t xml:space="preserve">ור</w:t>
        </w:r>
      </w:ins>
      <w:ins w:id="10714" w:author="דבורה שירה פלג" w:date="2026-07-24T13:35:00Z" w16du:dateUtc="2026-07-24T10:35:00Z">
        <w:r w:rsidR="00766E94">
          <w:rPr>
            <w:rFonts w:hint="cs"/>
            <w:rtl/>
          </w:rPr>
          <w:t xml:space="preserve">בר"ה</w:t>
        </w:r>
      </w:ins>
      <w:r>
        <w:rPr>
          <w:rFonts w:hint="cs"/>
          <w:rtl/>
        </w:rPr>
        <w:t xml:space="preserve">: </w:t>
      </w:r>
      <w:r w:rsidR="00E403A1" w:rsidRPr="0026136E">
        <w:rPr>
          <w:rtl/>
        </w:rPr>
        <w:t>ב.</w:t>
      </w:r>
    </w:p>
    <w:p w14:paraId="4D1783C6" w14:textId="754C9281" w:rsidR="002D0546" w:rsidRPr="00043784" w:rsidRDefault="00E403A1" w:rsidP="0026136E">
      <w:pPr>
        <w:pStyle w:val="affd"/>
        <w:rPr>
          <w:rStyle w:val="af4"/>
          <w:color w:val="auto"/>
          <w:rtl/>
        </w:rPr>
      </w:pPr>
      <w:r w:rsidRPr="00043784">
        <w:rPr>
          <w:rtl/>
        </w:rPr>
        <w:t xml:space="preserve">ד' </w:t>
      </w:r>
      <w:r w:rsidR="00B97B18" w:rsidRPr="00043784">
        <w:rPr>
          <w:rtl/>
        </w:rPr>
        <w:tab/>
      </w:r>
      <w:r w:rsidR="00B97B18" w:rsidRPr="00043784">
        <w:rPr>
          <w:rFonts w:hint="cs"/>
          <w:rtl/>
        </w:rPr>
        <w:t xml:space="preserve">- </w:t>
      </w:r>
      <w:r w:rsidRPr="00043784">
        <w:rPr>
          <w:rtl/>
        </w:rPr>
        <w:t>דפחות מזה אי</w:t>
      </w:r>
      <w:r w:rsidR="00442D25">
        <w:rPr>
          <w:rFonts w:hint="cs"/>
          <w:rtl/>
        </w:rPr>
        <w:t xml:space="preserve">נו מקום </w:t>
      </w:r>
      <w:r w:rsidRPr="00043784">
        <w:rPr>
          <w:rtl/>
        </w:rPr>
        <w:t>חשוב,</w:t>
      </w:r>
      <w:r w:rsidRPr="00043784">
        <w:rPr>
          <w:rStyle w:val="af4"/>
          <w:color w:val="auto"/>
          <w:rtl/>
        </w:rPr>
        <w:t xml:space="preserve"> </w:t>
      </w:r>
    </w:p>
    <w:p w14:paraId="4AC0F9B1" w14:textId="6EFFD98B" w:rsidR="0026136E" w:rsidRPr="0026136E" w:rsidRDefault="00AE0E54" w:rsidP="001711C4">
      <w:pPr>
        <w:pStyle w:val="31"/>
        <w:framePr w:wrap="notBeside"/>
        <w:rPr>
          <w:rtl/>
        </w:rPr>
      </w:pPr>
      <w:r w:rsidRPr="000A3CFC">
        <w:rPr>
          <w:rtl/>
        </w:rPr>
        <w:t>◄</w:t>
      </w:r>
      <w:r>
        <w:rPr>
          <w:rFonts w:hint="cs"/>
          <w:rtl/>
        </w:rPr>
        <w:t xml:space="preserve">שמואל: </w:t>
      </w:r>
      <w:r w:rsidR="00E403A1" w:rsidRPr="0026136E">
        <w:rPr>
          <w:rtl/>
        </w:rPr>
        <w:t>ג.</w:t>
      </w:r>
    </w:p>
    <w:p w14:paraId="1A271FFE" w14:textId="55135F5A" w:rsidR="00E403A1" w:rsidRPr="00F8723C" w:rsidRDefault="00E403A1" w:rsidP="0026136E">
      <w:pPr>
        <w:pStyle w:val="affd"/>
        <w:rPr>
          <w:rStyle w:val="ac"/>
          <w:rFonts w:cs="PFT_Frank"/>
          <w:sz w:val="14"/>
          <w:rtl/>
        </w:rPr>
      </w:pPr>
      <w:r w:rsidRPr="00043784">
        <w:rPr>
          <w:rtl/>
        </w:rPr>
        <w:t>י</w:t>
      </w:r>
      <w:r w:rsidR="00AE0E54">
        <w:rPr>
          <w:rFonts w:hint="cs"/>
          <w:rtl/>
        </w:rPr>
        <w:t>'</w:t>
      </w:r>
      <w:r w:rsidRPr="00043784">
        <w:rPr>
          <w:rtl/>
        </w:rPr>
        <w:t xml:space="preserve"> </w:t>
      </w:r>
      <w:r w:rsidR="00B97B18" w:rsidRPr="00043784">
        <w:rPr>
          <w:rtl/>
        </w:rPr>
        <w:tab/>
      </w:r>
      <w:r w:rsidR="00B97B18" w:rsidRPr="00043784">
        <w:rPr>
          <w:rFonts w:hint="cs"/>
          <w:rtl/>
        </w:rPr>
        <w:t xml:space="preserve">- </w:t>
      </w:r>
      <w:r w:rsidRPr="00043784">
        <w:rPr>
          <w:rtl/>
        </w:rPr>
        <w:t>כהכשרה כך פסולה,</w:t>
      </w:r>
      <w:r w:rsidRPr="00F8723C">
        <w:rPr>
          <w:rStyle w:val="ac"/>
          <w:rFonts w:cs="PFT_Frank"/>
          <w:sz w:val="14"/>
          <w:rtl/>
        </w:rPr>
        <w:t xml:space="preserve"> </w:t>
      </w:r>
    </w:p>
    <w:p w14:paraId="6A031DAD" w14:textId="7CB277FC" w:rsidR="007D7B20" w:rsidRPr="007D7B20" w:rsidRDefault="00442D25" w:rsidP="003049F3">
      <w:pPr>
        <w:pStyle w:val="a5"/>
        <w:rPr>
          <w:rtl/>
        </w:rPr>
      </w:pPr>
      <w:ins w:id="9805" w:author="מספור קטעי משנה" w:date="2026-10-06T06:45:53Z">
        <w:r>
          <w:rPr>
            <w:rStyle w:val="MisparKeta"/>
          </w:rPr>
          <w:t xml:space="preserve">ג. </w:t>
        </w:r>
      </w:ins>
      <w:bookmarkStart w:id="50" w:name="_Toc155720227"/>
      <w:r>
        <w:rPr>
          <w:rFonts w:hint="cs"/>
          <w:rtl/>
        </w:rPr>
        <w:t>כש</w:t>
      </w:r>
      <w:r>
        <w:rPr>
          <w:rtl/>
        </w:rPr>
        <w:t xml:space="preserve">אין דיורין בעליונה</w:t>
      </w:r>
      <w:del w:id="10517" w:author="דבורה שירה פלג" w:date="2026-10-01T11:26:47Z">
        <w:r>
          <w:rPr>
            <w:rtl/>
          </w:rPr>
          <w:delText xml:space="preserve"> </w:delText>
        </w:r>
      </w:del>
      <w:ins w:id="10518" w:author="דבורה שירה פלג" w:date="2026-10-01T11:26:47Z">
        <w:r>
          <w:rPr>
            <w:rtl/>
          </w:rPr>
          <w:t xml:space="preserve"> -ראויה לדיורין</w:t>
        </w:r>
      </w:ins>
      <w:r>
        <w:rPr>
          <w:rtl/>
        </w:rPr>
        <w:t xml:space="preserve">לר"י</w:t>
      </w:r>
      <w:r w:rsidR="00E403A1" w:rsidRPr="007D7B20">
        <w:rPr>
          <w:rFonts w:hint="cs"/>
          <w:rtl/>
        </w:rPr>
        <w:t>:</w:t>
      </w:r>
      <w:r>
        <w:rPr>
          <w:rtl/>
        </w:rPr>
        <w:t xml:space="preserve"> כשר</w:t>
      </w:r>
      <w:del w:id="10515" w:author="דבורה שירה פלג" w:date="2026-10-01T11:26:47Z">
        <w:r>
          <w:rPr>
            <w:rtl/>
          </w:rPr>
          <w:delText xml:space="preserve">ה</w:delText>
        </w:r>
      </w:del>
      <w:ins w:id="10516" w:author="דבורה שירה פלג" w:date="2026-10-01T11:26:47Z">
        <w:r>
          <w:rPr>
            <w:rtl/>
          </w:rPr>
          <w:t xml:space="preserve">ה-לת"ק אפילו אין גבוה עשרה פסולה</w:t>
        </w:r>
      </w:ins>
      <w:r w:rsidR="00B97B18" w:rsidRPr="007D7B20">
        <w:rPr>
          <w:rFonts w:hint="cs"/>
          <w:rtl/>
        </w:rPr>
        <w:t>,</w:t>
      </w:r>
      <w:bookmarkEnd w:id="50"/>
      <w:r w:rsidR="00E403A1" w:rsidRPr="007D7B20">
        <w:rPr>
          <w:rtl/>
        </w:rPr>
        <w:t xml:space="preserve"> </w:t>
      </w:r>
    </w:p>
    <w:p w14:paraId="14965DDA" w14:textId="11038B01" w:rsidR="00E403A1" w:rsidRDefault="00766E94" w:rsidP="007D7B20">
      <w:pPr>
        <w:rPr>
          <w:spacing w:val="-2"/>
          <w:rtl/>
        </w:rPr>
      </w:pPr>
      <w:ins w:id="10710" w:author="דבורה שירה פלג" w:date="2026-07-24T13:38:00Z" w16du:dateUtc="2026-07-24T10:38:00Z">
        <w:r>
          <w:rPr>
            <w:rStyle w:val="af6"/>
            <w:rFonts w:hint="cs"/>
            <w:spacing w:val="-2"/>
            <w:rtl/>
            <w:rPrChange w:id="9014" w:author="מנוע אמוראים" w:date="2026-10-05T16:41:47Z">
              <w:rPr>
                <w:rFonts w:hint="cs"/>
                <w:spacing w:val="-2"/>
                <w:rtl/>
              </w:rPr>
            </w:rPrChange>
          </w:rPr>
          <w:t xml:space="preserve">ר"ד</w:t>
        </w:r>
        <w:r>
          <w:rPr>
            <w:rFonts w:hint="cs"/>
            <w:spacing w:val="-2"/>
            <w:rtl/>
          </w:rPr>
          <w:t xml:space="preserve"> במערבא</w:t>
        </w:r>
      </w:ins>
      <w:ins w:id="10711" w:author="דבורה שירה פלג" w:date="2026-07-24T13:39:00Z" w16du:dateUtc="2026-07-24T10:39:00Z">
        <w:r>
          <w:rPr>
            <w:rFonts w:hint="cs"/>
            <w:spacing w:val="-2"/>
            <w:rtl/>
          </w:rPr>
          <w:t xml:space="preserve"> </w:t>
        </w:r>
      </w:ins>
      <w:r w:rsidR="00C91EAB" w:rsidRPr="00411680">
        <w:rPr>
          <w:rFonts w:hint="cs"/>
          <w:spacing w:val="-2"/>
          <w:rtl/>
        </w:rPr>
        <w:t>כש</w:t>
      </w:r>
      <w:r w:rsidR="00E403A1" w:rsidRPr="00411680">
        <w:rPr>
          <w:spacing w:val="-2"/>
          <w:rtl/>
        </w:rPr>
        <w:t>תחתונה יכולה לקבל כרים וכסתות דעליונה</w:t>
      </w:r>
      <w:r w:rsidR="00B97B18" w:rsidRPr="00411680">
        <w:rPr>
          <w:rFonts w:hint="cs"/>
          <w:spacing w:val="-2"/>
          <w:rtl/>
        </w:rPr>
        <w:t>,</w:t>
      </w:r>
      <w:r w:rsidR="00E403A1" w:rsidRPr="00411680">
        <w:rPr>
          <w:spacing w:val="-2"/>
          <w:rtl/>
        </w:rPr>
        <w:t xml:space="preserve"> </w:t>
      </w:r>
      <w:r w:rsidR="00C91EAB" w:rsidRPr="00411680">
        <w:rPr>
          <w:rFonts w:hint="cs"/>
          <w:spacing w:val="-2"/>
          <w:rtl/>
        </w:rPr>
        <w:t>רק</w:t>
      </w:r>
      <w:r w:rsidR="00E403A1" w:rsidRPr="00411680">
        <w:rPr>
          <w:spacing w:val="-2"/>
          <w:rtl/>
        </w:rPr>
        <w:t xml:space="preserve"> ע"י הדחק</w:t>
      </w:r>
      <w:r w:rsidR="002D0546" w:rsidRPr="00411680">
        <w:rPr>
          <w:rFonts w:hint="cs"/>
          <w:spacing w:val="-2"/>
          <w:rtl/>
        </w:rPr>
        <w:t>.</w:t>
      </w:r>
      <w:r w:rsidR="00E403A1" w:rsidRPr="00411680">
        <w:rPr>
          <w:spacing w:val="-2"/>
          <w:rtl/>
        </w:rPr>
        <w:t xml:space="preserve"> </w:t>
      </w:r>
    </w:p>
    <w:p w14:paraId="504C3880" w14:textId="77777777" w:rsidR="00AE0E54" w:rsidRPr="00AE0E54" w:rsidRDefault="00AE0E54" w:rsidP="00AE0E54">
      <w:pPr>
        <w:pStyle w:val="31"/>
        <w:framePr w:wrap="notBeside"/>
        <w:rPr>
          <w:rtl/>
        </w:rPr>
      </w:pPr>
      <w:r w:rsidRPr="00AE0E54">
        <w:rPr>
          <w:rtl/>
        </w:rPr>
        <w:t>◄</w:t>
      </w:r>
    </w:p>
    <w:p w14:paraId="41C3394F" w14:textId="553FADA8" w:rsidR="00442D25" w:rsidRPr="00411680" w:rsidRDefault="00442D25" w:rsidP="007D7B20">
      <w:pPr>
        <w:rPr>
          <w:spacing w:val="-2"/>
          <w:rtl/>
        </w:rPr>
      </w:pPr>
      <w:r w:rsidRPr="00442D25">
        <w:rPr>
          <w:rFonts w:cs="PFT_Frank" w:hint="cs"/>
          <w:b/>
          <w:bCs/>
          <w:szCs w:val="14"/>
          <w:rtl/>
        </w:rPr>
        <w:t>ובאינה מקבלת כלל</w:t>
      </w:r>
      <w:r>
        <w:rPr>
          <w:rFonts w:hint="cs"/>
          <w:spacing w:val="-2"/>
          <w:rtl/>
        </w:rPr>
        <w:t xml:space="preserve"> כשרה לכו''ע. </w:t>
      </w:r>
      <w:r>
        <w:rPr>
          <w:rStyle w:val="af6"/>
          <w:rFonts w:hint="cs"/>
          <w:sz w:val="16"/>
          <w:szCs w:val="12"/>
          <w:rtl/>
          <w:rPrChange w:id="9015" w:author="מנוע אמוראים" w:date="2026-10-05T16:41:47Z">
            <w:rPr>
              <w:rStyle w:val="afff6"/>
              <w:rFonts w:hint="cs"/>
              <w:sz w:val="16"/>
              <w:szCs w:val="12"/>
              <w:rtl/>
            </w:rPr>
          </w:rPrChange>
        </w:rPr>
        <w:t xml:space="preserve">ולר"ה</w:t>
      </w:r>
      <w:r>
        <w:rPr>
          <w:rStyle w:val="afff6"/>
          <w:rFonts w:hint="cs"/>
          <w:sz w:val="16"/>
          <w:szCs w:val="12"/>
          <w:rtl/>
        </w:rPr>
        <w:t xml:space="preserve"> </w:t>
      </w:r>
      <w:r>
        <w:rPr>
          <w:rStyle w:val="af6"/>
          <w:rFonts w:hint="cs"/>
          <w:sz w:val="16"/>
          <w:szCs w:val="12"/>
          <w:rtl/>
          <w:rPrChange w:id="9016" w:author="מנוע אמוראים" w:date="2026-10-05T16:41:47Z">
            <w:rPr>
              <w:rStyle w:val="afff6"/>
              <w:rFonts w:hint="cs"/>
              <w:sz w:val="16"/>
              <w:szCs w:val="12"/>
              <w:rtl/>
            </w:rPr>
          </w:rPrChange>
        </w:rPr>
        <w:t xml:space="preserve">ר"ח</w:t>
      </w:r>
      <w:r>
        <w:rPr>
          <w:rStyle w:val="afff6"/>
          <w:rFonts w:hint="cs"/>
          <w:sz w:val="16"/>
          <w:szCs w:val="12"/>
          <w:rtl/>
        </w:rPr>
        <w:t xml:space="preserve"> </w:t>
      </w:r>
      <w:r>
        <w:rPr>
          <w:rFonts w:hint="cs"/>
          <w:sz w:val="16"/>
          <w:szCs w:val="12"/>
          <w:rtl/>
          <w:rPrChange w:id="9060" w:author="עריכה מהאתר" w:date="2026-10-17T22:24:53Z">
            <w:rPr>
              <w:rStyle w:val="afff6"/>
              <w:rFonts w:hint="cs"/>
              <w:sz w:val="16"/>
              <w:szCs w:val="12"/>
              <w:rtl/>
            </w:rPr>
          </w:rPrChange>
        </w:rPr>
        <w:t xml:space="preserve">ורבר''ה</w:t>
      </w:r>
      <w:r>
        <w:rPr>
          <w:rFonts w:hint="cs"/>
          <w:sz w:val="16"/>
          <w:szCs w:val="12"/>
          <w:rtl/>
          <w:rPrChange w:id="9061" w:author="עריכה מהאתר" w:date="2026-10-17T22:24:53Z">
            <w:rPr>
              <w:rFonts w:hint="cs"/>
              <w:sz w:val="16"/>
              <w:szCs w:val="12"/>
              <w:rtl/>
            </w:rPr>
          </w:rPrChange>
        </w:rPr>
        <w:t xml:space="preserve"> </w:t>
      </w:r>
      <w:r>
        <w:rPr>
          <w:rFonts w:hint="cs"/>
          <w:sz w:val="16"/>
          <w:szCs w:val="12"/>
          <w:rtl/>
          <w:rPrChange w:id="9062" w:author="עריכה מהאתר" w:date="2026-10-17T22:24:53Z">
            <w:rPr>
              <w:rFonts w:hint="cs"/>
              <w:sz w:val="16"/>
              <w:szCs w:val="12"/>
              <w:rtl/>
            </w:rPr>
          </w:rPrChange>
        </w:rPr>
        <w:t xml:space="preserve">דאינה ראויה לדירה</w:t>
      </w:r>
    </w:p>
    <w:p w14:paraId="679B2C2A" w14:textId="777D0BF3" w:rsidR="00E403A1" w:rsidRPr="00E42FF2" w:rsidRDefault="0026136E" w:rsidP="00E42FF2">
      <w:pPr>
        <w:pStyle w:val="af"/>
        <w:rPr>
          <w:rtl/>
        </w:rPr>
      </w:pPr>
      <w:r>
        <w:rPr>
          <w:rFonts w:hint="cs"/>
          <w:rtl/>
        </w:rPr>
        <w:t>***</w:t>
      </w:r>
    </w:p>
    <w:p w14:paraId="4EAD52E3" w14:textId="77777777" w:rsidR="00AE0E54" w:rsidRPr="00AE0E54" w:rsidRDefault="00AE0E54" w:rsidP="00AE0E54">
      <w:pPr>
        <w:pStyle w:val="31"/>
        <w:framePr w:wrap="notBeside"/>
        <w:rPr>
          <w:rtl/>
        </w:rPr>
      </w:pPr>
      <w:bookmarkStart w:id="51" w:name="_Toc155720228"/>
      <w:r w:rsidRPr="00AE0E54">
        <w:rPr>
          <w:rtl/>
        </w:rPr>
        <w:t>◄</w:t>
      </w:r>
    </w:p>
    <w:p>
      <w:pPr>
        <w:pStyle w:val="MishnaBatzad"/>
        <w:rPr>
          <w:ins w:id="20197" w:author="קלוד" w:date="2026-10-06T10:10:33Z"/>
        </w:rPr>
      </w:pPr>
      <w:ins w:id="20196" w:author="קלוד" w:date="2026-10-06T10:10:33Z">
        <w:r>
          <w:t xml:space="preserve">משנה ג</w:t>
        </w:r>
      </w:ins>
    </w:p>
    <w:p w14:paraId="46FA3B66" w14:textId="43BD4282" w:rsidR="00E403A1" w:rsidRPr="00EA0934" w:rsidRDefault="00E403A1" w:rsidP="009D377E">
      <w:pPr>
        <w:pStyle w:val="afff"/>
        <w:rPr>
          <w:rStyle w:val="afff0"/>
          <w:rtl/>
        </w:rPr>
      </w:pPr>
      <w:r w:rsidRPr="00202536">
        <w:rPr>
          <w:rStyle w:val="afffd"/>
          <w:rFonts w:hint="cs"/>
          <w:rtl/>
        </w:rPr>
        <w:t xml:space="preserve">פירס </w:t>
      </w:r>
      <w:r w:rsidRPr="00202536">
        <w:rPr>
          <w:rStyle w:val="afffd"/>
          <w:rtl/>
        </w:rPr>
        <w:t xml:space="preserve">עליה </w:t>
      </w:r>
      <w:r w:rsidRPr="00202536">
        <w:rPr>
          <w:rStyle w:val="afffd"/>
          <w:rFonts w:hint="cs"/>
          <w:rtl/>
        </w:rPr>
        <w:t xml:space="preserve">סדין </w:t>
      </w:r>
      <w:r w:rsidRPr="00202536">
        <w:rPr>
          <w:rStyle w:val="afffd"/>
          <w:rtl/>
        </w:rPr>
        <w:t>מחמה,</w:t>
      </w:r>
      <w:r w:rsidR="007D7B20" w:rsidRPr="00202536">
        <w:rPr>
          <w:rStyle w:val="afffd"/>
          <w:rFonts w:hint="cs"/>
          <w:rtl/>
        </w:rPr>
        <w:t xml:space="preserve"> </w:t>
      </w:r>
      <w:r w:rsidRPr="00202536">
        <w:rPr>
          <w:rStyle w:val="afffd"/>
          <w:rtl/>
        </w:rPr>
        <w:t>תחתיה מנשר</w:t>
      </w:r>
      <w:r w:rsidRPr="00EA0934">
        <w:rPr>
          <w:rStyle w:val="afff0"/>
          <w:rtl/>
        </w:rPr>
        <w:t xml:space="preserve"> ע"ג קינוף </w:t>
      </w:r>
      <w:r w:rsidR="007D7B20" w:rsidRPr="00EA0934">
        <w:rPr>
          <w:rStyle w:val="afff0"/>
          <w:rFonts w:hint="cs"/>
          <w:rtl/>
        </w:rPr>
        <w:t xml:space="preserve">- </w:t>
      </w:r>
      <w:r w:rsidRPr="00EA0934">
        <w:rPr>
          <w:rStyle w:val="afff0"/>
          <w:rtl/>
        </w:rPr>
        <w:t>פסולה,</w:t>
      </w:r>
      <w:bookmarkEnd w:id="51"/>
    </w:p>
    <w:p w14:paraId="08C5805D" w14:textId="77777777" w:rsidR="00E403A1" w:rsidRPr="00EA0934" w:rsidRDefault="00E403A1" w:rsidP="009D377E">
      <w:pPr>
        <w:pStyle w:val="a3"/>
        <w:rPr>
          <w:rStyle w:val="afff0"/>
          <w:rtl/>
        </w:rPr>
      </w:pPr>
      <w:bookmarkStart w:id="52" w:name="_Toc155720229"/>
      <w:r w:rsidRPr="00EA0934">
        <w:rPr>
          <w:rStyle w:val="afff0"/>
          <w:rFonts w:hint="cs"/>
          <w:rtl/>
        </w:rPr>
        <w:t xml:space="preserve">אבל </w:t>
      </w:r>
      <w:r w:rsidRPr="00EA0934">
        <w:rPr>
          <w:rStyle w:val="afff0"/>
          <w:rtl/>
        </w:rPr>
        <w:t>פורס ע"ג נקליטי המטה.</w:t>
      </w:r>
      <w:bookmarkEnd w:id="52"/>
    </w:p>
    <w:p w14:paraId="1BDA2E21" w14:textId="7F756084" w:rsidR="002D0546" w:rsidRPr="00043784" w:rsidRDefault="00AE0E54" w:rsidP="007D7B20">
      <w:pPr>
        <w:pStyle w:val="af1"/>
        <w:rPr>
          <w:rFonts w:ascii="BA Vilna Regular" w:hAnsi="BA Vilna Regular"/>
          <w:rtl/>
        </w:rPr>
      </w:pPr>
      <w:r w:rsidRPr="00AE0E54">
        <w:rPr>
          <w:rStyle w:val="af6"/>
          <w:b w:val="0"/>
          <w:bCs w:val="0"/>
          <w:rtl/>
        </w:rPr>
        <w:t>◄</w:t>
      </w:r>
      <w:r>
        <w:rPr>
          <w:rFonts w:hint="cs"/>
          <w:rtl/>
        </w:rPr>
        <w:t xml:space="preserve">פירס עליה סדין </w:t>
      </w:r>
      <w:r w:rsidR="00E403A1" w:rsidRPr="007D7B20">
        <w:rPr>
          <w:rtl/>
        </w:rPr>
        <w:t>לנאותה כשרה</w:t>
      </w:r>
      <w:r w:rsidR="00E403A1" w:rsidRPr="00043784">
        <w:rPr>
          <w:rFonts w:ascii="BA Vilna Regular" w:hAnsi="BA Vilna Regular"/>
          <w:rtl/>
        </w:rPr>
        <w:t>,</w:t>
      </w:r>
      <w:r w:rsidR="00E403A1" w:rsidRPr="00043784">
        <w:rPr>
          <w:rFonts w:ascii="BA Vilna Regular" w:hAnsi="BA Vilna Regular"/>
          <w:rtl/>
        </w:rPr>
        <w:t xml:space="preserve"> </w:t>
      </w:r>
      <w:ins w:id="10709" w:author="דבורה שירה פלג" w:date="2026-07-24T13:39:00Z" w16du:dateUtc="2026-07-24T10:39:00Z">
        <w:r w:rsidR="00766E94">
          <w:rPr>
            <w:rFonts w:ascii="BA Vilna Regular" w:hAnsi="BA Vilna Regular"/>
            <w:rtl/>
          </w:rPr>
          <w:t xml:space="preserve">ולא רק אורחא דמילתא</w:t>
        </w:r>
      </w:ins>
    </w:p>
    <w:p w14:paraId="6AA27778" w14:textId="70B9B5D1" w:rsidR="0026136E" w:rsidRPr="0026136E" w:rsidRDefault="00EE6E10" w:rsidP="001711C4">
      <w:pPr>
        <w:pStyle w:val="31"/>
        <w:framePr w:wrap="notBeside"/>
        <w:rPr>
          <w:rtl/>
        </w:rPr>
      </w:pPr>
      <w:r w:rsidRPr="0026136E">
        <w:rPr>
          <w:rFonts w:hint="cs"/>
          <w:rtl/>
        </w:rPr>
        <w:t>אין להוכיח</w:t>
      </w:r>
      <w:r w:rsidR="0026136E">
        <w:rPr>
          <w:rFonts w:hint="cs"/>
          <w:rtl/>
        </w:rPr>
        <w:t>:</w:t>
      </w:r>
    </w:p>
    <w:p w14:paraId="25B01482" w14:textId="6D27E117" w:rsidR="0026136E" w:rsidRPr="00AF61E7" w:rsidRDefault="00EE6E10" w:rsidP="007D7B20">
      <w:pPr>
        <w:rPr>
          <w:rtl/>
        </w:rPr>
      </w:pPr>
      <w:r w:rsidRPr="00AF61E7">
        <w:rPr>
          <w:rFonts w:hint="cs"/>
          <w:rtl/>
        </w:rPr>
        <w:t>מע</w:t>
      </w:r>
      <w:r w:rsidR="00E403A1" w:rsidRPr="00AF61E7">
        <w:rPr>
          <w:rtl/>
        </w:rPr>
        <w:t xml:space="preserve">יטרה בקרמין </w:t>
      </w:r>
      <w:ins w:id="10708" w:author="דבורה שירה פלג" w:date="2026-07-24T13:40:00Z" w16du:dateUtc="2026-07-24T10:40:00Z">
        <w:r w:rsidR="00766E94">
          <w:rPr>
            <w:rtl/>
          </w:rPr>
          <w:t xml:space="preserve">וסדינין</w:t>
        </w:r>
        <w:r w:rsidR="003362C0">
          <w:rPr>
            <w:rtl/>
          </w:rPr>
          <w:t xml:space="preserve"> כו'</w:t>
        </w:r>
      </w:ins>
      <w:r w:rsidR="007D7B20" w:rsidRPr="00AF61E7">
        <w:rPr>
          <w:rFonts w:hint="cs"/>
          <w:rtl/>
        </w:rPr>
        <w:t>ש</w:t>
      </w:r>
      <w:r w:rsidR="002D0546" w:rsidRPr="00AF61E7">
        <w:rPr>
          <w:rtl/>
        </w:rPr>
        <w:t>אסור להסתפק עד מוציו"ט אחרון</w:t>
      </w:r>
      <w:r w:rsidR="00EA333D">
        <w:rPr>
          <w:rFonts w:hint="cs"/>
          <w:rtl/>
        </w:rPr>
        <w:t xml:space="preserve">, </w:t>
      </w:r>
      <w:r w:rsidR="00EA333D">
        <w:rPr>
          <w:rtl/>
        </w:rPr>
        <w:tab/>
      </w:r>
      <w:r w:rsidR="00EA333D">
        <w:rPr>
          <w:rStyle w:val="afff6"/>
          <w:rFonts w:hint="cs"/>
          <w:rtl/>
        </w:rPr>
        <w:t>ד</w:t>
      </w:r>
      <w:r w:rsidR="00EA333D" w:rsidRPr="00EA333D">
        <w:rPr>
          <w:rStyle w:val="afff6"/>
          <w:rFonts w:hint="cs"/>
          <w:rtl/>
        </w:rPr>
        <w:t>משמע</w:t>
      </w:r>
    </w:p>
    <w:p w14:paraId="1C286043" w14:textId="0471188B" w:rsidR="00E403A1" w:rsidRPr="00AF61E7" w:rsidRDefault="00EE6E10" w:rsidP="007D7B20">
      <w:pPr>
        <w:rPr>
          <w:rStyle w:val="afff6"/>
          <w:rtl/>
        </w:rPr>
      </w:pPr>
      <w:r w:rsidRPr="00AF61E7">
        <w:rPr>
          <w:rFonts w:hint="cs"/>
          <w:rtl/>
        </w:rPr>
        <w:t xml:space="preserve">הא לנאותה כשרה, </w:t>
      </w:r>
      <w:r w:rsidR="00EA333D">
        <w:rPr>
          <w:rFonts w:ascii="BA Vilna Regular" w:hAnsi="BA Vilna Regular"/>
          <w:sz w:val="16"/>
          <w:rtl/>
        </w:rPr>
        <w:ptab w:relativeTo="margin" w:alignment="right" w:leader="none"/>
      </w:r>
      <w:r w:rsidR="007D7B20" w:rsidRPr="00AF61E7">
        <w:rPr>
          <w:rFonts w:hint="cs"/>
          <w:rtl/>
        </w:rPr>
        <w:t xml:space="preserve">- </w:t>
      </w:r>
      <w:r w:rsidRPr="00AF61E7">
        <w:rPr>
          <w:rFonts w:hint="cs"/>
          <w:rtl/>
        </w:rPr>
        <w:t>שמא מיירי מן הצד</w:t>
      </w:r>
      <w:r w:rsidR="007D7B20" w:rsidRPr="00AF61E7">
        <w:rPr>
          <w:rFonts w:hint="cs"/>
          <w:rtl/>
        </w:rPr>
        <w:t>,</w:t>
      </w:r>
      <w:r w:rsidR="00AF61E7">
        <w:rPr>
          <w:rFonts w:hint="cs"/>
          <w:rtl/>
        </w:rPr>
        <w:t xml:space="preserve"> </w:t>
      </w:r>
      <w:r w:rsidRPr="00AF61E7">
        <w:rPr>
          <w:rStyle w:val="afff6"/>
          <w:rFonts w:hint="cs"/>
          <w:rtl/>
        </w:rPr>
        <w:t>בהתנה הכל לפי תנאו</w:t>
      </w:r>
    </w:p>
    <w:p w14:paraId="5401ADA0" w14:textId="77777777" w:rsidR="00E403A1" w:rsidRPr="00C01657" w:rsidRDefault="00E403A1" w:rsidP="009D377E">
      <w:pPr>
        <w:pStyle w:val="ad"/>
        <w:framePr w:wrap="around"/>
        <w:rPr>
          <w:rtl/>
        </w:rPr>
      </w:pPr>
      <w:bookmarkStart w:id="54" w:name="_Toc155720231"/>
      <w:r w:rsidRPr="00C01657">
        <w:rPr>
          <w:rFonts w:hint="cs"/>
          <w:rtl/>
        </w:rPr>
        <w:t>י:</w:t>
      </w:r>
      <w:bookmarkEnd w:id="54"/>
    </w:p>
    <w:p w14:paraId="5F6EB14F" w14:textId="5BD2EE0F" w:rsidR="00B97B18" w:rsidRPr="00043784" w:rsidRDefault="00E403A1" w:rsidP="00F815F5">
      <w:pPr>
        <w:widowControl w:val="0"/>
        <w:spacing w:before="60"/>
        <w:rPr>
          <w:rFonts w:ascii="BA Vilna Regular" w:hAnsi="BA Vilna Regular"/>
          <w:sz w:val="16"/>
          <w:rtl/>
        </w:rPr>
      </w:pPr>
      <w:r w:rsidRPr="00043784">
        <w:rPr>
          <w:rStyle w:val="af2"/>
          <w:rtl/>
        </w:rPr>
        <w:t>נויי סוכה</w:t>
      </w:r>
      <w:r w:rsidRPr="00043784">
        <w:rPr>
          <w:rStyle w:val="af2"/>
          <w:rtl/>
        </w:rPr>
        <w:t xml:space="preserve"> </w:t>
      </w:r>
      <w:r w:rsidRPr="00043784">
        <w:rPr>
          <w:rFonts w:ascii="BA Vilna Regular" w:hAnsi="BA Vilna Regular"/>
          <w:sz w:val="16"/>
          <w:rtl/>
        </w:rPr>
        <w:t xml:space="preserve">אין ממעטין, </w:t>
      </w:r>
      <w:r w:rsidR="00AE0E54" w:rsidRPr="00AE0E54">
        <w:rPr>
          <w:rStyle w:val="af6"/>
          <w:rtl/>
        </w:rPr>
        <w:t>◄</w:t>
      </w:r>
      <w:ins w:id="10706" w:author="דבורה שירה פלג" w:date="2026-07-24T13:40:00Z" w16du:dateUtc="2026-07-24T10:40:00Z">
        <w:r w:rsidR="003362C0">
          <w:rPr>
            <w:rStyle w:val="af6"/>
            <w:rtl/>
          </w:rPr>
          <w:t xml:space="preserve">רב אשי</w:t>
        </w:r>
      </w:ins>
      <w:ins w:id="10707" w:author="דבורה שירה פלג" w:date="2026-07-24T13:41:00Z" w16du:dateUtc="2026-07-24T10:41:00Z">
        <w:r w:rsidR="003362C0">
          <w:rPr>
            <w:rStyle w:val="af6"/>
            <w:rtl/>
          </w:rPr>
          <w:t xml:space="preserve"> </w:t>
        </w:r>
      </w:ins>
      <w:r w:rsidRPr="00F8723C">
        <w:rPr>
          <w:rStyle w:val="ac"/>
          <w:rFonts w:cs="PFT_Frank"/>
          <w:sz w:val="14"/>
          <w:rtl/>
        </w:rPr>
        <w:t>ומן הצד</w:t>
      </w:r>
      <w:r w:rsidRPr="00043784">
        <w:rPr>
          <w:rFonts w:ascii="BA Vilna Regular" w:hAnsi="BA Vilna Regular"/>
          <w:sz w:val="16"/>
          <w:rtl/>
        </w:rPr>
        <w:t xml:space="preserve"> ממעטין, </w:t>
      </w:r>
    </w:p>
    <w:p w14:paraId="349509E7" w14:textId="7C14AA87" w:rsidR="00E403A1" w:rsidRPr="00043784" w:rsidRDefault="00B97B18" w:rsidP="00B97B18">
      <w:pPr>
        <w:pStyle w:val="affd"/>
        <w:rPr>
          <w:rFonts w:ascii="BA חניכי הישיבות" w:hAnsi="BA חניכי הישיבות" w:cs="BA חניכי הישיבות"/>
          <w:sz w:val="10"/>
          <w:szCs w:val="10"/>
          <w:rtl/>
        </w:rPr>
      </w:pPr>
      <w:r w:rsidRPr="00043784">
        <w:rPr>
          <w:rtl/>
        </w:rPr>
        <w:t>לא ל</w:t>
      </w:r>
      <w:ins w:id="10704" w:author="דבורה שירה פלג" w:date="2026-07-24T13:41:00Z" w16du:dateUtc="2026-07-24T10:41:00Z">
        <w:r w:rsidR="003362C0">
          <w:rPr>
            <w:rtl/>
          </w:rPr>
          <w:t xml:space="preserve">השאיר</w:t>
        </w:r>
      </w:ins>
      <w:del w:id="10705" w:author="דבורה שירה פלג" w:date="2026-07-24T13:41:00Z" w16du:dateUtc="2026-07-24T10:41:00Z">
        <w:r w:rsidRPr="00043784" w:rsidDel="003362C0">
          <w:rPr>
            <w:rtl/>
          </w:rPr>
          <w:delText>פרוס</w:delText>
        </w:r>
      </w:del>
      <w:r>
        <w:rPr>
          <w:rtl/>
        </w:rPr>
        <w:t xml:space="preserve"> כ</w:t>
      </w:r>
      <w:del w:id="9001" w:author="עריכה מהאתר" w:date="2026-10-06T12:30:03Z">
        <w:r>
          <w:rPr>
            <w:rtl/>
          </w:rPr>
          <w:delText xml:space="preserve">ות</w:delText>
        </w:r>
      </w:del>
      <w:ins w:id="9002" w:author="עריכה מהאתר" w:date="2026-10-06T12:30:03Z">
        <w:r>
          <w:rPr>
            <w:rtl/>
          </w:rPr>
          <w:t xml:space="preserve">תו</w:t>
        </w:r>
      </w:ins>
      <w:r>
        <w:rPr>
          <w:rtl/>
        </w:rPr>
        <w:t xml:space="preserve">נת</w:t>
      </w:r>
      <w:r w:rsidR="00E403A1" w:rsidRPr="00043784">
        <w:rPr>
          <w:rtl/>
        </w:rPr>
        <w:t xml:space="preserve"> יבש</w:t>
      </w:r>
      <w:r w:rsidR="00442D25">
        <w:rPr>
          <w:rFonts w:hint="cs"/>
          <w:rtl/>
        </w:rPr>
        <w:t>ה</w:t>
      </w:r>
      <w:r w:rsidR="00EA333D">
        <w:rPr>
          <w:rFonts w:hint="cs"/>
          <w:rtl/>
        </w:rPr>
        <w:t>,</w:t>
      </w:r>
      <w:r w:rsidR="00E403A1" w:rsidRPr="00043784">
        <w:rPr>
          <w:rtl/>
        </w:rPr>
        <w:t xml:space="preserve"> </w:t>
      </w:r>
      <w:r w:rsidR="00EA333D">
        <w:rPr>
          <w:rFonts w:ascii="BA Vilna Regular" w:hAnsi="BA Vilna Regular"/>
          <w:sz w:val="16"/>
          <w:rtl/>
        </w:rPr>
        <w:ptab w:relativeTo="margin" w:alignment="right" w:leader="none"/>
      </w:r>
      <w:r w:rsidR="00E403A1" w:rsidRPr="00043784">
        <w:rPr>
          <w:rtl/>
        </w:rPr>
        <w:t>שלא יאמרו דמסכך במקבל טומאה</w:t>
      </w:r>
      <w:r w:rsidR="00E403A1" w:rsidRPr="00043784">
        <w:rPr>
          <w:rFonts w:ascii="BA חניכי הישיבות" w:hAnsi="BA חניכי הישיבות" w:cs="BA חניכי הישיבות"/>
          <w:sz w:val="10"/>
          <w:szCs w:val="10"/>
          <w:rtl/>
        </w:rPr>
        <w:t xml:space="preserve"> </w:t>
      </w:r>
    </w:p>
    <w:p w14:paraId="54A9B377" w14:textId="58577732" w:rsidR="002D0546" w:rsidRPr="00043784" w:rsidRDefault="00E403A1" w:rsidP="001D53BC">
      <w:pPr>
        <w:widowControl w:val="0"/>
        <w:rPr>
          <w:rFonts w:ascii="BA Vilna Regular" w:hAnsi="BA Vilna Regular"/>
          <w:sz w:val="16"/>
          <w:rtl/>
        </w:rPr>
      </w:pPr>
      <w:r w:rsidRPr="00C91EAB">
        <w:rPr>
          <w:rFonts w:cs="PFT_Frank"/>
          <w:b/>
          <w:bCs/>
          <w:szCs w:val="14"/>
          <w:rtl/>
        </w:rPr>
        <w:t>נוי</w:t>
      </w:r>
      <w:r w:rsidR="00442D25">
        <w:rPr>
          <w:rFonts w:cs="PFT_Frank" w:hint="cs"/>
          <w:b/>
          <w:bCs/>
          <w:szCs w:val="14"/>
          <w:rtl/>
        </w:rPr>
        <w:t>י</w:t>
      </w:r>
      <w:r w:rsidRPr="00C91EAB">
        <w:rPr>
          <w:rFonts w:cs="PFT_Frank"/>
          <w:b/>
          <w:bCs/>
          <w:szCs w:val="14"/>
          <w:rtl/>
        </w:rPr>
        <w:t xml:space="preserve"> המופלגין ד' </w:t>
      </w:r>
      <w:r w:rsidR="00442D25">
        <w:rPr>
          <w:rFonts w:cs="PFT_Frank" w:hint="cs"/>
          <w:b/>
          <w:bCs/>
          <w:szCs w:val="14"/>
          <w:rtl/>
        </w:rPr>
        <w:t xml:space="preserve">טפחים </w:t>
      </w:r>
      <w:r w:rsidR="005B1143" w:rsidRPr="00043784">
        <w:rPr>
          <w:rFonts w:ascii="BA Vilna Regular" w:hAnsi="BA Vilna Regular" w:hint="cs"/>
          <w:sz w:val="16"/>
          <w:rtl/>
        </w:rPr>
        <w:t>-</w:t>
      </w:r>
      <w:r w:rsidR="005F386F" w:rsidRPr="000C1CD3">
        <w:rPr>
          <w:rStyle w:val="af6"/>
          <w:rFonts w:hint="cs"/>
          <w:rtl/>
        </w:rPr>
        <w:t>ר''נ</w:t>
      </w:r>
      <w:r w:rsidR="005F386F">
        <w:rPr>
          <w:rFonts w:ascii="BA Vilna Regular" w:hAnsi="BA Vilna Regular" w:hint="cs"/>
          <w:sz w:val="16"/>
          <w:rtl/>
        </w:rPr>
        <w:t xml:space="preserve"> כשרה</w:t>
      </w:r>
      <w:r w:rsidR="00597158">
        <w:rPr>
          <w:rFonts w:ascii="BA Vilna Regular" w:hAnsi="BA Vilna Regular" w:hint="cs"/>
          <w:sz w:val="16"/>
          <w:rtl/>
        </w:rPr>
        <w:t xml:space="preserve">, </w:t>
      </w:r>
      <w:r w:rsidR="00EA333D">
        <w:rPr>
          <w:rFonts w:ascii="BA Vilna Regular" w:hAnsi="BA Vilna Regular"/>
          <w:sz w:val="16"/>
          <w:rtl/>
        </w:rPr>
        <w:ptab w:relativeTo="margin" w:alignment="right" w:leader="none"/>
      </w:r>
      <w:r w:rsidR="00AE0E54" w:rsidRPr="00AE0E54">
        <w:rPr>
          <w:rStyle w:val="af6"/>
          <w:rtl/>
        </w:rPr>
        <w:t>◄</w:t>
      </w:r>
      <w:r w:rsidR="00597158" w:rsidRPr="000C1CD3">
        <w:rPr>
          <w:rStyle w:val="af6"/>
          <w:rFonts w:hint="cs"/>
          <w:rtl/>
        </w:rPr>
        <w:t>ר''ח ורבר''ה</w:t>
      </w:r>
      <w:r w:rsidR="00EA333D">
        <w:rPr>
          <w:rStyle w:val="af6"/>
          <w:rFonts w:hint="cs"/>
          <w:rtl/>
        </w:rPr>
        <w:t>:</w:t>
      </w:r>
      <w:r w:rsidR="00597158">
        <w:rPr>
          <w:rFonts w:ascii="BA Vilna Regular" w:hAnsi="BA Vilna Regular" w:hint="cs"/>
          <w:sz w:val="16"/>
          <w:rtl/>
        </w:rPr>
        <w:t xml:space="preserve"> פסולה</w:t>
      </w:r>
      <w:r w:rsidRPr="00043784">
        <w:rPr>
          <w:rFonts w:ascii="BA Vilna Regular" w:hAnsi="BA Vilna Regular"/>
          <w:sz w:val="16"/>
          <w:rtl/>
        </w:rPr>
        <w:t xml:space="preserve">, </w:t>
      </w:r>
    </w:p>
    <w:p w14:paraId="0D56C030" w14:textId="77757A83" w:rsidR="00E403A1" w:rsidRPr="00043784" w:rsidRDefault="00597158" w:rsidP="00442D25">
      <w:pPr>
        <w:spacing w:after="60"/>
        <w:rPr>
          <w:rFonts w:ascii="BA חניכי הישיבות" w:hAnsi="BA חניכי הישיבות" w:cs="BA חניכי הישיבות"/>
          <w:sz w:val="10"/>
          <w:szCs w:val="10"/>
          <w:rtl/>
        </w:rPr>
      </w:pPr>
      <w:r>
        <w:rPr>
          <w:rFonts w:ascii="BA Vilna Regular" w:hAnsi="BA Vilna Regular" w:hint="cs"/>
          <w:sz w:val="16"/>
          <w:rtl/>
        </w:rPr>
        <w:t>וכשהתארחו</w:t>
      </w:r>
      <w:del w:id="9004" w:author="הצעה מהאתר - יהודה" w:date="2026-10-05T17:05:21Z">
        <w:r>
          <w:rPr>
            <w:rFonts w:ascii="BA Vilna Regular" w:hAnsi="BA Vilna Regular" w:hint="cs"/>
            <w:sz w:val="16"/>
            <w:rtl/>
          </w:rPr>
          <w:delText xml:space="preserve">,</w:delText>
        </w:r>
      </w:del>
      <w:ins w:id="9005" w:author="הצעה מהאתר - יהודה" w:date="2026-10-05T17:05:21Z">
        <w:r>
          <w:rPr>
            <w:rFonts w:ascii="BA Vilna Regular" w:hAnsi="BA Vilna Regular" w:hint="cs"/>
            <w:sz w:val="16"/>
            <w:rtl/>
          </w:rPr>
          <w:t xml:space="preserve"> הלינם ר''נ ושתקו. -דשלוחי מצוה פטורין,</w:t>
        </w:r>
      </w:ins>
      <w:del w:id="9006" w:author="הצעה מהאתר - יהודה" w:date="2026-10-05T17:05:21Z">
        <w:r>
          <w:rPr>
            <w:rFonts w:ascii="BA Vilna Regular" w:hAnsi="BA Vilna Regular" w:hint="cs"/>
            <w:sz w:val="16"/>
            <w:rtl/>
          </w:rPr>
          <w:delText xml:space="preserve"> </w:delText>
        </w:r>
      </w:del>
      <w:del w:id="9007" w:author="הצעה מהאתר - יהודה" w:date="2026-10-05T17:05:21Z">
        <w:r>
          <w:rPr>
            <w:rFonts w:ascii="BA Vilna Regular" w:hAnsi="BA Vilna Regular" w:hint="cs"/>
            <w:sz w:val="16"/>
            <w:rtl/>
          </w:rPr>
          <w:delText xml:space="preserve">הלינם ר''נ,</w:delText>
        </w:r>
      </w:del>
      <w:del w:id="9008" w:author="הצעה מהאתר - יהודה" w:date="2026-10-05T17:05:21Z">
        <w:r>
          <w:rPr>
            <w:rFonts w:ascii="BA Vilna Regular" w:hAnsi="BA Vilna Regular" w:hint="cs"/>
            <w:sz w:val="16"/>
            <w:rtl/>
          </w:rPr>
          <w:delText xml:space="preserve"> </w:delText>
        </w:r>
      </w:del>
      <w:del w:id="9009" w:author="הצעה מהאתר - יהודה" w:date="2026-10-05T17:05:21Z">
        <w:r>
          <w:rPr>
            <w:rFonts w:ascii="BA Vilna Regular" w:hAnsi="BA Vilna Regular" w:hint="cs"/>
            <w:sz w:val="16"/>
            <w:rtl/>
          </w:rPr>
          <w:delText xml:space="preserve">ו</w:delText>
        </w:r>
      </w:del>
      <w:del w:id="9010" w:author="הצעה מהאתר - יהודה" w:date="2026-10-05T17:05:21Z">
        <w:r>
          <w:rPr>
            <w:rFonts w:ascii="BA Vilna Regular" w:hAnsi="BA Vilna Regular"/>
            <w:sz w:val="16"/>
            <w:rtl/>
          </w:rPr>
          <w:delText xml:space="preserve">שתקו</w:delText>
        </w:r>
      </w:del>
      <w:del w:id="9011" w:author="הצעה מהאתר - יהודה" w:date="2026-10-05T17:05:21Z">
        <w:r>
          <w:rPr>
            <w:rFonts w:ascii="BA Vilna Regular" w:hAnsi="BA Vilna Regular" w:hint="cs"/>
            <w:sz w:val="16"/>
            <w:rtl/>
          </w:rPr>
          <w:delText xml:space="preserve">,</w:delText>
        </w:r>
      </w:del>
      <w:del w:id="9012" w:author="הצעה מהאתר - יהודה" w:date="2026-10-05T17:05:21Z">
        <w:r>
          <w:rPr>
            <w:rFonts w:ascii="BA Vilna Regular" w:hAnsi="BA Vilna Regular"/>
            <w:sz w:val="16"/>
            <w:rtl/>
          </w:rPr>
          <w:delText xml:space="preserve"> </w:delText>
        </w:r>
      </w:del>
      <w:r w:rsidR="00EA333D">
        <w:rPr>
          <w:rFonts w:ascii="BA Vilna Regular" w:hAnsi="BA Vilna Regular"/>
          <w:sz w:val="16"/>
          <w:rtl/>
        </w:rPr>
        <w:ptab w:relativeTo="margin" w:alignment="right" w:leader="none"/>
      </w:r>
      <w:del w:id="9013" w:author="הצעה מהאתר - יהודה" w:date="2026-10-05T17:05:21Z">
        <w:r>
          <w:rPr>
            <w:rFonts w:ascii="BA Vilna Regular" w:hAnsi="BA Vilna Regular" w:hint="cs"/>
            <w:sz w:val="16"/>
            <w:rtl/>
          </w:rPr>
          <w:delText xml:space="preserve">-</w:delText>
        </w:r>
      </w:del>
      <w:del w:id="9014" w:author="הצעה מהאתר - יהודה" w:date="2026-10-05T17:05:21Z">
        <w:r>
          <w:rPr>
            <w:rFonts w:ascii="BA Vilna Regular" w:hAnsi="BA Vilna Regular"/>
            <w:sz w:val="16"/>
            <w:rtl/>
          </w:rPr>
          <w:delText xml:space="preserve">דשלוחי מצוה פטורין.</w:delText>
        </w:r>
      </w:del>
      <w:r>
        <w:rPr>
          <w:rFonts w:ascii="BA Vilna Regular" w:hAnsi="BA Vilna Regular"/>
          <w:sz w:val="16"/>
          <w:rtl/>
        </w:rPr>
        <w:t xml:space="preserve"> </w:t>
      </w:r>
    </w:p>
    <w:p w14:paraId="2F2E7389" w14:textId="1A6F212A" w:rsidR="00442D25" w:rsidRPr="00442D25" w:rsidRDefault="00AE0E54" w:rsidP="001711C4">
      <w:pPr>
        <w:pStyle w:val="31"/>
        <w:framePr w:wrap="notBeside"/>
        <w:rPr>
          <w:rtl/>
        </w:rPr>
      </w:pPr>
      <w:r w:rsidRPr="00AE0E54">
        <w:rPr>
          <w:rStyle w:val="af6"/>
          <w:rtl/>
        </w:rPr>
        <w:t>◄</w:t>
      </w:r>
      <w:ins w:id="10703" w:author="דבורה שירה פלג" w:date="2026-07-24T14:01:00Z" w16du:dateUtc="2026-07-24T11:01:00Z">
        <w:r w:rsidR="004D2D60">
          <w:rPr>
            <w:rStyle w:val="af6"/>
            <w:rtl/>
          </w:rPr>
          <w:t xml:space="preserve">ר"י בשם </w:t>
        </w:r>
      </w:ins>
      <w:r w:rsidR="00442D25" w:rsidRPr="00442D25">
        <w:rPr>
          <w:rFonts w:hint="cs"/>
          <w:rtl/>
        </w:rPr>
        <w:t>שמואל</w:t>
      </w:r>
      <w:r>
        <w:rPr>
          <w:rFonts w:hint="cs"/>
          <w:rtl/>
        </w:rPr>
        <w:t>:</w:t>
      </w:r>
    </w:p>
    <w:p w14:paraId="3FFC4516" w14:textId="03D28C0F" w:rsidR="00EA333D" w:rsidRDefault="00E403A1" w:rsidP="00442D25">
      <w:pPr>
        <w:rPr>
          <w:rFonts w:ascii="BA Vilna Regular" w:hAnsi="BA Vilna Regular"/>
          <w:sz w:val="16"/>
          <w:rtl/>
        </w:rPr>
      </w:pPr>
      <w:r w:rsidRPr="00C91EAB">
        <w:rPr>
          <w:rFonts w:cs="PFT_Frank"/>
          <w:b/>
          <w:bCs/>
          <w:szCs w:val="14"/>
          <w:rtl/>
        </w:rPr>
        <w:t xml:space="preserve">כילה בסוכה ואינה גבוהה י' </w:t>
      </w:r>
      <w:r w:rsidR="007D7B20">
        <w:rPr>
          <w:rFonts w:ascii="BA Vilna Regular" w:hAnsi="BA Vilna Regular" w:hint="cs"/>
          <w:sz w:val="16"/>
          <w:rtl/>
        </w:rPr>
        <w:t>-</w:t>
      </w:r>
      <w:r>
        <w:rPr>
          <w:rFonts w:ascii="BA Vilna Regular" w:hAnsi="BA Vilna Regular"/>
          <w:sz w:val="16"/>
          <w:rtl/>
        </w:rPr>
        <w:t xml:space="preserve">שר</w:t>
      </w:r>
      <w:del w:id="10519" w:author="דבורה שירה פלג" w:date="2026-10-01T11:26:47Z">
        <w:r>
          <w:rPr>
            <w:rFonts w:ascii="BA Vilna Regular" w:hAnsi="BA Vilna Regular"/>
            <w:sz w:val="16"/>
            <w:rtl/>
          </w:rPr>
          <w:delText xml:space="preserve">י</w:delText>
        </w:r>
      </w:del>
      <w:ins w:id="10520" w:author="דבורה שירה פלג" w:date="2026-10-01T11:26:47Z">
        <w:r>
          <w:rPr>
            <w:rFonts w:ascii="BA Vilna Regular" w:hAnsi="BA Vilna Regular"/>
            <w:sz w:val="16"/>
            <w:rtl/>
          </w:rPr>
          <w:t xml:space="preserve">יאפי' יש גג</w:t>
        </w:r>
      </w:ins>
      <w:r>
        <w:rPr>
          <w:rFonts w:ascii="BA Vilna Regular" w:hAnsi="BA Vilna Regular"/>
          <w:sz w:val="16"/>
          <w:rtl/>
        </w:rPr>
        <w:t xml:space="preserve">, </w:t>
      </w:r>
      <w:r w:rsidR="00EA333D">
        <w:rPr>
          <w:rFonts w:ascii="BA Vilna Regular" w:hAnsi="BA Vilna Regular"/>
          <w:sz w:val="16"/>
          <w:rtl/>
        </w:rPr>
        <w:ptab w:relativeTo="margin" w:alignment="right" w:leader="none"/>
      </w:r>
      <w:r w:rsidR="00EA333D" w:rsidRPr="00EA333D">
        <w:rPr>
          <w:rFonts w:cs="PFT_Frank" w:hint="cs"/>
          <w:b/>
          <w:bCs/>
          <w:szCs w:val="14"/>
          <w:rtl/>
        </w:rPr>
        <w:t xml:space="preserve">ובגבוהה י' </w:t>
      </w:r>
      <w:r w:rsidR="00EA333D">
        <w:rPr>
          <w:rFonts w:ascii="BA Vilna Regular" w:hAnsi="BA Vilna Regular" w:hint="cs"/>
          <w:sz w:val="16"/>
          <w:rtl/>
        </w:rPr>
        <w:t>לא יצא יד''ח</w:t>
      </w:r>
    </w:p>
    <w:p w14:paraId="5417B0C0" w14:textId="014AFB28" w:rsidR="006D6217" w:rsidRDefault="00EA333D" w:rsidP="00EA333D">
      <w:pPr>
        <w:rPr>
          <w:rFonts w:ascii="BA Vilna Regular" w:hAnsi="BA Vilna Regular"/>
          <w:sz w:val="16"/>
          <w:rtl/>
        </w:rPr>
      </w:pPr>
      <w:r w:rsidRPr="00EA333D">
        <w:rPr>
          <w:rFonts w:cs="PFT_Frank" w:hint="cs"/>
          <w:b/>
          <w:bCs/>
          <w:szCs w:val="14"/>
          <w:rtl/>
        </w:rPr>
        <w:t xml:space="preserve">וכן </w:t>
      </w:r>
      <w:r w:rsidR="00E403A1" w:rsidRPr="00EA333D">
        <w:rPr>
          <w:rFonts w:cs="PFT_Frank"/>
          <w:b/>
          <w:bCs/>
          <w:szCs w:val="14"/>
          <w:rtl/>
        </w:rPr>
        <w:t>תחת המיטה,</w:t>
      </w:r>
      <w:ins w:id="10697" w:author="דבורה שירה פלג" w:date="2026-07-24T14:03:00Z" w16du:dateUtc="2026-07-24T11:03:00Z">
        <w:r w:rsidR="004D2D60">
          <w:rPr>
            <w:rFonts w:cs="PFT_Frank"/>
            <w:b/>
            <w:bCs/>
            <w:szCs w:val="14"/>
            <w:rtl/>
          </w:rPr>
          <w:t xml:space="preserve">בקינוף פסולה ואין לומר בגבוה עשרה</w:t>
        </w:r>
      </w:ins>
      <w:r w:rsidR="00E403A1" w:rsidRPr="00EA333D">
        <w:rPr>
          <w:rFonts w:cs="PFT_Frank"/>
          <w:b/>
          <w:bCs/>
          <w:szCs w:val="14"/>
          <w:rtl/>
        </w:rPr>
        <w:t xml:space="preserve"> </w:t>
      </w:r>
      <w:del w:id="10698" w:author="דבורה שירה פלג" w:date="2026-07-24T14:06:00Z" w16du:dateUtc="2026-07-24T11:06:00Z">
        <w:r w:rsidRPr="00EA333D" w:rsidDel="004D2D60">
          <w:rPr>
            <w:rFonts w:cs="PFT_Frank" w:hint="cs"/>
            <w:b/>
            <w:bCs/>
            <w:szCs w:val="14"/>
            <w:rtl/>
          </w:rPr>
          <w:delText>וע''ג</w:delText>
        </w:r>
      </w:del>
      <w:ins w:id="10699" w:author="דבורה שירה פלג" w:date="2026-07-24T14:06:00Z" w16du:dateUtc="2026-07-24T11:06:00Z">
        <w:r w:rsidR="004D2D60">
          <w:rPr>
            <w:rFonts w:cs="PFT_Frank"/>
            <w:b/>
            <w:bCs/>
            <w:szCs w:val="14"/>
            <w:rtl/>
          </w:rPr>
          <w:t xml:space="preserve">דתנן</w:t>
        </w:r>
      </w:ins>
      <w:del w:id="10700" w:author="דבורה שירה פלג" w:date="2026-07-24T14:06:00Z" w16du:dateUtc="2026-07-24T11:06:00Z">
        <w:r w:rsidRPr="00EA333D" w:rsidDel="004D2D60">
          <w:rPr>
            <w:rFonts w:cs="PFT_Frank" w:hint="cs"/>
            <w:b/>
            <w:bCs/>
            <w:szCs w:val="14"/>
            <w:rtl/>
          </w:rPr>
          <w:delText xml:space="preserve"> </w:delText>
        </w:r>
      </w:del>
      <w:r w:rsidRPr="00EA333D">
        <w:rPr>
          <w:rFonts w:cs="PFT_Frank" w:hint="cs"/>
          <w:b/>
          <w:bCs/>
          <w:szCs w:val="14"/>
          <w:rtl/>
        </w:rPr>
        <w:t xml:space="preserve">נקליטין </w:t>
      </w:r>
      <w:r w:rsidRPr="00EA333D">
        <w:rPr>
          <w:rStyle w:val="afff6"/>
          <w:rFonts w:hint="cs"/>
          <w:rtl/>
        </w:rPr>
        <w:t>[ב]</w:t>
      </w:r>
      <w:r>
        <w:rPr>
          <w:rFonts w:cs="PFT_Frank" w:hint="cs"/>
          <w:b/>
          <w:bCs/>
          <w:szCs w:val="14"/>
          <w:rtl/>
        </w:rPr>
        <w:t xml:space="preserve"> </w:t>
      </w:r>
      <w:r w:rsidRPr="00EA333D">
        <w:rPr>
          <w:rFonts w:cs="PFT_Frank" w:hint="cs"/>
          <w:b/>
          <w:bCs/>
          <w:szCs w:val="14"/>
          <w:rtl/>
        </w:rPr>
        <w:t>ב</w:t>
      </w:r>
      <w:ins w:id="10701" w:author="דבורה שירה פלג" w:date="2026-07-24T14:06:00Z" w16du:dateUtc="2026-07-24T11:06:00Z">
        <w:r w:rsidR="004D2D60">
          <w:rPr>
            <w:rFonts w:cs="PFT_Frank" w:hint="cs"/>
            <w:b/>
            <w:bCs/>
            <w:szCs w:val="14"/>
            <w:rtl/>
          </w:rPr>
          <w:t xml:space="preserve">לא </w:t>
        </w:r>
      </w:ins>
      <w:r w:rsidRPr="00EA333D">
        <w:rPr>
          <w:rFonts w:cs="PFT_Frank" w:hint="cs"/>
          <w:b/>
          <w:bCs/>
          <w:szCs w:val="14"/>
          <w:rtl/>
        </w:rPr>
        <w:t>גבוהה י'</w:t>
      </w:r>
      <w:r>
        <w:rPr>
          <w:rFonts w:cs="PFT_Frank" w:hint="cs"/>
          <w:b/>
          <w:bCs/>
          <w:szCs w:val="14"/>
          <w:rtl/>
        </w:rPr>
        <w:t>-</w:t>
      </w:r>
      <w:r w:rsidRPr="00EA333D">
        <w:rPr>
          <w:rFonts w:cs="PFT_Frank" w:hint="cs"/>
          <w:b/>
          <w:bCs/>
          <w:szCs w:val="14"/>
          <w:rtl/>
        </w:rPr>
        <w:t xml:space="preserve"> </w:t>
      </w:r>
      <w:r>
        <w:rPr>
          <w:rFonts w:ascii="BA Vilna Regular" w:hAnsi="BA Vilna Regular"/>
          <w:sz w:val="16"/>
          <w:rtl/>
        </w:rPr>
        <w:ptab w:relativeTo="margin" w:alignment="right" w:leader="none"/>
      </w:r>
      <w:del w:id="10702" w:author="דבורה שירה פלג" w:date="2026-07-24T14:06:00Z" w16du:dateUtc="2026-07-24T11:06:00Z">
        <w:r w:rsidDel="004D2D60">
          <w:rPr>
            <w:rFonts w:ascii="BA Vilna Regular" w:hAnsi="BA Vilna Regular" w:hint="cs"/>
            <w:sz w:val="16"/>
            <w:rtl/>
          </w:rPr>
          <w:delText xml:space="preserve">לא </w:delText>
        </w:r>
      </w:del>
      <w:r>
        <w:rPr>
          <w:rFonts w:ascii="BA Vilna Regular" w:hAnsi="BA Vilna Regular" w:hint="cs"/>
          <w:sz w:val="16"/>
          <w:rtl/>
        </w:rPr>
        <w:t xml:space="preserve">יצא יד''ח. </w:t>
      </w:r>
    </w:p>
    <w:p w14:paraId="3A653A05" w14:textId="3DEF5537" w:rsidR="00EA333D" w:rsidRDefault="00E403A1" w:rsidP="00EA333D">
      <w:pPr>
        <w:rPr>
          <w:spacing w:val="-2"/>
          <w:rtl/>
        </w:rPr>
      </w:pPr>
      <w:r w:rsidRPr="00EA333D">
        <w:rPr>
          <w:rFonts w:cs="PFT_Frank"/>
          <w:b/>
          <w:bCs/>
          <w:szCs w:val="14"/>
          <w:rtl/>
        </w:rPr>
        <w:t xml:space="preserve">וקינופות </w:t>
      </w:r>
      <w:r w:rsidR="00EA333D" w:rsidRPr="00EA333D">
        <w:rPr>
          <w:rFonts w:cs="PFT_Frank" w:hint="cs"/>
          <w:b/>
          <w:bCs/>
          <w:sz w:val="16"/>
          <w:szCs w:val="8"/>
          <w:rtl/>
        </w:rPr>
        <w:t>[ד']</w:t>
      </w:r>
      <w:r w:rsidR="00EA333D" w:rsidRPr="00EA333D">
        <w:rPr>
          <w:rFonts w:cs="PFT_Frank" w:hint="cs"/>
          <w:b/>
          <w:bCs/>
          <w:szCs w:val="14"/>
          <w:rtl/>
        </w:rPr>
        <w:t xml:space="preserve"> </w:t>
      </w:r>
      <w:del w:id="10694" w:author="דבורה שירה פלג" w:date="2026-07-24T14:07:00Z" w16du:dateUtc="2026-07-24T11:07:00Z">
        <w:r w:rsidR="00EA333D" w:rsidRPr="00EA333D" w:rsidDel="004D2D60">
          <w:rPr>
            <w:rFonts w:cs="PFT_Frank" w:hint="cs"/>
            <w:b/>
            <w:bCs/>
            <w:szCs w:val="14"/>
            <w:rtl/>
          </w:rPr>
          <w:delText>ד</w:delText>
        </w:r>
        <w:r w:rsidRPr="00EA333D" w:rsidDel="004D2D60">
          <w:rPr>
            <w:rFonts w:cs="PFT_Frank"/>
            <w:b/>
            <w:bCs/>
            <w:szCs w:val="14"/>
            <w:rtl/>
          </w:rPr>
          <w:delText>קביע</w:delText>
        </w:r>
        <w:r w:rsidR="00EA333D" w:rsidRPr="00EA333D" w:rsidDel="004D2D60">
          <w:rPr>
            <w:rFonts w:cs="PFT_Frank" w:hint="cs"/>
            <w:b/>
            <w:bCs/>
            <w:szCs w:val="14"/>
            <w:rtl/>
          </w:rPr>
          <w:delText xml:space="preserve"> </w:delText>
        </w:r>
      </w:del>
      <w:ins w:id="10695" w:author="דבורה שירה פלג" w:date="2026-07-24T14:07:00Z" w16du:dateUtc="2026-07-24T11:07:00Z">
        <w:r w:rsidR="004D2D60">
          <w:rPr>
            <w:rFonts w:cs="PFT_Frank" w:hint="cs"/>
            <w:b/>
            <w:bCs/>
            <w:szCs w:val="14"/>
            <w:rtl/>
          </w:rPr>
          <w:t xml:space="preserve">משמע </w:t>
        </w:r>
      </w:ins>
      <w:r w:rsidR="00EA333D" w:rsidRPr="00EA333D">
        <w:rPr>
          <w:rFonts w:cs="PFT_Frank" w:hint="cs"/>
          <w:b/>
          <w:bCs/>
          <w:szCs w:val="14"/>
          <w:rtl/>
        </w:rPr>
        <w:t xml:space="preserve">אף פחות מעשרה </w:t>
      </w:r>
      <w:r w:rsidR="00EA333D">
        <w:rPr>
          <w:rFonts w:hint="cs"/>
          <w:spacing w:val="-2"/>
          <w:rtl/>
        </w:rPr>
        <w:t xml:space="preserve">לא יצא </w:t>
      </w:r>
      <w:ins w:id="10696" w:author="דבורה שירה פלג" w:date="2026-07-24T14:08:00Z" w16du:dateUtc="2026-07-24T11:08:00Z">
        <w:r w:rsidR="004D2D60">
          <w:rPr>
            <w:rFonts w:hint="cs"/>
            <w:spacing w:val="-2"/>
            <w:rtl/>
          </w:rPr>
          <w:t xml:space="preserve">-דקביע</w:t>
        </w:r>
      </w:ins>
      <w:r w:rsidR="00EA333D">
        <w:rPr>
          <w:rFonts w:hint="cs"/>
          <w:spacing w:val="-2"/>
          <w:rtl/>
        </w:rPr>
        <w:t xml:space="preserve">-דשם אוהל עליו </w:t>
      </w:r>
    </w:p>
    <w:p w14:paraId="4312A127" w14:textId="44498EEF" w:rsidR="00EA333D" w:rsidRDefault="00EA333D" w:rsidP="00EA333D">
      <w:pPr>
        <w:pStyle w:val="afff5"/>
        <w:spacing w:after="60"/>
        <w:rPr>
          <w:rtl/>
        </w:rPr>
      </w:pPr>
      <w:r>
        <w:rPr>
          <w:rFonts w:hint="cs"/>
          <w:rtl/>
        </w:rPr>
        <w:t>אבל סוכה ע''ג סוכה דבעי' עשרה [כהכשרה כך פסולה]</w:t>
      </w:r>
      <w:r w:rsidRPr="00EA333D">
        <w:rPr>
          <w:rFonts w:ascii="BA Vilna Regular" w:hAnsi="BA Vilna Regular"/>
          <w:sz w:val="16"/>
          <w:rtl/>
        </w:rPr>
        <w:t xml:space="preserve"> </w:t>
      </w:r>
      <w:r>
        <w:rPr>
          <w:rFonts w:ascii="BA Vilna Regular" w:hAnsi="BA Vilna Regular"/>
          <w:sz w:val="16"/>
          <w:rtl/>
        </w:rPr>
        <w:ptab w:relativeTo="margin" w:alignment="right" w:leader="none"/>
      </w:r>
      <w:r>
        <w:rPr>
          <w:rFonts w:hint="cs"/>
          <w:rtl/>
        </w:rPr>
        <w:t>- לפסול</w:t>
      </w:r>
      <w:r w:rsidR="004235F2">
        <w:rPr>
          <w:rFonts w:hint="cs"/>
          <w:rtl/>
        </w:rPr>
        <w:t xml:space="preserve"> מדין סוכה </w:t>
      </w:r>
    </w:p>
    <w:p w14:paraId="7D312552" w14:textId="77777777" w:rsidR="00E403A1" w:rsidRPr="00C01657" w:rsidRDefault="00E403A1" w:rsidP="009D377E">
      <w:pPr>
        <w:pStyle w:val="ad"/>
        <w:framePr w:wrap="around"/>
        <w:rPr>
          <w:rFonts w:ascii="BA Vilna Regular" w:hAnsi="BA Vilna Regular"/>
          <w:sz w:val="16"/>
          <w:rtl/>
        </w:rPr>
      </w:pPr>
      <w:bookmarkStart w:id="56" w:name="_Toc155720233"/>
      <w:r w:rsidRPr="00C01657">
        <w:rPr>
          <w:rStyle w:val="ae"/>
          <w:rFonts w:hint="cs"/>
          <w:rtl/>
        </w:rPr>
        <w:t>יא.</w:t>
      </w:r>
      <w:bookmarkEnd w:id="56"/>
      <w:r w:rsidRPr="00C01657">
        <w:rPr>
          <w:rFonts w:ascii="BA Vilna Regular" w:hAnsi="BA Vilna Regular"/>
          <w:sz w:val="16"/>
          <w:rtl/>
        </w:rPr>
        <w:t xml:space="preserve"> </w:t>
      </w:r>
    </w:p>
    <w:p w14:paraId="57C49822" w14:textId="77777777" w:rsidR="0026136E" w:rsidRPr="0026136E" w:rsidRDefault="006B666D" w:rsidP="001711C4">
      <w:pPr>
        <w:pStyle w:val="31"/>
        <w:framePr w:wrap="notBeside"/>
        <w:rPr>
          <w:rtl/>
        </w:rPr>
      </w:pPr>
      <w:del w:id="9001" w:author="עריכה מהאתר" w:date="2026-10-06T12:29:02Z">
        <w:r>
          <w:rPr>
            <w:rFonts w:hint="cs"/>
            <w:rtl/>
          </w:rPr>
          <w:delText xml:space="preserve">א. </w:delText>
        </w:r>
      </w:del>
      <w:r>
        <w:rPr>
          <w:rFonts w:hint="cs"/>
          <w:rtl/>
        </w:rPr>
        <w:t xml:space="preserve">מ</w:t>
      </w:r>
      <w:r w:rsidR="00752A2B" w:rsidRPr="0026136E">
        <w:rPr>
          <w:rFonts w:hint="cs"/>
          <w:rtl/>
        </w:rPr>
        <w:t>שמואל:</w:t>
      </w:r>
    </w:p>
    <w:p w14:paraId="6171C435" w14:textId="6B47F571" w:rsidR="006B666D" w:rsidRPr="00043784" w:rsidRDefault="006B666D" w:rsidP="0026136E">
      <w:pPr>
        <w:pStyle w:val="afff7"/>
        <w:spacing w:before="0"/>
        <w:rPr>
          <w:rtl/>
        </w:rPr>
      </w:pPr>
      <w:r w:rsidRPr="00C91EAB">
        <w:rPr>
          <w:rFonts w:cs="PFT_Frank"/>
          <w:b/>
          <w:bCs/>
          <w:szCs w:val="14"/>
          <w:rtl/>
        </w:rPr>
        <w:t xml:space="preserve">ישן בכילה ערום </w:t>
      </w:r>
      <w:r w:rsidR="00E403A1" w:rsidRPr="00043784">
        <w:rPr>
          <w:rtl/>
        </w:rPr>
        <w:t xml:space="preserve">מוציא ראשו וקורא, </w:t>
      </w:r>
    </w:p>
    <w:p w14:paraId="64810430" w14:textId="6CD1AFCA" w:rsidR="00752A2B" w:rsidRPr="00043784" w:rsidRDefault="00E403A1" w:rsidP="0026136E">
      <w:pPr>
        <w:pStyle w:val="affd"/>
        <w:rPr>
          <w:rtl/>
        </w:rPr>
      </w:pPr>
      <w:r>
        <w:rPr>
          <w:rtl/>
        </w:rPr>
        <w:t xml:space="preserve">ובגבוה י' לא יוציא, וכסיפא דחלון בבית</w:t>
      </w:r>
      <w:del w:id="12911" w:author="דבורה שירה פלג" w:date="2026-10-02T10:38:18Z">
        <w:r>
          <w:rPr>
            <w:rtl/>
          </w:rPr>
          <w:delText xml:space="preserve">,</w:delText>
        </w:r>
      </w:del>
      <w:ins w:id="12912" w:author="דבורה שירה פלג" w:date="2026-10-02T10:38:18Z">
        <w:r>
          <w:rPr>
            <w:rtl/>
          </w:rPr>
          <w:t xml:space="preserve">, ובית אאף שלא גבוה עשרה דלא גרע מקינופות</w:t>
        </w:r>
      </w:ins>
      <w:r>
        <w:rPr>
          <w:rtl/>
        </w:rPr>
        <w:t xml:space="preserve"> </w:t>
      </w:r>
    </w:p>
    <w:p w14:paraId="3E21017B" w14:textId="44B2D0E1" w:rsidR="0026136E" w:rsidRPr="0026136E" w:rsidRDefault="00AE0E54" w:rsidP="001711C4">
      <w:pPr>
        <w:pStyle w:val="31"/>
        <w:framePr w:wrap="notBeside"/>
        <w:rPr>
          <w:rtl/>
        </w:rPr>
      </w:pPr>
      <w:r w:rsidRPr="00AE0E54">
        <w:rPr>
          <w:rStyle w:val="af6"/>
          <w:rtl/>
        </w:rPr>
        <w:t>◄</w:t>
      </w:r>
      <w:r w:rsidR="006B666D" w:rsidRPr="0026136E">
        <w:rPr>
          <w:rFonts w:hint="cs"/>
          <w:rtl/>
        </w:rPr>
        <w:t>ב.</w:t>
      </w:r>
      <w:r w:rsidR="00752A2B" w:rsidRPr="0026136E">
        <w:rPr>
          <w:rFonts w:hint="cs"/>
          <w:rtl/>
        </w:rPr>
        <w:t xml:space="preserve"> מ</w:t>
      </w:r>
      <w:r w:rsidR="00752A2B" w:rsidRPr="0026136E">
        <w:rPr>
          <w:rtl/>
        </w:rPr>
        <w:t>שמואל:</w:t>
      </w:r>
    </w:p>
    <w:p w14:paraId="448A8499" w14:textId="2B3722BC" w:rsidR="00E529C1" w:rsidRPr="00043784" w:rsidRDefault="006B666D" w:rsidP="00E529C1">
      <w:pPr>
        <w:pStyle w:val="affd"/>
        <w:rPr>
          <w:rtl/>
        </w:rPr>
      </w:pPr>
      <w:r w:rsidRPr="00043784">
        <w:rPr>
          <w:rtl/>
        </w:rPr>
        <w:t xml:space="preserve">ישן </w:t>
      </w:r>
      <w:r w:rsidRPr="002B17D6">
        <w:rPr>
          <w:rFonts w:cs="PFT_Frank"/>
          <w:b/>
          <w:bCs/>
          <w:szCs w:val="14"/>
          <w:rtl/>
        </w:rPr>
        <w:t>בכיל</w:t>
      </w:r>
      <w:r w:rsidRPr="002B17D6">
        <w:rPr>
          <w:rFonts w:cs="PFT_Frank" w:hint="cs"/>
          <w:b/>
          <w:bCs/>
          <w:szCs w:val="14"/>
          <w:rtl/>
        </w:rPr>
        <w:t xml:space="preserve">ה </w:t>
      </w:r>
      <w:r w:rsidR="00752A2B" w:rsidRPr="002B17D6">
        <w:rPr>
          <w:rFonts w:cs="PFT_Frank" w:hint="cs"/>
          <w:b/>
          <w:bCs/>
          <w:szCs w:val="14"/>
          <w:rtl/>
        </w:rPr>
        <w:t>שאין לה גג</w:t>
      </w:r>
      <w:r w:rsidR="00E529C1" w:rsidRPr="002B17D6">
        <w:rPr>
          <w:rFonts w:cs="PFT_Frank" w:hint="cs"/>
          <w:b/>
          <w:bCs/>
          <w:szCs w:val="14"/>
          <w:rtl/>
        </w:rPr>
        <w:t xml:space="preserve"> </w:t>
      </w:r>
      <w:r w:rsidR="00E529C1" w:rsidRPr="00043784">
        <w:rPr>
          <w:rFonts w:hint="cs"/>
          <w:rtl/>
        </w:rPr>
        <w:t xml:space="preserve">בסוכה, </w:t>
      </w:r>
      <w:r w:rsidR="00752A2B" w:rsidRPr="00043784">
        <w:rPr>
          <w:rFonts w:hint="cs"/>
          <w:rtl/>
        </w:rPr>
        <w:t>אפי' גבוהה י'</w:t>
      </w:r>
      <w:r w:rsidR="002B17D6">
        <w:rPr>
          <w:rFonts w:hint="cs"/>
          <w:rtl/>
        </w:rPr>
        <w:t xml:space="preserve"> </w:t>
      </w:r>
      <w:r w:rsidR="002B17D6">
        <w:rPr>
          <w:rFonts w:ascii="BA Vilna Regular" w:hAnsi="BA Vilna Regular"/>
          <w:sz w:val="16"/>
          <w:rtl/>
        </w:rPr>
        <w:ptab w:relativeTo="margin" w:alignment="right" w:leader="none"/>
      </w:r>
      <w:r w:rsidR="002B17D6">
        <w:rPr>
          <w:rFonts w:hint="cs"/>
          <w:rtl/>
        </w:rPr>
        <w:t xml:space="preserve">-יצא </w:t>
      </w:r>
      <w:del w:id="9018" w:author="הגהת סוכה" w:date="2026-09-27T12:23:34Z">
        <w:r w:rsidR="002B17D6">
          <w:rPr>
            <w:rFonts w:hint="cs"/>
            <w:rtl/>
          </w:rPr>
          <w:delText xml:space="preserve">יד'ח</w:delText>
        </w:r>
      </w:del>
      <w:ins w:id="9019" w:author="הגהת סוכה" w:date="2026-09-27T12:23:34Z">
        <w:r w:rsidR="002B17D6">
          <w:rPr>
            <w:rFonts w:hint="cs"/>
            <w:rtl/>
          </w:rPr>
          <w:t xml:space="preserve">יד"ח</w:t>
        </w:r>
      </w:ins>
    </w:p>
    <w:p w14:paraId="110DAF49" w14:textId="7AE51AFF" w:rsidR="00752A2B" w:rsidRDefault="002B17D6" w:rsidP="00E529C1">
      <w:pPr>
        <w:pStyle w:val="affd"/>
        <w:rPr>
          <w:rtl/>
        </w:rPr>
      </w:pPr>
      <w:r>
        <w:rPr>
          <w:rFonts w:hint="cs"/>
          <w:rtl/>
        </w:rPr>
        <w:t xml:space="preserve">ישן </w:t>
      </w:r>
      <w:r w:rsidRPr="002B17D6">
        <w:rPr>
          <w:rFonts w:cs="PFT_Frank" w:hint="cs"/>
          <w:b/>
          <w:bCs/>
          <w:szCs w:val="14"/>
          <w:rtl/>
        </w:rPr>
        <w:t xml:space="preserve">בכילה </w:t>
      </w:r>
      <w:r w:rsidR="00752A2B" w:rsidRPr="002B17D6">
        <w:rPr>
          <w:rFonts w:cs="PFT_Frank"/>
          <w:b/>
          <w:bCs/>
          <w:szCs w:val="14"/>
          <w:rtl/>
        </w:rPr>
        <w:t>שיש לה גג</w:t>
      </w:r>
      <w:r>
        <w:rPr>
          <w:rFonts w:ascii="BA Vilna Regular" w:hAnsi="BA Vilna Regular" w:hint="cs"/>
          <w:sz w:val="16"/>
          <w:rtl/>
        </w:rPr>
        <w:t xml:space="preserve"> אף בלא גבוה </w:t>
      </w:r>
      <w:del w:id="9001" w:author="עריכה מהאתר" w:date="2026-10-06T12:29:33Z">
        <w:r>
          <w:rPr>
            <w:rFonts w:ascii="BA Vilna Regular" w:hAnsi="BA Vilna Regular" w:hint="cs"/>
            <w:sz w:val="16"/>
            <w:rtl/>
          </w:rPr>
          <w:delText xml:space="preserve">י'</w:delText>
        </w:r>
      </w:del>
      <w:ins w:id="9002" w:author="עריכה מהאתר" w:date="2026-10-06T12:29:33Z">
        <w:r>
          <w:rPr>
            <w:rFonts w:ascii="BA Vilna Regular" w:hAnsi="BA Vilna Regular" w:hint="cs"/>
            <w:sz w:val="16"/>
            <w:rtl/>
          </w:rPr>
          <w:t xml:space="preserve">י' </w:t>
        </w:r>
      </w:ins>
      <w:r>
        <w:rPr>
          <w:rFonts w:ascii="BA Vilna Regular" w:hAnsi="BA Vilna Regular"/>
          <w:sz w:val="16"/>
          <w:rtl/>
        </w:rPr>
        <w:ptab w:relativeTo="margin" w:alignment="right" w:leader="none"/>
      </w:r>
      <w:r w:rsidRPr="002B17D6">
        <w:rPr>
          <w:rFonts w:cs="PFT_Frank" w:hint="cs"/>
          <w:b/>
          <w:bCs/>
          <w:szCs w:val="14"/>
          <w:rtl/>
        </w:rPr>
        <w:t xml:space="preserve">- </w:t>
      </w:r>
      <w:r>
        <w:rPr>
          <w:rFonts w:hint="cs"/>
          <w:rtl/>
        </w:rPr>
        <w:t>לא יצא יד''ח</w:t>
      </w:r>
      <w:r w:rsidR="00752A2B" w:rsidRPr="00043784">
        <w:rPr>
          <w:rtl/>
        </w:rPr>
        <w:t xml:space="preserve"> </w:t>
      </w:r>
    </w:p>
    <w:p w14:paraId="4DA6FFB5" w14:textId="35736EFF" w:rsidR="002B17D6" w:rsidRDefault="002B17D6" w:rsidP="002B17D6">
      <w:pPr>
        <w:pStyle w:val="affd"/>
        <w:rPr>
          <w:rtl/>
        </w:rPr>
      </w:pPr>
      <w:r w:rsidRPr="002B17D6">
        <w:rPr>
          <w:rFonts w:hint="cs"/>
          <w:rtl/>
        </w:rPr>
        <w:t>פירס ע"ג</w:t>
      </w:r>
      <w:r w:rsidRPr="002B17D6">
        <w:rPr>
          <w:rtl/>
        </w:rPr>
        <w:t xml:space="preserve"> </w:t>
      </w:r>
      <w:r w:rsidRPr="002B17D6">
        <w:rPr>
          <w:rFonts w:cs="PFT_Frank"/>
          <w:b/>
          <w:bCs/>
          <w:sz w:val="14"/>
          <w:szCs w:val="14"/>
          <w:rtl/>
        </w:rPr>
        <w:t>נקליטין</w:t>
      </w:r>
      <w:r w:rsidRPr="002B17D6">
        <w:rPr>
          <w:rFonts w:hint="cs"/>
          <w:rtl/>
        </w:rPr>
        <w:t xml:space="preserve"> </w:t>
      </w:r>
      <w:r w:rsidRPr="002B17D6">
        <w:rPr>
          <w:rStyle w:val="afff6"/>
          <w:rFonts w:hint="cs"/>
          <w:rtl/>
        </w:rPr>
        <w:t>[ב]</w:t>
      </w:r>
      <w:r w:rsidRPr="002B17D6">
        <w:rPr>
          <w:rFonts w:hint="cs"/>
          <w:rtl/>
        </w:rPr>
        <w:t xml:space="preserve"> </w:t>
      </w:r>
      <w:r w:rsidRPr="002B17D6">
        <w:rPr>
          <w:rFonts w:cs="PFT_Frank" w:hint="cs"/>
          <w:b/>
          <w:bCs/>
          <w:szCs w:val="14"/>
          <w:rtl/>
        </w:rPr>
        <w:t xml:space="preserve">עד עשרה </w:t>
      </w:r>
      <w:r w:rsidRPr="002B17D6">
        <w:rPr>
          <w:rFonts w:hint="cs"/>
          <w:rtl/>
        </w:rPr>
        <w:t xml:space="preserve">כשרה, </w:t>
      </w:r>
      <w:r w:rsidRPr="002B17D6">
        <w:rPr>
          <w:rFonts w:cs="PFT_Frank" w:hint="cs"/>
          <w:b/>
          <w:bCs/>
          <w:szCs w:val="14"/>
          <w:rtl/>
        </w:rPr>
        <w:t>בעשרה</w:t>
      </w:r>
      <w:r>
        <w:rPr>
          <w:rFonts w:cs="PFT_Frank" w:hint="cs"/>
          <w:b/>
          <w:bCs/>
          <w:szCs w:val="14"/>
          <w:rtl/>
        </w:rPr>
        <w:t>,</w:t>
      </w:r>
      <w:r w:rsidRPr="002B17D6">
        <w:rPr>
          <w:rFonts w:cs="PFT_Frank" w:hint="cs"/>
          <w:b/>
          <w:bCs/>
          <w:szCs w:val="14"/>
          <w:rtl/>
        </w:rPr>
        <w:t xml:space="preserve"> </w:t>
      </w:r>
      <w:r w:rsidRPr="002B17D6">
        <w:rPr>
          <w:rFonts w:hint="cs"/>
          <w:rtl/>
        </w:rPr>
        <w:t>לא יצא יד''ח</w:t>
      </w:r>
    </w:p>
    <w:p w14:paraId="599783DC" w14:textId="3AA6995D" w:rsidR="00E403A1" w:rsidRPr="00043784" w:rsidRDefault="00752A2B" w:rsidP="002B17D6">
      <w:pPr>
        <w:pStyle w:val="affd"/>
        <w:spacing w:after="60"/>
        <w:rPr>
          <w:rtl/>
        </w:rPr>
      </w:pPr>
      <w:r w:rsidRPr="00043784">
        <w:rPr>
          <w:rtl/>
        </w:rPr>
        <w:t>פירס ע</w:t>
      </w:r>
      <w:r w:rsidR="00E529C1" w:rsidRPr="00043784">
        <w:rPr>
          <w:rFonts w:hint="cs"/>
          <w:rtl/>
        </w:rPr>
        <w:t>"ג</w:t>
      </w:r>
      <w:r w:rsidRPr="00043784">
        <w:rPr>
          <w:rtl/>
        </w:rPr>
        <w:t xml:space="preserve"> </w:t>
      </w:r>
      <w:r w:rsidRPr="006D6217">
        <w:rPr>
          <w:rFonts w:cs="PFT_Frank"/>
          <w:b/>
          <w:bCs/>
          <w:sz w:val="14"/>
          <w:szCs w:val="14"/>
          <w:rtl/>
        </w:rPr>
        <w:t>קינופות</w:t>
      </w:r>
      <w:r w:rsidRPr="00043784">
        <w:rPr>
          <w:rtl/>
        </w:rPr>
        <w:t xml:space="preserve"> </w:t>
      </w:r>
      <w:r w:rsidRPr="002B17D6">
        <w:rPr>
          <w:rStyle w:val="afff6"/>
          <w:rFonts w:hint="cs"/>
          <w:rtl/>
        </w:rPr>
        <w:t>[ד]</w:t>
      </w:r>
      <w:r w:rsidR="002B17D6">
        <w:rPr>
          <w:rFonts w:hint="cs"/>
          <w:rtl/>
        </w:rPr>
        <w:t xml:space="preserve"> </w:t>
      </w:r>
      <w:r w:rsidR="002B17D6" w:rsidRPr="002B17D6">
        <w:rPr>
          <w:rFonts w:cs="PFT_Frank" w:hint="cs"/>
          <w:b/>
          <w:bCs/>
          <w:szCs w:val="14"/>
          <w:rtl/>
        </w:rPr>
        <w:t>דקביעי</w:t>
      </w:r>
      <w:r w:rsidR="002B17D6">
        <w:rPr>
          <w:rFonts w:cs="PFT_Frank" w:hint="cs"/>
          <w:b/>
          <w:bCs/>
          <w:szCs w:val="14"/>
          <w:rtl/>
        </w:rPr>
        <w:t>-</w:t>
      </w:r>
      <w:r w:rsidR="002B17D6" w:rsidRPr="002B17D6">
        <w:rPr>
          <w:rFonts w:cs="PFT_Frank" w:hint="cs"/>
          <w:b/>
          <w:bCs/>
          <w:szCs w:val="14"/>
          <w:rtl/>
        </w:rPr>
        <w:t xml:space="preserve"> אף פחות מ</w:t>
      </w:r>
      <w:r w:rsidR="002B17D6">
        <w:rPr>
          <w:rFonts w:cs="PFT_Frank" w:hint="cs"/>
          <w:b/>
          <w:bCs/>
          <w:szCs w:val="14"/>
          <w:rtl/>
        </w:rPr>
        <w:t>עשרה</w:t>
      </w:r>
      <w:r w:rsidR="002B17D6">
        <w:rPr>
          <w:rFonts w:ascii="BA Vilna Regular" w:hAnsi="BA Vilna Regular" w:hint="cs"/>
          <w:sz w:val="16"/>
          <w:rtl/>
        </w:rPr>
        <w:t xml:space="preserve"> </w:t>
      </w:r>
      <w:r w:rsidR="002B17D6">
        <w:rPr>
          <w:rFonts w:ascii="BA Vilna Regular" w:hAnsi="BA Vilna Regular"/>
          <w:sz w:val="16"/>
          <w:rtl/>
        </w:rPr>
        <w:ptab w:relativeTo="margin" w:alignment="right" w:leader="none"/>
      </w:r>
      <w:r w:rsidR="002B17D6">
        <w:rPr>
          <w:rFonts w:hint="cs"/>
          <w:rtl/>
        </w:rPr>
        <w:t>לא יצא יד''ח</w:t>
      </w:r>
    </w:p>
    <w:p w14:paraId="4E4A86A9" w14:textId="77777777" w:rsidR="0026136E" w:rsidRPr="0026136E" w:rsidRDefault="00E403A1" w:rsidP="001711C4">
      <w:pPr>
        <w:pStyle w:val="31"/>
        <w:framePr w:wrap="notBeside"/>
        <w:rPr>
          <w:rtl/>
        </w:rPr>
      </w:pPr>
      <w:r>
        <w:rPr>
          <w:rtl/>
        </w:rPr>
        <w:t xml:space="preserve">דרש ר</w:t>
      </w:r>
      <w:del w:id="9001" w:author="עריכה מהאתר" w:date="2026-10-06T12:30:05Z">
        <w:r>
          <w:rPr>
            <w:rtl/>
          </w:rPr>
          <w:delText xml:space="preserve">ב</w:delText>
        </w:r>
      </w:del>
      <w:ins w:id="9002" w:author="עריכה מהאתר" w:date="2026-10-06T12:30:05Z">
        <w:r>
          <w:rPr>
            <w:rtl/>
          </w:rPr>
          <w:t xml:space="preserve">בר"</w:t>
        </w:r>
      </w:ins>
      <w:r>
        <w:rPr>
          <w:rtl/>
        </w:rPr>
        <w:t xml:space="preserve">ה</w:t>
      </w:r>
      <w:r w:rsidR="00B97B18" w:rsidRPr="0026136E">
        <w:rPr>
          <w:rFonts w:hint="cs"/>
          <w:rtl/>
        </w:rPr>
        <w:t>:</w:t>
      </w:r>
    </w:p>
    <w:p w14:paraId="24AA7C18" w14:textId="7EED253B" w:rsidR="00B97B18" w:rsidRPr="000C1CD3" w:rsidRDefault="00E403A1" w:rsidP="0026136E">
      <w:pPr>
        <w:rPr>
          <w:rStyle w:val="af6"/>
          <w:rtl/>
        </w:rPr>
      </w:pPr>
      <w:r w:rsidRPr="00C91EAB">
        <w:rPr>
          <w:rFonts w:cs="PFT_Frank"/>
          <w:b/>
          <w:bCs/>
          <w:szCs w:val="14"/>
          <w:rtl/>
        </w:rPr>
        <w:t>מותר לישן בכילה</w:t>
      </w:r>
      <w:r w:rsidRPr="00435B83">
        <w:rPr>
          <w:rtl/>
        </w:rPr>
        <w:t xml:space="preserve"> </w:t>
      </w:r>
      <w:r w:rsidRPr="00043784">
        <w:rPr>
          <w:rFonts w:ascii="BA Vilna Regular" w:hAnsi="BA Vilna Regular"/>
          <w:sz w:val="16"/>
          <w:rtl/>
        </w:rPr>
        <w:t>ב</w:t>
      </w:r>
      <w:r w:rsidR="002B17D6">
        <w:rPr>
          <w:rFonts w:ascii="BA Vilna Regular" w:hAnsi="BA Vilna Regular" w:hint="cs"/>
          <w:sz w:val="16"/>
          <w:rtl/>
        </w:rPr>
        <w:t>ש</w:t>
      </w:r>
      <w:r w:rsidRPr="00043784">
        <w:rPr>
          <w:rFonts w:ascii="BA Vilna Regular" w:hAnsi="BA Vilna Regular"/>
          <w:sz w:val="16"/>
          <w:rtl/>
        </w:rPr>
        <w:t xml:space="preserve">יש </w:t>
      </w:r>
      <w:r w:rsidR="002B17D6">
        <w:rPr>
          <w:rFonts w:ascii="BA Vilna Regular" w:hAnsi="BA Vilna Regular" w:hint="cs"/>
          <w:sz w:val="16"/>
          <w:rtl/>
        </w:rPr>
        <w:t xml:space="preserve">לה </w:t>
      </w:r>
      <w:r w:rsidRPr="00043784">
        <w:rPr>
          <w:rFonts w:ascii="BA Vilna Regular" w:hAnsi="BA Vilna Regular"/>
          <w:sz w:val="16"/>
          <w:rtl/>
        </w:rPr>
        <w:t xml:space="preserve">גג וגבוהה </w:t>
      </w:r>
      <w:r w:rsidR="002B17D6">
        <w:rPr>
          <w:rFonts w:ascii="BA Vilna Regular" w:hAnsi="BA Vilna Regular" w:hint="cs"/>
          <w:sz w:val="16"/>
          <w:rtl/>
        </w:rPr>
        <w:t>עשרה</w:t>
      </w:r>
      <w:r w:rsidRPr="00043784">
        <w:rPr>
          <w:rFonts w:ascii="BA Vilna Regular" w:hAnsi="BA Vilna Regular" w:hint="cs"/>
          <w:sz w:val="16"/>
          <w:rtl/>
        </w:rPr>
        <w:t>,</w:t>
      </w:r>
      <w:r w:rsidRPr="00043784">
        <w:rPr>
          <w:rFonts w:ascii="BA Vilna Regular" w:hAnsi="BA Vilna Regular"/>
          <w:sz w:val="16"/>
          <w:rtl/>
        </w:rPr>
        <w:t xml:space="preserve"> </w:t>
      </w:r>
    </w:p>
    <w:p w14:paraId="094F2DFA" w14:textId="77777777" w:rsidR="0026136E" w:rsidRPr="0026136E" w:rsidRDefault="00E403A1" w:rsidP="001711C4">
      <w:pPr>
        <w:pStyle w:val="31"/>
        <w:framePr w:wrap="notBeside"/>
        <w:rPr>
          <w:rtl/>
        </w:rPr>
      </w:pPr>
      <w:r w:rsidRPr="0026136E">
        <w:rPr>
          <w:rtl/>
        </w:rPr>
        <w:t>כר"י</w:t>
      </w:r>
      <w:r w:rsidRPr="0026136E">
        <w:rPr>
          <w:rFonts w:hint="cs"/>
          <w:rtl/>
        </w:rPr>
        <w:t>:</w:t>
      </w:r>
    </w:p>
    <w:p w14:paraId="3B677125" w14:textId="72C2D849" w:rsidR="006D6217" w:rsidRDefault="002B17D6" w:rsidP="00B97B18">
      <w:pPr>
        <w:pStyle w:val="affd"/>
        <w:rPr>
          <w:rtl/>
        </w:rPr>
      </w:pPr>
      <w:r w:rsidRPr="002B17D6">
        <w:rPr>
          <w:rFonts w:hint="cs"/>
          <w:sz w:val="18"/>
          <w:szCs w:val="14"/>
          <w:rtl/>
        </w:rPr>
        <w:t xml:space="preserve">שאוהל ארעי </w:t>
      </w:r>
      <w:r w:rsidR="00E403A1" w:rsidRPr="00043784">
        <w:rPr>
          <w:rtl/>
        </w:rPr>
        <w:t>לא מבטל אוהל קבע</w:t>
      </w:r>
      <w:r w:rsidR="00E403A1" w:rsidRPr="00043784">
        <w:rPr>
          <w:rFonts w:hint="cs"/>
          <w:rtl/>
        </w:rPr>
        <w:t>,</w:t>
      </w:r>
      <w:r>
        <w:rPr>
          <w:rtl/>
        </w:rPr>
        <w:t xml:space="preserve"> </w:t>
      </w:r>
      <w:r>
        <w:rPr>
          <w:rStyle w:val="afff6"/>
          <w:rtl/>
          <w:rPrChange w:id="9066" w:author="עריכה מהאתר" w:date="2026-10-17T22:24:53Z">
            <w:rPr>
              <w:rStyle w:val="afff6"/>
              <w:rtl/>
            </w:rPr>
          </w:rPrChange>
        </w:rPr>
        <w:t xml:space="preserve">שכן נהגו לי</w:t>
      </w:r>
      <w:del w:id="9001" w:author="עריכה מהאתר" w:date="2026-10-06T12:30:06Z">
        <w:r>
          <w:rPr>
            <w:rtl/>
          </w:rPr>
          <w:delText xml:space="preserve">שן </w:delText>
        </w:r>
      </w:del>
      <w:ins w:id="9002" w:author="עריכה מהאתר" w:date="2026-10-06T12:30:06Z">
        <w:r>
          <w:rPr>
            <w:rStyle w:val="afff6"/>
            <w:rtl/>
            <w:rPrChange w:id="9067" w:author="עריכה מהאתר" w:date="2026-10-17T22:24:53Z">
              <w:rPr>
                <w:rStyle w:val="afff6"/>
                <w:rtl/>
              </w:rPr>
            </w:rPrChange>
          </w:rPr>
          <w:t xml:space="preserve">שן תחת המיטה </w:t>
        </w:r>
      </w:ins>
      <w:r>
        <w:rPr>
          <w:rStyle w:val="afff6"/>
          <w:rtl/>
          <w:rPrChange w:id="9068" w:author="עריכה מהאתר" w:date="2026-10-17T22:24:53Z">
            <w:rPr>
              <w:rStyle w:val="afff6"/>
              <w:rtl/>
            </w:rPr>
          </w:rPrChange>
        </w:rPr>
        <w:t xml:space="preserve">בפני הזקנים.</w:t>
      </w:r>
      <w:r w:rsidR="00E403A1" w:rsidRPr="00043784">
        <w:rPr>
          <w:rFonts w:hint="cs"/>
          <w:rtl/>
        </w:rPr>
        <w:t xml:space="preserve"> </w:t>
      </w:r>
    </w:p>
    <w:p w14:paraId="1EF7D7BB" w14:textId="77777777" w:rsidR="0026136E" w:rsidRPr="0026136E" w:rsidRDefault="00E403A1" w:rsidP="001711C4">
      <w:pPr>
        <w:pStyle w:val="31"/>
        <w:framePr w:wrap="notBeside"/>
        <w:rPr>
          <w:rtl/>
        </w:rPr>
      </w:pPr>
      <w:r w:rsidRPr="0026136E">
        <w:rPr>
          <w:rtl/>
        </w:rPr>
        <w:t>ולא אמר</w:t>
      </w:r>
    </w:p>
    <w:p w14:paraId="7EFB73B8" w14:textId="62338D8D" w:rsidR="00E403A1" w:rsidRPr="00043784" w:rsidRDefault="00E403A1" w:rsidP="0026136E">
      <w:pPr>
        <w:pStyle w:val="affd"/>
        <w:rPr>
          <w:rtl/>
        </w:rPr>
      </w:pPr>
      <w:r w:rsidRPr="00043784">
        <w:rPr>
          <w:rtl/>
        </w:rPr>
        <w:t xml:space="preserve">הלכה </w:t>
      </w:r>
      <w:r w:rsidRPr="000C1CD3">
        <w:rPr>
          <w:rStyle w:val="af6"/>
          <w:rtl/>
        </w:rPr>
        <w:t>כר"י</w:t>
      </w:r>
      <w:r w:rsidRPr="000C1CD3">
        <w:rPr>
          <w:rStyle w:val="af6"/>
          <w:rFonts w:hint="cs"/>
          <w:rtl/>
        </w:rPr>
        <w:t>,</w:t>
      </w:r>
      <w:r w:rsidRPr="00043784">
        <w:rPr>
          <w:rtl/>
        </w:rPr>
        <w:t xml:space="preserve"> </w:t>
      </w:r>
      <w:r w:rsidR="0026136E" w:rsidRPr="000C1CD3">
        <w:rPr>
          <w:rStyle w:val="af6"/>
          <w:rFonts w:hint="cs"/>
          <w:rtl/>
        </w:rPr>
        <w:t xml:space="preserve"> </w:t>
      </w:r>
      <w:r w:rsidR="002B17D6">
        <w:rPr>
          <w:rFonts w:ascii="BA Vilna Regular" w:hAnsi="BA Vilna Regular"/>
          <w:sz w:val="16"/>
          <w:rtl/>
        </w:rPr>
        <w:ptab w:relativeTo="margin" w:alignment="right" w:leader="none"/>
      </w:r>
      <w:r w:rsidRPr="000C1CD3">
        <w:rPr>
          <w:rStyle w:val="af6"/>
          <w:rtl/>
        </w:rPr>
        <w:t>דקמ"ל</w:t>
      </w:r>
      <w:r w:rsidR="0026136E" w:rsidRPr="000C1CD3">
        <w:rPr>
          <w:rStyle w:val="af6"/>
          <w:rFonts w:hint="cs"/>
          <w:rtl/>
        </w:rPr>
        <w:t>:</w:t>
      </w:r>
      <w:r w:rsidRPr="000C1CD3">
        <w:rPr>
          <w:rStyle w:val="af6"/>
          <w:rtl/>
        </w:rPr>
        <w:t xml:space="preserve"> </w:t>
      </w:r>
      <w:r w:rsidRPr="00043784">
        <w:rPr>
          <w:rtl/>
        </w:rPr>
        <w:t>דאפי' כילה דלתוכה מותר</w:t>
      </w:r>
      <w:r w:rsidR="002B17D6">
        <w:rPr>
          <w:rFonts w:hint="cs"/>
          <w:rtl/>
        </w:rPr>
        <w:t xml:space="preserve"> </w:t>
      </w:r>
      <w:r w:rsidR="002B17D6" w:rsidRPr="002B17D6">
        <w:rPr>
          <w:rStyle w:val="afff6"/>
          <w:rFonts w:hint="cs"/>
          <w:rtl/>
        </w:rPr>
        <w:t>ולא רק מיטה דלגבה</w:t>
      </w:r>
      <w:r w:rsidRPr="00043784">
        <w:rPr>
          <w:rtl/>
        </w:rPr>
        <w:t>.</w:t>
      </w:r>
    </w:p>
    <w:p w14:paraId="0F93581A" w14:textId="28608DEA" w:rsidR="00C23208" w:rsidRPr="00E42FF2" w:rsidRDefault="0026136E" w:rsidP="00E42FF2">
      <w:pPr>
        <w:pStyle w:val="af"/>
        <w:rPr>
          <w:rtl/>
        </w:rPr>
      </w:pPr>
      <w:r>
        <w:rPr>
          <w:rFonts w:hint="cs"/>
          <w:rtl/>
        </w:rPr>
        <w:t>***</w:t>
      </w:r>
    </w:p>
    <w:p w14:paraId="15F89B96" w14:textId="77777777" w:rsidR="00AE0E54" w:rsidRPr="00AE0E54" w:rsidRDefault="00AE0E54" w:rsidP="00AE0E54">
      <w:pPr>
        <w:pStyle w:val="31"/>
        <w:framePr w:wrap="notBeside"/>
        <w:rPr>
          <w:rtl/>
        </w:rPr>
      </w:pPr>
      <w:bookmarkStart w:id="57" w:name="_Toc155720234"/>
      <w:r w:rsidRPr="00AE0E54">
        <w:rPr>
          <w:rtl/>
        </w:rPr>
        <w:t>◄</w:t>
      </w:r>
    </w:p>
    <w:p>
      <w:pPr>
        <w:pStyle w:val="MishnaBatzad"/>
        <w:rPr>
          <w:ins w:id="20199" w:author="קלוד" w:date="2026-10-06T10:10:33Z"/>
        </w:rPr>
      </w:pPr>
      <w:ins w:id="20198" w:author="קלוד" w:date="2026-10-06T10:10:33Z">
        <w:r>
          <w:t xml:space="preserve">משנה ד</w:t>
        </w:r>
      </w:ins>
    </w:p>
    <w:p w14:paraId="22A79379" w14:textId="0B8EA8F4" w:rsidR="00114375" w:rsidRPr="00EA0934" w:rsidRDefault="00E403A1" w:rsidP="009D377E">
      <w:pPr>
        <w:pStyle w:val="afff"/>
        <w:rPr>
          <w:rStyle w:val="afff0"/>
          <w:rtl/>
        </w:rPr>
      </w:pPr>
      <w:r w:rsidRPr="00202536">
        <w:rPr>
          <w:rStyle w:val="afffd"/>
          <w:rtl/>
        </w:rPr>
        <w:t>הדלה גפן דלעת קיסוס וסיכך ע"ג</w:t>
      </w:r>
      <w:r w:rsidRPr="00EA0934">
        <w:rPr>
          <w:rStyle w:val="afff0"/>
          <w:rtl/>
        </w:rPr>
        <w:t xml:space="preserve"> </w:t>
      </w:r>
      <w:r w:rsidR="00AE0E54">
        <w:rPr>
          <w:rStyle w:val="afff0"/>
          <w:rtl/>
        </w:rPr>
        <w:tab/>
      </w:r>
      <w:r w:rsidR="00AE0E54">
        <w:rPr>
          <w:rStyle w:val="afff0"/>
          <w:rFonts w:hint="cs"/>
          <w:rtl/>
        </w:rPr>
        <w:t xml:space="preserve">- </w:t>
      </w:r>
      <w:r w:rsidRPr="00EA0934">
        <w:rPr>
          <w:rStyle w:val="afff0"/>
          <w:rtl/>
        </w:rPr>
        <w:t>פסולה,</w:t>
      </w:r>
      <w:bookmarkEnd w:id="57"/>
    </w:p>
    <w:p w14:paraId="4D4DBD30" w14:textId="77777777" w:rsidR="00AE0E54" w:rsidRPr="00AE0E54" w:rsidRDefault="00AE0E54" w:rsidP="00AE0E54">
      <w:pPr>
        <w:pStyle w:val="31"/>
        <w:framePr w:wrap="notBeside"/>
        <w:rPr>
          <w:rtl/>
        </w:rPr>
      </w:pPr>
      <w:bookmarkStart w:id="58" w:name="_Toc155720235"/>
      <w:r w:rsidRPr="00AE0E54">
        <w:rPr>
          <w:rtl/>
        </w:rPr>
        <w:t>◄</w:t>
      </w:r>
    </w:p>
    <w:p w14:paraId="11D13B03" w14:textId="7B4CD329" w:rsidR="00E403A1" w:rsidRPr="00EA0934" w:rsidRDefault="00E403A1" w:rsidP="009D377E">
      <w:pPr>
        <w:pStyle w:val="a3"/>
        <w:rPr>
          <w:rStyle w:val="afff0"/>
          <w:rtl/>
        </w:rPr>
      </w:pPr>
      <w:r w:rsidRPr="00EA0934">
        <w:rPr>
          <w:rStyle w:val="afff0"/>
          <w:rtl/>
        </w:rPr>
        <w:t xml:space="preserve">ובסיכוך הרבה </w:t>
      </w:r>
      <w:r w:rsidR="002B17D6">
        <w:rPr>
          <w:rStyle w:val="afff0"/>
          <w:rFonts w:hint="cs"/>
          <w:rtl/>
        </w:rPr>
        <w:t xml:space="preserve">מהן </w:t>
      </w:r>
      <w:r w:rsidRPr="00EA0934">
        <w:rPr>
          <w:rStyle w:val="afff0"/>
          <w:rtl/>
        </w:rPr>
        <w:t xml:space="preserve">או שקצצן </w:t>
      </w:r>
      <w:r w:rsidR="00AE0E54">
        <w:rPr>
          <w:rStyle w:val="afff0"/>
          <w:rtl/>
        </w:rPr>
        <w:tab/>
      </w:r>
      <w:r w:rsidR="00AE0E54">
        <w:rPr>
          <w:rStyle w:val="afff0"/>
          <w:rtl/>
        </w:rPr>
        <w:tab/>
      </w:r>
      <w:r w:rsidR="00AE0E54">
        <w:rPr>
          <w:rStyle w:val="afff0"/>
          <w:rFonts w:hint="cs"/>
          <w:rtl/>
        </w:rPr>
        <w:t xml:space="preserve">- </w:t>
      </w:r>
      <w:r w:rsidRPr="00EA0934">
        <w:rPr>
          <w:rStyle w:val="afff0"/>
          <w:rtl/>
        </w:rPr>
        <w:t>כשרה,</w:t>
      </w:r>
      <w:bookmarkEnd w:id="58"/>
      <w:r w:rsidRPr="00EA0934">
        <w:rPr>
          <w:rStyle w:val="afff0"/>
          <w:rtl/>
        </w:rPr>
        <w:t xml:space="preserve"> </w:t>
      </w:r>
    </w:p>
    <w:p w14:paraId="0B072CA9" w14:textId="77777777" w:rsidR="00AE0E54" w:rsidRPr="00AE0E54" w:rsidRDefault="00AE0E54" w:rsidP="00AE0E54">
      <w:pPr>
        <w:pStyle w:val="31"/>
        <w:framePr w:wrap="notBeside"/>
        <w:rPr>
          <w:rtl/>
        </w:rPr>
      </w:pPr>
      <w:bookmarkStart w:id="59" w:name="_Toc155720236"/>
      <w:r w:rsidRPr="00AE0E54">
        <w:rPr>
          <w:rtl/>
        </w:rPr>
        <w:t>◄</w:t>
      </w:r>
    </w:p>
    <w:p w14:paraId="5F52171A" w14:textId="2203E8D0" w:rsidR="00E403A1" w:rsidRPr="00AF61E7" w:rsidRDefault="00E403A1" w:rsidP="009D377E">
      <w:pPr>
        <w:pStyle w:val="afff"/>
        <w:rPr>
          <w:rtl/>
        </w:rPr>
      </w:pPr>
      <w:r w:rsidRPr="008C6AC7">
        <w:rPr>
          <w:rStyle w:val="afffd"/>
          <w:rFonts w:hint="cs"/>
          <w:rtl/>
        </w:rPr>
        <w:t>זה הכלל:</w:t>
      </w:r>
      <w:r w:rsidRPr="00AF61E7">
        <w:rPr>
          <w:rFonts w:hint="cs"/>
          <w:rtl/>
        </w:rPr>
        <w:t xml:space="preserve"> </w:t>
      </w:r>
      <w:r w:rsidRPr="00AF61E7">
        <w:rPr>
          <w:rtl/>
        </w:rPr>
        <w:t>מסככין רק ב</w:t>
      </w:r>
      <w:r w:rsidR="00DC36FE" w:rsidRPr="00AF61E7">
        <w:rPr>
          <w:rFonts w:hint="cs"/>
          <w:rtl/>
        </w:rPr>
        <w:t xml:space="preserve">אינו </w:t>
      </w:r>
      <w:r w:rsidRPr="00AF61E7">
        <w:rPr>
          <w:rtl/>
        </w:rPr>
        <w:t>מקבל טומאה</w:t>
      </w:r>
      <w:r w:rsidR="00AF61E7" w:rsidRPr="00AF61E7">
        <w:rPr>
          <w:rFonts w:hint="cs"/>
          <w:rtl/>
        </w:rPr>
        <w:t>,</w:t>
      </w:r>
      <w:r w:rsidRPr="00AF61E7">
        <w:rPr>
          <w:rFonts w:hint="cs"/>
          <w:rtl/>
        </w:rPr>
        <w:t xml:space="preserve"> </w:t>
      </w:r>
      <w:r w:rsidRPr="00AF61E7">
        <w:rPr>
          <w:rtl/>
        </w:rPr>
        <w:t>וגידולו מן הארץ.</w:t>
      </w:r>
      <w:bookmarkEnd w:id="59"/>
    </w:p>
    <w:p w14:paraId="6B4D2DEA" w14:textId="0E066F08" w:rsidR="000710AF" w:rsidRPr="00043784" w:rsidRDefault="00E403A1" w:rsidP="000710AF">
      <w:pPr>
        <w:widowControl w:val="0"/>
        <w:spacing w:before="60"/>
        <w:rPr>
          <w:rFonts w:ascii="BA Vilna Regular" w:hAnsi="BA Vilna Regular"/>
          <w:sz w:val="16"/>
          <w:rtl/>
        </w:rPr>
      </w:pPr>
      <w:r w:rsidRPr="00C91EAB">
        <w:rPr>
          <w:rFonts w:cs="PFT_Frank"/>
          <w:b/>
          <w:bCs/>
          <w:szCs w:val="14"/>
          <w:rtl/>
        </w:rPr>
        <w:t>קצצן</w:t>
      </w:r>
      <w:r w:rsidRPr="00043784">
        <w:rPr>
          <w:rFonts w:ascii="BA Vilna Regular" w:hAnsi="BA Vilna Regular"/>
          <w:sz w:val="16"/>
          <w:rtl/>
        </w:rPr>
        <w:t xml:space="preserve"> </w:t>
      </w:r>
      <w:r w:rsidRPr="000C1CD3">
        <w:rPr>
          <w:rStyle w:val="af6"/>
          <w:rtl/>
        </w:rPr>
        <w:t>לרב</w:t>
      </w:r>
      <w:r w:rsidRPr="000C1CD3">
        <w:rPr>
          <w:rStyle w:val="af6"/>
          <w:rFonts w:hint="cs"/>
          <w:rtl/>
        </w:rPr>
        <w:t>:</w:t>
      </w:r>
      <w:r w:rsidRPr="00043784">
        <w:rPr>
          <w:rFonts w:ascii="BA Vilna Regular" w:hAnsi="BA Vilna Regular"/>
          <w:sz w:val="16"/>
          <w:rtl/>
        </w:rPr>
        <w:t xml:space="preserve"> כשרה</w:t>
      </w:r>
      <w:r w:rsidRPr="00043784">
        <w:rPr>
          <w:rFonts w:ascii="BA Vilna Regular" w:hAnsi="BA Vilna Regular" w:hint="cs"/>
          <w:sz w:val="16"/>
          <w:rtl/>
        </w:rPr>
        <w:t>,</w:t>
      </w:r>
      <w:r w:rsidRPr="00043784">
        <w:rPr>
          <w:rFonts w:ascii="BA Vilna Regular" w:hAnsi="BA Vilna Regular"/>
          <w:sz w:val="16"/>
          <w:rtl/>
        </w:rPr>
        <w:t xml:space="preserve"> </w:t>
      </w:r>
      <w:r w:rsidR="00AE0E54" w:rsidRPr="00AE0E54">
        <w:rPr>
          <w:rStyle w:val="af6"/>
          <w:rtl/>
        </w:rPr>
        <w:t>◄</w:t>
      </w:r>
      <w:r w:rsidRPr="000C1CD3">
        <w:rPr>
          <w:rStyle w:val="af6"/>
          <w:rtl/>
        </w:rPr>
        <w:t>שמואל</w:t>
      </w:r>
      <w:r w:rsidRPr="000C1CD3">
        <w:rPr>
          <w:rStyle w:val="af6"/>
          <w:rFonts w:hint="cs"/>
          <w:rtl/>
        </w:rPr>
        <w:t>:</w:t>
      </w:r>
      <w:r w:rsidRPr="00043784">
        <w:rPr>
          <w:rFonts w:ascii="BA Vilna Regular" w:hAnsi="BA Vilna Regular"/>
          <w:sz w:val="16"/>
          <w:rtl/>
        </w:rPr>
        <w:t xml:space="preserve"> </w:t>
      </w:r>
      <w:r w:rsidRPr="00F8723C">
        <w:rPr>
          <w:rStyle w:val="ac"/>
          <w:rFonts w:cs="PFT_Frank"/>
          <w:sz w:val="14"/>
          <w:rtl/>
        </w:rPr>
        <w:t>ינענע</w:t>
      </w:r>
      <w:r w:rsidR="00B97B18" w:rsidRPr="00043784">
        <w:rPr>
          <w:rFonts w:ascii="BA Vilna Regular" w:hAnsi="BA Vilna Regular" w:hint="cs"/>
          <w:sz w:val="16"/>
          <w:rtl/>
        </w:rPr>
        <w:t xml:space="preserve"> דחייש ל</w:t>
      </w:r>
      <w:r w:rsidR="00B97B18" w:rsidRPr="00043784">
        <w:rPr>
          <w:rStyle w:val="af8"/>
          <w:rFonts w:hint="cs"/>
          <w:rtl/>
        </w:rPr>
        <w:t xml:space="preserve">תעשה </w:t>
      </w:r>
      <w:r w:rsidR="00B97B18" w:rsidRPr="00043784">
        <w:rPr>
          <w:rFonts w:hint="cs"/>
          <w:rtl/>
        </w:rPr>
        <w:t>ולא מ</w:t>
      </w:r>
      <w:r w:rsidR="004235F2">
        <w:rPr>
          <w:rFonts w:hint="cs"/>
          <w:rtl/>
        </w:rPr>
        <w:t>ה</w:t>
      </w:r>
      <w:r w:rsidR="00B97B18" w:rsidRPr="00043784">
        <w:rPr>
          <w:rFonts w:hint="cs"/>
          <w:rtl/>
        </w:rPr>
        <w:t>עשוי</w:t>
      </w:r>
    </w:p>
    <w:p w14:paraId="0AE75250" w14:textId="77777777" w:rsidR="00E403A1" w:rsidRPr="00043784" w:rsidRDefault="000710AF" w:rsidP="005B1143">
      <w:pPr>
        <w:rPr>
          <w:rFonts w:ascii="BA Vilna Regular" w:hAnsi="BA Vilna Regular"/>
          <w:sz w:val="16"/>
          <w:rtl/>
        </w:rPr>
      </w:pPr>
      <w:r w:rsidRPr="00C91EAB">
        <w:rPr>
          <w:rFonts w:cs="PFT_Frank" w:hint="cs"/>
          <w:b/>
          <w:bCs/>
          <w:szCs w:val="14"/>
          <w:rtl/>
        </w:rPr>
        <w:t xml:space="preserve">וכן </w:t>
      </w:r>
      <w:del w:id="10531" w:author="דבורה שירה פלג" w:date="2026-10-01T11:26:47Z">
        <w:r>
          <w:rPr>
            <w:rFonts w:cs="PFT_Frank"/>
            <w:b/>
            <w:bCs/>
            <w:szCs w:val="14"/>
            <w:rtl/>
          </w:rPr>
          <w:delText xml:space="preserve">הטי</w:delText>
        </w:r>
      </w:del>
      <w:ins w:id="10532" w:author="דבורה שירה פלג" w:date="2026-10-01T11:26:47Z">
        <w:r>
          <w:rPr>
            <w:rFonts w:cs="PFT_Frank"/>
            <w:b/>
            <w:bCs/>
            <w:szCs w:val="14"/>
            <w:rtl/>
          </w:rPr>
          <w:t xml:space="preserve">ת</w:t>
        </w:r>
      </w:ins>
      <w:r>
        <w:rPr>
          <w:rFonts w:cs="PFT_Frank"/>
          <w:b/>
          <w:bCs/>
          <w:szCs w:val="14"/>
          <w:rtl/>
        </w:rPr>
        <w:t xml:space="preserve">ל </w:t>
      </w:r>
      <w:del w:id="10529" w:author="דבורה שירה פלג" w:date="2026-10-01T11:26:47Z">
        <w:r>
          <w:rPr>
            <w:rFonts w:cs="PFT_Frank"/>
            <w:b/>
            <w:bCs/>
            <w:szCs w:val="14"/>
            <w:rtl/>
          </w:rPr>
          <w:delText xml:space="preserve">ציציות</w:delText>
        </w:r>
      </w:del>
      <w:ins w:id="10530" w:author="דבורה שירה פלג" w:date="2026-10-01T11:26:47Z">
        <w:r>
          <w:rPr>
            <w:rFonts w:cs="PFT_Frank"/>
            <w:b/>
            <w:bCs/>
            <w:szCs w:val="14"/>
            <w:rtl/>
          </w:rPr>
          <w:t xml:space="preserve">אן</w:t>
        </w:r>
      </w:ins>
      <w:r>
        <w:rPr>
          <w:rFonts w:cs="PFT_Frank"/>
          <w:b/>
          <w:bCs/>
          <w:szCs w:val="14"/>
          <w:rtl/>
        </w:rPr>
        <w:t xml:space="preserve"> ולא פסקן,</w:t>
      </w:r>
      <w:del w:id="10527" w:author="דבורה שירה פלג" w:date="2026-10-01T11:26:47Z">
        <w:r>
          <w:rPr>
            <w:rFonts w:ascii="BA Vilna Regular" w:hAnsi="BA Vilna Regular"/>
            <w:sz w:val="16"/>
            <w:rtl/>
          </w:rPr>
          <w:delText xml:space="preserve"> </w:delText>
        </w:r>
      </w:del>
      <w:ins w:id="10528" w:author="דבורה שירה פלג" w:date="2026-10-01T11:26:47Z">
        <w:r>
          <w:rPr>
            <w:rFonts w:ascii="BA Vilna Regular" w:hAnsi="BA Vilna Regular"/>
            <w:sz w:val="16"/>
            <w:rtl/>
          </w:rPr>
          <w:t xml:space="preserve"> רב עמרם</w:t>
        </w:r>
      </w:ins>
      <w:r>
        <w:rPr>
          <w:rStyle w:val="af6"/>
          <w:rFonts w:hint="cs"/>
          <w:rtl/>
        </w:rPr>
        <w:t xml:space="preserve">ח</w:t>
      </w:r>
      <w:del w:id="10525" w:author="דבורה שירה פלג" w:date="2026-10-01T11:26:47Z">
        <w:r>
          <w:rPr>
            <w:rStyle w:val="af6"/>
            <w:rFonts w:hint="cs"/>
            <w:rtl/>
          </w:rPr>
          <w:delText xml:space="preserve">לקו,</w:delText>
        </w:r>
      </w:del>
      <w:ins w:id="10526" w:author="דבורה שירה פלג" w:date="2026-10-01T11:26:47Z">
        <w:r>
          <w:rPr>
            <w:rStyle w:val="af6"/>
            <w:rFonts w:hint="cs"/>
            <w:rtl/>
          </w:rPr>
          <w:t xml:space="preserve">סיד</w:t>
        </w:r>
      </w:ins>
      <w:r w:rsidRPr="000C1CD3">
        <w:rPr>
          <w:rStyle w:val="af6"/>
          <w:rFonts w:hint="cs"/>
          <w:rtl/>
        </w:rPr>
        <w:t xml:space="preserve"> </w:t>
      </w:r>
      <w:r>
        <w:rPr>
          <w:rStyle w:val="af6"/>
          <w:rtl/>
        </w:rPr>
        <w:t xml:space="preserve">א</w:t>
      </w:r>
      <w:del w:id="10523" w:author="דבורה שירה פלג" w:date="2026-10-01T11:26:47Z">
        <w:r>
          <w:rPr>
            <w:rStyle w:val="af6"/>
            <w:rtl/>
          </w:rPr>
          <w:delText xml:space="preserve">י</w:delText>
        </w:r>
      </w:del>
      <w:ins w:id="10524" w:author="דבורה שירה פלג" w:date="2026-10-01T11:26:47Z">
        <w:r>
          <w:rPr>
            <w:rStyle w:val="af6"/>
            <w:rtl/>
          </w:rPr>
          <w:t xml:space="preserve">בשם רחב"א בשם רב</w:t>
        </w:r>
      </w:ins>
      <w:r>
        <w:rPr>
          <w:rStyle w:val="af6"/>
          <w:rtl/>
        </w:rPr>
        <w:t xml:space="preserve"> </w:t>
      </w:r>
      <w:r>
        <w:rPr>
          <w:rFonts w:ascii="BA Vilna Regular" w:hAnsi="BA Vilna Regular"/>
          <w:sz w:val="16"/>
          <w:rtl/>
        </w:rPr>
        <w:t xml:space="preserve">פסיקתן</w:t>
      </w:r>
      <w:del w:id="10521" w:author="דבורה שירה פלג" w:date="2026-10-01T11:26:47Z">
        <w:r>
          <w:rPr>
            <w:rFonts w:ascii="BA Vilna Regular" w:hAnsi="BA Vilna Regular"/>
            <w:sz w:val="16"/>
            <w:rtl/>
          </w:rPr>
          <w:delText xml:space="preserve"> </w:delText>
        </w:r>
      </w:del>
      <w:ins w:id="10522" w:author="דבורה שירה פלג" w:date="2026-10-01T11:26:47Z">
        <w:r>
          <w:rPr>
            <w:rFonts w:ascii="BA Vilna Regular" w:hAnsi="BA Vilna Regular"/>
            <w:sz w:val="16"/>
            <w:rtl/>
          </w:rPr>
          <w:t xml:space="preserve"> זו</w:t>
        </w:r>
      </w:ins>
      <w:r>
        <w:rPr>
          <w:rFonts w:ascii="BA Vilna Regular" w:hAnsi="BA Vilna Regular"/>
          <w:sz w:val="16"/>
          <w:rtl/>
        </w:rPr>
        <w:t xml:space="preserve">עשייתן.</w:t>
      </w:r>
    </w:p>
    <w:p w14:paraId="674D748B" w14:textId="77777777" w:rsidR="00B97B18" w:rsidRPr="00C91EAB" w:rsidRDefault="00E403A1" w:rsidP="000C767D">
      <w:pPr>
        <w:rPr>
          <w:rFonts w:cs="PFT_Frank"/>
          <w:b/>
          <w:bCs/>
          <w:szCs w:val="14"/>
          <w:rtl/>
        </w:rPr>
      </w:pPr>
      <w:r w:rsidRPr="00C91EAB">
        <w:rPr>
          <w:rFonts w:cs="PFT_Frank"/>
          <w:b/>
          <w:bCs/>
          <w:szCs w:val="14"/>
          <w:rtl/>
        </w:rPr>
        <w:t>הטיל לב' קרנות בב"א ופסקן</w:t>
      </w:r>
      <w:r w:rsidR="00B97B18" w:rsidRPr="00C91EAB">
        <w:rPr>
          <w:rFonts w:cs="PFT_Frank" w:hint="cs"/>
          <w:b/>
          <w:bCs/>
          <w:szCs w:val="14"/>
          <w:rtl/>
        </w:rPr>
        <w:t>,</w:t>
      </w:r>
      <w:r w:rsidRPr="00C91EAB">
        <w:rPr>
          <w:rFonts w:cs="PFT_Frank"/>
          <w:b/>
          <w:bCs/>
          <w:szCs w:val="14"/>
          <w:rtl/>
        </w:rPr>
        <w:t xml:space="preserve"> כשרין</w:t>
      </w:r>
      <w:del w:id="10533" w:author="דבורה שירה פלג" w:date="2026-10-01T11:26:47Z">
        <w:r>
          <w:rPr>
            <w:rFonts w:cs="PFT_Frank" w:hint="cs"/>
            <w:b/>
            <w:bCs/>
            <w:szCs w:val="14"/>
            <w:rtl/>
          </w:rPr>
          <w:delText xml:space="preserve">,</w:delText>
        </w:r>
      </w:del>
      <w:ins w:id="10534" w:author="דבורה שירה פלג" w:date="2026-10-01T11:26:47Z">
        <w:r>
          <w:rPr>
            <w:rFonts w:cs="PFT_Frank" w:hint="cs"/>
            <w:b/>
            <w:bCs/>
            <w:szCs w:val="14"/>
            <w:rtl/>
          </w:rPr>
          <w:t xml:space="preserve">,לשמואל זו עשיתן</w:t>
        </w:r>
      </w:ins>
      <w:r w:rsidRPr="00C91EAB">
        <w:rPr>
          <w:rFonts w:cs="PFT_Frank"/>
          <w:b/>
          <w:bCs/>
          <w:szCs w:val="14"/>
          <w:rtl/>
        </w:rPr>
        <w:t xml:space="preserve"> </w:t>
      </w:r>
    </w:p>
    <w:p w14:paraId="4E168DF9" w14:textId="0044242D" w:rsidR="000C767D" w:rsidRPr="0026136E" w:rsidRDefault="0035215E" w:rsidP="0035215E">
      <w:pPr>
        <w:pStyle w:val="affd"/>
        <w:ind w:left="170" w:firstLine="170"/>
        <w:rPr>
          <w:rtl/>
        </w:rPr>
      </w:pPr>
      <w:r w:rsidRPr="0035215E">
        <w:rPr>
          <w:rStyle w:val="af6"/>
          <w:rFonts w:hint="cs"/>
          <w:rtl/>
        </w:rPr>
        <w:t>לשמואל</w:t>
      </w:r>
      <w:r>
        <w:rPr>
          <w:rStyle w:val="af6"/>
          <w:rFonts w:hint="cs"/>
          <w:rtl/>
        </w:rPr>
        <w:t>:</w:t>
      </w:r>
      <w:r w:rsidR="00B97B18" w:rsidRPr="00043784">
        <w:rPr>
          <w:rFonts w:hint="cs"/>
          <w:rtl/>
        </w:rPr>
        <w:t xml:space="preserve"> </w:t>
      </w:r>
      <w:r w:rsidR="00E403A1" w:rsidRPr="00043784">
        <w:rPr>
          <w:rtl/>
        </w:rPr>
        <w:t>בפסק ואח"כ קשר- דלא בעי' כנף בשעת פתיל.</w:t>
      </w:r>
    </w:p>
    <w:p w14:paraId="5A66B935" w14:textId="250E7A82" w:rsidR="00A80E44" w:rsidRPr="00A80E44" w:rsidRDefault="00A80E44" w:rsidP="009D377E">
      <w:pPr>
        <w:pStyle w:val="ad"/>
        <w:framePr w:wrap="around"/>
        <w:rPr>
          <w:rtl/>
        </w:rPr>
      </w:pPr>
      <w:r w:rsidRPr="00A80E44">
        <w:rPr>
          <w:rFonts w:hint="cs"/>
          <w:rtl/>
        </w:rPr>
        <w:t>יא:</w:t>
      </w:r>
    </w:p>
    <w:p w14:paraId="16DF91D8" w14:textId="547F97A1" w:rsidR="00E403A1" w:rsidRPr="0035215E" w:rsidRDefault="00E403A1" w:rsidP="0035215E">
      <w:pPr>
        <w:rPr>
          <w:spacing w:val="-2"/>
          <w:rtl/>
        </w:rPr>
      </w:pPr>
      <w:r w:rsidRPr="0035215E">
        <w:rPr>
          <w:rFonts w:cs="PFT_Frank"/>
          <w:b/>
          <w:bCs/>
          <w:spacing w:val="-2"/>
          <w:szCs w:val="14"/>
          <w:rtl/>
        </w:rPr>
        <w:t>תלאן ולא פסקן</w:t>
      </w:r>
      <w:r w:rsidR="00AE0E54">
        <w:rPr>
          <w:rFonts w:cs="PFT_Frank" w:hint="cs"/>
          <w:b/>
          <w:bCs/>
          <w:spacing w:val="-2"/>
          <w:szCs w:val="14"/>
          <w:rtl/>
        </w:rPr>
        <w:t xml:space="preserve"> </w:t>
      </w:r>
      <w:r w:rsidR="0035215E" w:rsidRPr="0035215E">
        <w:rPr>
          <w:rFonts w:hint="cs"/>
          <w:spacing w:val="-2"/>
          <w:rtl/>
        </w:rPr>
        <w:t>פסולין</w:t>
      </w:r>
      <w:r w:rsidR="0035215E" w:rsidRPr="0035215E">
        <w:rPr>
          <w:rStyle w:val="af6"/>
          <w:rFonts w:hint="cs"/>
          <w:spacing w:val="-2"/>
          <w:rtl/>
        </w:rPr>
        <w:t xml:space="preserve">  </w:t>
      </w:r>
      <w:r w:rsidRPr="0035215E">
        <w:rPr>
          <w:rStyle w:val="af6"/>
          <w:spacing w:val="-2"/>
          <w:rtl/>
        </w:rPr>
        <w:t>רב</w:t>
      </w:r>
      <w:r w:rsidRPr="0035215E">
        <w:rPr>
          <w:rStyle w:val="af6"/>
          <w:rFonts w:hint="cs"/>
          <w:spacing w:val="-2"/>
          <w:rtl/>
        </w:rPr>
        <w:t>:</w:t>
      </w:r>
      <w:r w:rsidRPr="0035215E">
        <w:rPr>
          <w:spacing w:val="-2"/>
          <w:rtl/>
        </w:rPr>
        <w:t xml:space="preserve"> </w:t>
      </w:r>
      <w:r w:rsidR="0035215E" w:rsidRPr="0035215E">
        <w:rPr>
          <w:rFonts w:hint="cs"/>
          <w:spacing w:val="-2"/>
          <w:rtl/>
        </w:rPr>
        <w:t xml:space="preserve">עד </w:t>
      </w:r>
      <w:r w:rsidRPr="0035215E">
        <w:rPr>
          <w:spacing w:val="-2"/>
          <w:rtl/>
        </w:rPr>
        <w:t>שיפסקו</w:t>
      </w:r>
      <w:r w:rsidR="00AE0E54">
        <w:rPr>
          <w:rFonts w:hint="cs"/>
          <w:spacing w:val="-2"/>
          <w:rtl/>
        </w:rPr>
        <w:t xml:space="preserve">  </w:t>
      </w:r>
      <w:r w:rsidR="00AE0E54" w:rsidRPr="00AE0E54">
        <w:rPr>
          <w:rStyle w:val="af6"/>
          <w:rtl/>
        </w:rPr>
        <w:t>◄</w:t>
      </w:r>
      <w:r w:rsidRPr="0035215E">
        <w:rPr>
          <w:rStyle w:val="af6"/>
          <w:spacing w:val="-2"/>
          <w:rtl/>
        </w:rPr>
        <w:t>שמואל</w:t>
      </w:r>
      <w:r w:rsidRPr="0035215E">
        <w:rPr>
          <w:rFonts w:hint="cs"/>
          <w:spacing w:val="-2"/>
          <w:rtl/>
        </w:rPr>
        <w:t>:</w:t>
      </w:r>
      <w:r w:rsidRPr="0035215E">
        <w:rPr>
          <w:spacing w:val="-2"/>
          <w:rtl/>
        </w:rPr>
        <w:t xml:space="preserve"> לעולם</w:t>
      </w:r>
      <w:r w:rsidR="00010AF3" w:rsidRPr="0035215E">
        <w:rPr>
          <w:rFonts w:hint="cs"/>
          <w:spacing w:val="-2"/>
          <w:rtl/>
        </w:rPr>
        <w:t xml:space="preserve"> פסולין</w:t>
      </w:r>
    </w:p>
    <w:p w14:paraId="19EAD640" w14:textId="56801969" w:rsidR="00841846" w:rsidRPr="00043784" w:rsidRDefault="00E403A1" w:rsidP="0061046F">
      <w:pPr>
        <w:pStyle w:val="affd"/>
        <w:rPr>
          <w:rFonts w:ascii="BA Vilna Regular" w:hAnsi="BA Vilna Regular"/>
          <w:rtl/>
        </w:rPr>
      </w:pPr>
      <w:r w:rsidRPr="00C91EAB">
        <w:rPr>
          <w:rFonts w:cs="PFT_Frank"/>
          <w:b/>
          <w:bCs/>
          <w:szCs w:val="14"/>
          <w:rtl/>
        </w:rPr>
        <w:t>הדלה גפן דלעת</w:t>
      </w:r>
      <w:r w:rsidRPr="000C767D">
        <w:rPr>
          <w:rStyle w:val="af2"/>
          <w:b w:val="0"/>
          <w:bCs w:val="0"/>
          <w:rtl/>
        </w:rPr>
        <w:t xml:space="preserve"> </w:t>
      </w:r>
      <w:r w:rsidRPr="00C91EAB">
        <w:rPr>
          <w:rFonts w:cs="PFT_Frank"/>
          <w:b/>
          <w:bCs/>
          <w:szCs w:val="14"/>
          <w:rtl/>
        </w:rPr>
        <w:t xml:space="preserve">וסיכך וקצצן </w:t>
      </w:r>
      <w:r w:rsidR="0035215E">
        <w:rPr>
          <w:rFonts w:cs="PFT_Frank" w:hint="cs"/>
          <w:b/>
          <w:bCs/>
          <w:szCs w:val="14"/>
          <w:rtl/>
        </w:rPr>
        <w:t xml:space="preserve">- </w:t>
      </w:r>
      <w:r w:rsidRPr="00C91EAB">
        <w:rPr>
          <w:rFonts w:cs="PFT_Frank"/>
          <w:b/>
          <w:bCs/>
          <w:szCs w:val="14"/>
          <w:rtl/>
        </w:rPr>
        <w:t>פסולה</w:t>
      </w:r>
      <w:r w:rsidR="0061046F" w:rsidRPr="00043784">
        <w:rPr>
          <w:rFonts w:ascii="BA Vilna Regular" w:hAnsi="BA Vilna Regular" w:hint="cs"/>
          <w:rtl/>
        </w:rPr>
        <w:t xml:space="preserve"> </w:t>
      </w:r>
      <w:r w:rsidR="0035215E">
        <w:rPr>
          <w:rFonts w:ascii="BA Vilna Regular" w:hAnsi="BA Vilna Regular"/>
          <w:sz w:val="16"/>
          <w:rtl/>
        </w:rPr>
        <w:ptab w:relativeTo="margin" w:alignment="right" w:leader="none"/>
      </w:r>
      <w:r w:rsidR="0061046F" w:rsidRPr="00043784">
        <w:rPr>
          <w:rFonts w:ascii="BA Vilna Regular" w:hAnsi="BA Vilna Regular" w:hint="cs"/>
          <w:rtl/>
        </w:rPr>
        <w:t>ד</w:t>
      </w:r>
      <w:r>
        <w:rPr>
          <w:rStyle w:val="af8"/>
          <w:rtl/>
        </w:rPr>
        <w:t xml:space="preserve">תַּעֲשׂ</w:t>
      </w:r>
      <w:del w:id="9001" w:author="עריכה מהאתר" w:date="2026-10-06T12:28:46Z">
        <w:r>
          <w:rPr>
            <w:rStyle w:val="af8"/>
            <w:rtl/>
          </w:rPr>
          <w:delText xml:space="preserve">ֶ</w:delText>
        </w:r>
      </w:del>
      <w:ins w:id="9002" w:author="עריכה מהאתר" w:date="2026-10-06T12:28:46Z">
        <w:r>
          <w:rPr>
            <w:rStyle w:val="af8"/>
            <w:rtl/>
          </w:rPr>
          <w:t xml:space="preserve">ֶה </w:t>
        </w:r>
      </w:ins>
      <w:del w:id="9003" w:author="עריכה מהאתר" w:date="2026-10-06T12:28:46Z">
        <w:r>
          <w:rPr>
            <w:rStyle w:val="af8"/>
            <w:rFonts w:hint="cs"/>
            <w:rtl/>
          </w:rPr>
          <w:delText xml:space="preserve">ה</w:delText>
        </w:r>
      </w:del>
      <w:del w:id="10691" w:author="דבורה שירה פלג" w:date="2026-07-24T14:24:00Z" w16du:dateUtc="2026-07-24T11:24:00Z">
        <w:r w:rsidR="0061046F" w:rsidRPr="00043784" w:rsidDel="00083A13">
          <w:rPr>
            <w:rFonts w:ascii="BA Vilna Regular" w:hAnsi="BA Vilna Regular" w:hint="cs"/>
            <w:rtl/>
          </w:rPr>
          <w:delText xml:space="preserve"> </w:delText>
        </w:r>
      </w:del>
      <w:r w:rsidR="0061046F" w:rsidRPr="00043784">
        <w:rPr>
          <w:rFonts w:ascii="BA Vilna Regular" w:hAnsi="BA Vilna Regular" w:hint="cs"/>
          <w:rtl/>
        </w:rPr>
        <w:t>ולא מהעשוי</w:t>
      </w:r>
      <w:r w:rsidRPr="00043784">
        <w:rPr>
          <w:rFonts w:ascii="BA Vilna Regular" w:hAnsi="BA Vilna Regular"/>
          <w:rtl/>
        </w:rPr>
        <w:t xml:space="preserve"> </w:t>
      </w:r>
      <w:ins w:id="10692" w:author="דבורה שירה פלג" w:date="2026-07-24T14:24:00Z" w16du:dateUtc="2026-07-24T11:24:00Z">
        <w:r w:rsidR="00083A13">
          <w:rPr>
            <w:rFonts w:ascii="BA Vilna Regular" w:hAnsi="BA Vilna Regular"/>
            <w:rtl/>
          </w:rPr>
          <w:t xml:space="preserve">בלא קצצן תיפוק </w:t>
        </w:r>
      </w:ins>
      <w:ins w:id="10693" w:author="דבורה שירה פלג" w:date="2026-07-24T14:25:00Z" w16du:dateUtc="2026-07-24T11:25:00Z">
        <w:r w:rsidR="00083A13">
          <w:rPr>
            <w:rFonts w:ascii="BA Vilna Regular" w:hAnsi="BA Vilna Regular"/>
            <w:rtl/>
          </w:rPr>
          <w:t xml:space="preserve">משום מחוברין אלא בקצצן ופסולה</w:t>
        </w:r>
      </w:ins>
    </w:p>
    <w:p w14:paraId="612A135D" w14:textId="77777777" w:rsidR="00E403A1" w:rsidRPr="00043784" w:rsidRDefault="00E403A1" w:rsidP="00E403A1">
      <w:pPr>
        <w:pStyle w:val="affd"/>
        <w:widowControl w:val="0"/>
        <w:rPr>
          <w:rtl/>
        </w:rPr>
      </w:pPr>
      <w:r w:rsidRPr="000C1CD3">
        <w:rPr>
          <w:rStyle w:val="af6"/>
          <w:rtl/>
        </w:rPr>
        <w:t>לרב</w:t>
      </w:r>
      <w:r w:rsidR="000C767D">
        <w:rPr>
          <w:rtl/>
        </w:rPr>
        <w:t xml:space="preserve"> בשלפינהו, וקש</w:t>
      </w:r>
      <w:r w:rsidR="000C767D">
        <w:rPr>
          <w:rFonts w:hint="cs"/>
          <w:rtl/>
        </w:rPr>
        <w:t>ה</w:t>
      </w:r>
      <w:r w:rsidRPr="00043784">
        <w:rPr>
          <w:rtl/>
        </w:rPr>
        <w:t xml:space="preserve"> מתלאן ואח"כ פסקן דפסולין.</w:t>
      </w:r>
    </w:p>
    <w:p w14:paraId="6AA646E7" w14:textId="77777777" w:rsidR="0026136E" w:rsidRPr="0026136E" w:rsidRDefault="00E403A1" w:rsidP="001711C4">
      <w:pPr>
        <w:pStyle w:val="31"/>
        <w:framePr w:wrap="notBeside"/>
        <w:rPr>
          <w:rtl/>
        </w:rPr>
      </w:pPr>
      <w:r w:rsidRPr="0026136E">
        <w:rPr>
          <w:rtl/>
        </w:rPr>
        <w:t>כתנאי</w:t>
      </w:r>
    </w:p>
    <w:p w14:paraId="2635C6E1" w14:textId="32877ED3" w:rsidR="00E403A1" w:rsidRPr="00043784" w:rsidRDefault="00E403A1" w:rsidP="005B1143">
      <w:pPr>
        <w:pStyle w:val="affd"/>
        <w:widowControl w:val="0"/>
        <w:rPr>
          <w:rStyle w:val="af4"/>
          <w:color w:val="auto"/>
          <w:rtl/>
        </w:rPr>
      </w:pPr>
      <w:r w:rsidRPr="00F8723C">
        <w:rPr>
          <w:rStyle w:val="ac"/>
          <w:rFonts w:cs="PFT_Frank"/>
          <w:sz w:val="14"/>
          <w:rtl/>
        </w:rPr>
        <w:t xml:space="preserve">דעבר </w:t>
      </w:r>
      <w:r w:rsidRPr="000C767D">
        <w:rPr>
          <w:rStyle w:val="ac"/>
          <w:rFonts w:cs="PFT_Frank"/>
          <w:sz w:val="14"/>
          <w:rtl/>
        </w:rPr>
        <w:t>וליקטן</w:t>
      </w:r>
      <w:r w:rsidRPr="00043784">
        <w:rPr>
          <w:rStyle w:val="af2"/>
          <w:rtl/>
        </w:rPr>
        <w:t xml:space="preserve"> </w:t>
      </w:r>
      <w:r w:rsidR="005B1143" w:rsidRPr="00043784">
        <w:rPr>
          <w:rFonts w:hint="cs"/>
          <w:rtl/>
        </w:rPr>
        <w:t>חלקו</w:t>
      </w:r>
      <w:r w:rsidRPr="00043784">
        <w:rPr>
          <w:rStyle w:val="af4"/>
          <w:color w:val="auto"/>
          <w:rtl/>
        </w:rPr>
        <w:t xml:space="preserve"> א.</w:t>
      </w:r>
      <w:r w:rsidRPr="00043784">
        <w:rPr>
          <w:rtl/>
        </w:rPr>
        <w:t xml:space="preserve"> </w:t>
      </w:r>
      <w:r w:rsidRPr="000C1CD3">
        <w:rPr>
          <w:rStyle w:val="af6"/>
          <w:rtl/>
        </w:rPr>
        <w:t>אי</w:t>
      </w:r>
      <w:r w:rsidRPr="00043784">
        <w:rPr>
          <w:rtl/>
        </w:rPr>
        <w:t xml:space="preserve"> לקיטתן עשייתן,</w:t>
      </w:r>
      <w:r w:rsidRPr="00043784">
        <w:rPr>
          <w:rStyle w:val="af4"/>
          <w:color w:val="auto"/>
          <w:rtl/>
        </w:rPr>
        <w:t xml:space="preserve"> </w:t>
      </w:r>
    </w:p>
    <w:p w14:paraId="781B7562" w14:textId="6FFD5EAB" w:rsidR="00134B36" w:rsidRPr="00043784" w:rsidRDefault="00E403A1" w:rsidP="00E403A1">
      <w:pPr>
        <w:pStyle w:val="affd"/>
        <w:widowControl w:val="0"/>
        <w:rPr>
          <w:rtl/>
        </w:rPr>
      </w:pPr>
      <w:r w:rsidRPr="00043784">
        <w:rPr>
          <w:rStyle w:val="af4"/>
          <w:color w:val="auto"/>
          <w:rtl/>
        </w:rPr>
        <w:t>ב.</w:t>
      </w:r>
      <w:r w:rsidRPr="00043784">
        <w:rPr>
          <w:rtl/>
        </w:rPr>
        <w:t xml:space="preserve"> </w:t>
      </w:r>
      <w:r w:rsidRPr="000C1CD3">
        <w:rPr>
          <w:rStyle w:val="af6"/>
          <w:rtl/>
        </w:rPr>
        <w:t>אי</w:t>
      </w:r>
      <w:r w:rsidRPr="00043784">
        <w:rPr>
          <w:rtl/>
        </w:rPr>
        <w:t xml:space="preserve"> ילפי' </w:t>
      </w:r>
      <w:r w:rsidR="0035215E">
        <w:rPr>
          <w:rFonts w:hint="cs"/>
          <w:rtl/>
        </w:rPr>
        <w:t xml:space="preserve">לולב </w:t>
      </w:r>
      <w:r w:rsidRPr="00043784">
        <w:rPr>
          <w:rtl/>
        </w:rPr>
        <w:t>מסוכה דפסול,</w:t>
      </w:r>
      <w:r w:rsidRPr="00043784">
        <w:rPr>
          <w:rStyle w:val="af4"/>
          <w:color w:val="auto"/>
          <w:rtl/>
        </w:rPr>
        <w:t xml:space="preserve"> ג.</w:t>
      </w:r>
      <w:r w:rsidRPr="00043784">
        <w:rPr>
          <w:rtl/>
        </w:rPr>
        <w:t xml:space="preserve"> </w:t>
      </w:r>
      <w:r w:rsidRPr="000C1CD3">
        <w:rPr>
          <w:rStyle w:val="af6"/>
          <w:rtl/>
        </w:rPr>
        <w:t>אי</w:t>
      </w:r>
      <w:r w:rsidRPr="00043784">
        <w:rPr>
          <w:rtl/>
        </w:rPr>
        <w:t xml:space="preserve"> צריך אגד,</w:t>
      </w:r>
    </w:p>
    <w:p w14:paraId="3F6AE59B" w14:textId="1FA47328" w:rsidR="0026136E" w:rsidRPr="0026136E" w:rsidRDefault="00E403A1" w:rsidP="001711C4">
      <w:pPr>
        <w:pStyle w:val="31"/>
        <w:framePr w:wrap="notBeside"/>
        <w:rPr>
          <w:rtl/>
        </w:rPr>
      </w:pPr>
      <w:r w:rsidRPr="0026136E">
        <w:rPr>
          <w:rtl/>
        </w:rPr>
        <w:t>וכתנאי</w:t>
      </w:r>
      <w:r w:rsidR="0026136E">
        <w:rPr>
          <w:rFonts w:hint="cs"/>
          <w:rtl/>
        </w:rPr>
        <w:t>:</w:t>
      </w:r>
    </w:p>
    <w:p w14:paraId="50733406" w14:textId="6A949E06" w:rsidR="00134B36" w:rsidRPr="00043784" w:rsidRDefault="00E403A1" w:rsidP="00E403A1">
      <w:pPr>
        <w:pStyle w:val="affd"/>
        <w:widowControl w:val="0"/>
        <w:rPr>
          <w:rtl/>
        </w:rPr>
      </w:pPr>
      <w:r w:rsidRPr="000C1CD3">
        <w:rPr>
          <w:rStyle w:val="af6"/>
          <w:rtl/>
        </w:rPr>
        <w:t>דלר"י</w:t>
      </w:r>
      <w:r w:rsidR="00B97B18" w:rsidRPr="00043784">
        <w:rPr>
          <w:rFonts w:hint="cs"/>
          <w:rtl/>
        </w:rPr>
        <w:t>:</w:t>
      </w:r>
      <w:r w:rsidRPr="00043784">
        <w:rPr>
          <w:rtl/>
        </w:rPr>
        <w:t xml:space="preserve"> בעי אגד דיליף </w:t>
      </w:r>
      <w:r w:rsidR="0035215E">
        <w:rPr>
          <w:rStyle w:val="af8"/>
          <w:rFonts w:hint="cs"/>
          <w:rtl/>
        </w:rPr>
        <w:t xml:space="preserve">לקיחה </w:t>
      </w:r>
      <w:r w:rsidRPr="00043784">
        <w:rPr>
          <w:rStyle w:val="af8"/>
          <w:rFonts w:hint="cs"/>
          <w:rtl/>
        </w:rPr>
        <w:t xml:space="preserve">לקיחה </w:t>
      </w:r>
      <w:r w:rsidRPr="00043784">
        <w:rPr>
          <w:rtl/>
        </w:rPr>
        <w:t xml:space="preserve">מאזוב, </w:t>
      </w:r>
    </w:p>
    <w:p w14:paraId="6AF3DF1C" w14:textId="77777777" w:rsidR="0026136E" w:rsidRPr="0026136E" w:rsidRDefault="00E403A1" w:rsidP="001711C4">
      <w:pPr>
        <w:pStyle w:val="31"/>
        <w:framePr w:wrap="notBeside"/>
        <w:rPr>
          <w:rtl/>
        </w:rPr>
      </w:pPr>
      <w:r w:rsidRPr="0026136E">
        <w:rPr>
          <w:rtl/>
        </w:rPr>
        <w:t>והך</w:t>
      </w:r>
    </w:p>
    <w:p w14:paraId="6E9FBB18" w14:textId="1F59ACC9" w:rsidR="00E403A1" w:rsidRPr="00043784" w:rsidRDefault="00E403A1" w:rsidP="0026136E">
      <w:pPr>
        <w:pStyle w:val="affd"/>
        <w:widowControl w:val="0"/>
        <w:rPr>
          <w:rtl/>
        </w:rPr>
      </w:pPr>
      <w:r w:rsidRPr="00043784">
        <w:rPr>
          <w:rtl/>
        </w:rPr>
        <w:t>דלולב מצווה לאוגדו</w:t>
      </w:r>
      <w:r w:rsidRPr="0035215E">
        <w:rPr>
          <w:rStyle w:val="afff6"/>
          <w:rtl/>
        </w:rPr>
        <w:t>,</w:t>
      </w:r>
      <w:r w:rsidR="0035215E">
        <w:rPr>
          <w:rStyle w:val="afff6"/>
          <w:rFonts w:hint="cs"/>
          <w:rtl/>
        </w:rPr>
        <w:t xml:space="preserve"> </w:t>
      </w:r>
      <w:r w:rsidR="0035215E" w:rsidRPr="0035215E">
        <w:rPr>
          <w:rStyle w:val="afff6"/>
          <w:rFonts w:hint="cs"/>
          <w:rtl/>
        </w:rPr>
        <w:t>[ודיעבד כשר]</w:t>
      </w:r>
      <w:r w:rsidRPr="00043784">
        <w:rPr>
          <w:rtl/>
        </w:rPr>
        <w:t xml:space="preserve"> </w:t>
      </w:r>
      <w:r w:rsidR="0035215E">
        <w:rPr>
          <w:rtl/>
        </w:rPr>
        <w:t>–</w:t>
      </w:r>
      <w:r w:rsidR="000C767D">
        <w:rPr>
          <w:rFonts w:hint="cs"/>
          <w:rtl/>
        </w:rPr>
        <w:t xml:space="preserve"> </w:t>
      </w:r>
      <w:r w:rsidR="0035215E" w:rsidRPr="0035215E">
        <w:rPr>
          <w:rStyle w:val="af6"/>
          <w:rFonts w:hint="cs"/>
          <w:rtl/>
        </w:rPr>
        <w:t>לרבנן:</w:t>
      </w:r>
      <w:del w:id="10690" w:author="דבורה שירה פלג" w:date="2026-07-24T14:28:00Z" w16du:dateUtc="2026-07-24T11:28:00Z">
        <w:r w:rsidR="0035215E" w:rsidDel="00083A13">
          <w:rPr>
            <w:rFonts w:hint="cs"/>
            <w:rtl/>
          </w:rPr>
          <w:delText xml:space="preserve"> </w:delText>
        </w:r>
        <w:r w:rsidR="000C767D" w:rsidDel="00083A13">
          <w:rPr>
            <w:rFonts w:hint="cs"/>
            <w:rtl/>
          </w:rPr>
          <w:delText>שאני</w:delText>
        </w:r>
      </w:del>
      <w:r w:rsidR="000C767D">
        <w:rPr>
          <w:rFonts w:hint="cs"/>
          <w:rtl/>
        </w:rPr>
        <w:t xml:space="preserve"> </w:t>
      </w:r>
      <w:r w:rsidRPr="00043784">
        <w:rPr>
          <w:rtl/>
        </w:rPr>
        <w:t>ד</w:t>
      </w:r>
      <w:r w:rsidR="0035215E">
        <w:rPr>
          <w:rStyle w:val="af8"/>
          <w:rtl/>
        </w:rPr>
        <w:t>וְאַנְוֵהוּ</w:t>
      </w:r>
      <w:r w:rsidRPr="00043784">
        <w:rPr>
          <w:rtl/>
        </w:rPr>
        <w:t>.</w:t>
      </w:r>
    </w:p>
    <w:p w14:paraId="00D97DA9" w14:textId="77777777" w:rsidR="00E403A1" w:rsidRPr="00435B83" w:rsidRDefault="00252715" w:rsidP="00435B83">
      <w:pPr>
        <w:pStyle w:val="af1"/>
        <w:rPr>
          <w:rtl/>
        </w:rPr>
      </w:pPr>
      <w:bookmarkStart w:id="60" w:name="_Toc155720237"/>
      <w:r w:rsidRPr="00435B83">
        <w:rPr>
          <w:rFonts w:hint="cs"/>
          <w:rtl/>
        </w:rPr>
        <w:t xml:space="preserve">אין </w:t>
      </w:r>
      <w:r w:rsidR="00E403A1" w:rsidRPr="00435B83">
        <w:rPr>
          <w:rtl/>
        </w:rPr>
        <w:t>מקבל טומאה</w:t>
      </w:r>
      <w:bookmarkEnd w:id="60"/>
    </w:p>
    <w:p w14:paraId="1C4B6753" w14:textId="39E5EECF" w:rsidR="0026136E" w:rsidRPr="0026136E" w:rsidRDefault="0026136E" w:rsidP="001711C4">
      <w:pPr>
        <w:pStyle w:val="31"/>
        <w:framePr w:wrap="notBeside"/>
        <w:rPr>
          <w:rtl/>
        </w:rPr>
      </w:pPr>
      <w:r>
        <w:rPr>
          <w:rFonts w:hint="cs"/>
          <w:rtl/>
        </w:rPr>
        <w:t xml:space="preserve">א. </w:t>
      </w:r>
      <w:r w:rsidR="00E403A1" w:rsidRPr="0026136E">
        <w:rPr>
          <w:rtl/>
        </w:rPr>
        <w:t>לר"א</w:t>
      </w:r>
      <w:r w:rsidR="00E403A1" w:rsidRPr="0026136E">
        <w:rPr>
          <w:rFonts w:hint="cs"/>
          <w:rtl/>
        </w:rPr>
        <w:t>:</w:t>
      </w:r>
    </w:p>
    <w:p w14:paraId="32B66C46" w14:textId="2AEC85DF" w:rsidR="00E403A1" w:rsidRPr="00043784" w:rsidRDefault="00E403A1" w:rsidP="00E403A1">
      <w:pPr>
        <w:pStyle w:val="affd"/>
        <w:widowControl w:val="0"/>
        <w:rPr>
          <w:rtl/>
        </w:rPr>
      </w:pPr>
      <w:r w:rsidRPr="00043784">
        <w:rPr>
          <w:rtl/>
        </w:rPr>
        <w:t xml:space="preserve">דענני כבוד </w:t>
      </w:r>
      <w:r w:rsidR="0035215E">
        <w:rPr>
          <w:rStyle w:val="af4"/>
          <w:rFonts w:hint="cs"/>
          <w:color w:val="auto"/>
          <w:rtl/>
        </w:rPr>
        <w:t>-</w:t>
      </w:r>
      <w:r w:rsidRPr="00043784">
        <w:rPr>
          <w:rStyle w:val="af4"/>
          <w:color w:val="auto"/>
          <w:rtl/>
        </w:rPr>
        <w:t xml:space="preserve"> </w:t>
      </w:r>
      <w:r w:rsidRPr="00043784">
        <w:rPr>
          <w:rStyle w:val="af8"/>
          <w:rFonts w:hint="cs"/>
          <w:rtl/>
        </w:rPr>
        <w:t>אד יעלה מן הארץ</w:t>
      </w:r>
      <w:r w:rsidRPr="00043784">
        <w:rPr>
          <w:rtl/>
        </w:rPr>
        <w:t xml:space="preserve">, </w:t>
      </w:r>
    </w:p>
    <w:p w14:paraId="2C48FD14" w14:textId="77777777" w:rsidR="00083A13" w:rsidRPr="0026136E" w:rsidRDefault="00083A13">
      <w:pPr>
        <w:pStyle w:val="31"/>
        <w:framePr w:wrap="notBeside"/>
        <w:rPr>
          <w:rtl/>
        </w:rPr>
      </w:pPr>
      <w:del w:id="10689" w:author="דבורה שירה פלג" w:date="2026-07-24T14:38:00Z" w16du:dateUtc="2026-07-24T11:38:00Z">
        <w:r w:rsidDel="00083A13">
          <w:rPr>
            <w:rFonts w:hint="cs"/>
            <w:rtl/>
          </w:rPr>
          <w:delText>ב.</w:delText>
        </w:r>
      </w:del>
      <w:r>
        <w:rPr>
          <w:rFonts w:hint="cs"/>
          <w:rtl/>
        </w:rPr>
        <w:t xml:space="preserve"> </w:t>
      </w:r>
      <w:r w:rsidRPr="0026136E">
        <w:rPr>
          <w:rtl/>
        </w:rPr>
        <w:t>ולר"ע</w:t>
      </w:r>
      <w:r w:rsidRPr="0026136E">
        <w:rPr>
          <w:rFonts w:hint="cs"/>
          <w:rtl/>
        </w:rPr>
        <w:t>:</w:t>
      </w:r>
    </w:p>
    <w:p w14:paraId="1B6495E5" w14:textId="100A2A92" w:rsidR="00D111DD" w:rsidRPr="00C74157" w:rsidRDefault="00E403A1" w:rsidP="00E403A1">
      <w:pPr>
        <w:pStyle w:val="affd"/>
        <w:widowControl w:val="0"/>
        <w:rPr>
          <w:spacing w:val="-2"/>
          <w:rtl/>
        </w:rPr>
      </w:pPr>
      <w:r w:rsidRPr="00C74157">
        <w:rPr>
          <w:spacing w:val="-2"/>
          <w:rtl/>
        </w:rPr>
        <w:t xml:space="preserve">דסוכות ממש </w:t>
      </w:r>
      <w:r w:rsidRPr="00C74157">
        <w:rPr>
          <w:rStyle w:val="af8"/>
          <w:rFonts w:hint="cs"/>
          <w:spacing w:val="-2"/>
          <w:rtl/>
        </w:rPr>
        <w:t>חג הסוכות</w:t>
      </w:r>
      <w:r w:rsidRPr="00C74157">
        <w:rPr>
          <w:rStyle w:val="af8"/>
          <w:spacing w:val="-2"/>
          <w:rtl/>
        </w:rPr>
        <w:t xml:space="preserve"> </w:t>
      </w:r>
      <w:r w:rsidRPr="00C74157">
        <w:rPr>
          <w:spacing w:val="-2"/>
          <w:rtl/>
        </w:rPr>
        <w:t>מקיש לחגיגה</w:t>
      </w:r>
      <w:r w:rsidR="002D0546" w:rsidRPr="00C74157">
        <w:rPr>
          <w:rFonts w:hint="cs"/>
          <w:spacing w:val="-2"/>
          <w:rtl/>
        </w:rPr>
        <w:t>,</w:t>
      </w:r>
      <w:r w:rsidRPr="00C74157">
        <w:rPr>
          <w:spacing w:val="-2"/>
          <w:rtl/>
        </w:rPr>
        <w:t xml:space="preserve"> </w:t>
      </w:r>
      <w:r w:rsidR="00C74157" w:rsidRPr="00C74157">
        <w:rPr>
          <w:rStyle w:val="af6"/>
          <w:rFonts w:hint="cs"/>
          <w:spacing w:val="-2"/>
          <w:rtl/>
        </w:rPr>
        <w:t>וקשה</w:t>
      </w:r>
      <w:r w:rsidR="00C74157" w:rsidRPr="00C74157">
        <w:rPr>
          <w:rFonts w:hint="cs"/>
          <w:spacing w:val="-2"/>
          <w:rtl/>
        </w:rPr>
        <w:t xml:space="preserve"> דנימא סוכה בע''ח</w:t>
      </w:r>
    </w:p>
    <w:p w14:paraId="675AD55F" w14:textId="77777777" w:rsidR="00841846" w:rsidRPr="00C01657" w:rsidRDefault="00841846" w:rsidP="009D377E">
      <w:pPr>
        <w:pStyle w:val="ad"/>
        <w:framePr w:wrap="around"/>
        <w:rPr>
          <w:rStyle w:val="af4"/>
          <w:color w:val="auto"/>
          <w:rtl/>
        </w:rPr>
      </w:pPr>
      <w:bookmarkStart w:id="61" w:name="_Toc155720238"/>
      <w:r w:rsidRPr="00C01657">
        <w:rPr>
          <w:rFonts w:hint="cs"/>
          <w:rtl/>
        </w:rPr>
        <w:t>יב.</w:t>
      </w:r>
      <w:bookmarkEnd w:id="61"/>
    </w:p>
    <w:p w14:paraId="137BF372" w14:textId="77777777" w:rsidR="0026136E" w:rsidRPr="0026136E" w:rsidRDefault="00E403A1" w:rsidP="001711C4">
      <w:pPr>
        <w:pStyle w:val="31"/>
        <w:framePr w:wrap="notBeside"/>
        <w:rPr>
          <w:rtl/>
        </w:rPr>
      </w:pPr>
      <w:r w:rsidRPr="0026136E">
        <w:rPr>
          <w:rtl/>
        </w:rPr>
        <w:t>ג.</w:t>
      </w:r>
    </w:p>
    <w:p w14:paraId="22B8794D" w14:textId="0594A0F1" w:rsidR="00D111DD" w:rsidRPr="00043784" w:rsidRDefault="00083A13" w:rsidP="00E403A1">
      <w:pPr>
        <w:pStyle w:val="affd"/>
        <w:widowControl w:val="0"/>
        <w:rPr>
          <w:rtl/>
        </w:rPr>
      </w:pPr>
      <w:ins w:id="10688" w:author="דבורה שירה פלג" w:date="2026-07-24T14:38:00Z" w16du:dateUtc="2026-07-24T11:38:00Z">
        <w:r>
          <w:rPr>
            <w:rStyle w:val="af8"/>
            <w:rFonts w:hint="cs"/>
            <w:spacing w:val="2"/>
            <w:rtl/>
          </w:rPr>
          <w:t xml:space="preserve">ב. </w:t>
        </w:r>
      </w:ins>
      <w:r w:rsidR="00E403A1" w:rsidRPr="000C1CD3">
        <w:rPr>
          <w:rStyle w:val="af8"/>
          <w:rFonts w:hint="cs"/>
          <w:spacing w:val="2"/>
          <w:rtl/>
        </w:rPr>
        <w:t>באספך מגרנך ויקבך</w:t>
      </w:r>
      <w:r w:rsidR="00E403A1" w:rsidRPr="000C1CD3">
        <w:rPr>
          <w:spacing w:val="-2"/>
          <w:rtl/>
        </w:rPr>
        <w:t xml:space="preserve"> פסולת גורן ולא יקב עצמו,</w:t>
      </w:r>
      <w:r w:rsidR="000C1CD3" w:rsidRPr="000C1CD3">
        <w:rPr>
          <w:rFonts w:hint="cs"/>
          <w:spacing w:val="-2"/>
          <w:rtl/>
        </w:rPr>
        <w:t xml:space="preserve"> </w:t>
      </w:r>
      <w:r w:rsidR="000C1CD3" w:rsidRPr="000C1CD3">
        <w:rPr>
          <w:rStyle w:val="af6"/>
          <w:rFonts w:hint="cs"/>
          <w:spacing w:val="-2"/>
          <w:rtl/>
        </w:rPr>
        <w:t xml:space="preserve">וקשה </w:t>
      </w:r>
      <w:r w:rsidR="000C1CD3" w:rsidRPr="000C1CD3">
        <w:rPr>
          <w:rFonts w:hint="cs"/>
          <w:spacing w:val="-2"/>
          <w:rtl/>
        </w:rPr>
        <w:t>מיין קרוש</w:t>
      </w:r>
    </w:p>
    <w:p w14:paraId="2CB9D495" w14:textId="77777777" w:rsidR="0026136E" w:rsidRPr="0026136E" w:rsidRDefault="00E403A1" w:rsidP="001711C4">
      <w:pPr>
        <w:pStyle w:val="31"/>
        <w:framePr w:wrap="notBeside"/>
        <w:rPr>
          <w:rtl/>
        </w:rPr>
      </w:pPr>
      <w:r w:rsidRPr="0026136E">
        <w:rPr>
          <w:rtl/>
        </w:rPr>
        <w:t>ד.</w:t>
      </w:r>
    </w:p>
    <w:p w14:paraId="4A1475B2" w14:textId="75045C17" w:rsidR="00E403A1" w:rsidRPr="00043784" w:rsidRDefault="00E403A1" w:rsidP="00E403A1">
      <w:pPr>
        <w:pStyle w:val="affd"/>
        <w:widowControl w:val="0"/>
        <w:rPr>
          <w:rStyle w:val="af4"/>
          <w:color w:val="auto"/>
          <w:rtl/>
        </w:rPr>
      </w:pPr>
      <w:r w:rsidRPr="00043784">
        <w:rPr>
          <w:rStyle w:val="af8"/>
          <w:rFonts w:hint="eastAsia"/>
          <w:u w:val="single"/>
          <w:rtl/>
        </w:rPr>
        <w:t>מ</w:t>
      </w:r>
      <w:r w:rsidRPr="00043784">
        <w:rPr>
          <w:rStyle w:val="af8"/>
          <w:rFonts w:hint="cs"/>
          <w:rtl/>
        </w:rPr>
        <w:t xml:space="preserve">גרנך </w:t>
      </w:r>
      <w:r w:rsidRPr="00043784">
        <w:rPr>
          <w:rStyle w:val="af8"/>
          <w:rFonts w:hint="eastAsia"/>
          <w:u w:val="single"/>
          <w:rtl/>
        </w:rPr>
        <w:t>מ</w:t>
      </w:r>
      <w:r w:rsidRPr="00043784">
        <w:rPr>
          <w:rStyle w:val="af8"/>
          <w:rFonts w:hint="cs"/>
          <w:rtl/>
        </w:rPr>
        <w:t>יקבך</w:t>
      </w:r>
      <w:r w:rsidRPr="00043784">
        <w:rPr>
          <w:rtl/>
        </w:rPr>
        <w:t xml:space="preserve"> ולא עצמו</w:t>
      </w:r>
      <w:r w:rsidR="002D0546" w:rsidRPr="00043784">
        <w:rPr>
          <w:rFonts w:hint="cs"/>
          <w:rtl/>
        </w:rPr>
        <w:t>,</w:t>
      </w:r>
    </w:p>
    <w:p w14:paraId="16BB78FC" w14:textId="77777777" w:rsidR="0026136E" w:rsidRPr="0026136E" w:rsidRDefault="00E403A1" w:rsidP="001711C4">
      <w:pPr>
        <w:pStyle w:val="31"/>
        <w:framePr w:wrap="notBeside"/>
        <w:rPr>
          <w:rtl/>
        </w:rPr>
      </w:pPr>
      <w:r w:rsidRPr="0026136E">
        <w:rPr>
          <w:rtl/>
        </w:rPr>
        <w:t>ה.</w:t>
      </w:r>
    </w:p>
    <w:p w14:paraId="0DF405A2" w14:textId="53440E08" w:rsidR="00E403A1" w:rsidRPr="00043784" w:rsidRDefault="00E403A1" w:rsidP="00E403A1">
      <w:pPr>
        <w:pStyle w:val="affd"/>
        <w:widowControl w:val="0"/>
        <w:rPr>
          <w:rtl/>
        </w:rPr>
      </w:pPr>
      <w:r w:rsidRPr="00043784">
        <w:rPr>
          <w:rStyle w:val="af8"/>
          <w:rFonts w:hint="cs"/>
          <w:rtl/>
        </w:rPr>
        <w:t>הביאו</w:t>
      </w:r>
      <w:r w:rsidRPr="00043784">
        <w:rPr>
          <w:rtl/>
        </w:rPr>
        <w:t xml:space="preserve"> </w:t>
      </w:r>
      <w:r w:rsidRPr="00043784">
        <w:rPr>
          <w:rStyle w:val="af8"/>
          <w:rFonts w:hint="cs"/>
          <w:rtl/>
        </w:rPr>
        <w:t>עלי הדס</w:t>
      </w:r>
      <w:r w:rsidRPr="00043784">
        <w:rPr>
          <w:rtl/>
        </w:rPr>
        <w:t xml:space="preserve"> שוטה לסוכה </w:t>
      </w:r>
      <w:r w:rsidRPr="00043784">
        <w:rPr>
          <w:rStyle w:val="af8"/>
          <w:rFonts w:hint="cs"/>
          <w:rtl/>
        </w:rPr>
        <w:t>ועץ עבות</w:t>
      </w:r>
      <w:r w:rsidRPr="00043784">
        <w:rPr>
          <w:rtl/>
        </w:rPr>
        <w:t xml:space="preserve"> ללולב.  </w:t>
      </w:r>
    </w:p>
    <w:p w14:paraId="6588D4C4" w14:textId="4364D99B" w:rsidR="00E403A1" w:rsidRPr="00E42FF2" w:rsidRDefault="0026136E" w:rsidP="00E42FF2">
      <w:pPr>
        <w:pStyle w:val="af"/>
        <w:rPr>
          <w:rtl/>
        </w:rPr>
      </w:pPr>
      <w:r>
        <w:rPr>
          <w:rFonts w:hint="cs"/>
          <w:rtl/>
        </w:rPr>
        <w:t>***</w:t>
      </w:r>
    </w:p>
    <w:p w14:paraId="564A2B5B" w14:textId="77777777" w:rsidR="00AE0E54" w:rsidRPr="00AE0E54" w:rsidRDefault="00AE0E54" w:rsidP="00AE0E54">
      <w:pPr>
        <w:pStyle w:val="31"/>
        <w:framePr w:wrap="notBeside"/>
        <w:rPr>
          <w:rtl/>
        </w:rPr>
      </w:pPr>
      <w:bookmarkStart w:id="62" w:name="_Toc155720239"/>
      <w:r w:rsidRPr="00AE0E54">
        <w:rPr>
          <w:rtl/>
        </w:rPr>
        <w:t>◄</w:t>
      </w:r>
    </w:p>
    <w:p>
      <w:pPr>
        <w:pStyle w:val="MishnaBatzad"/>
        <w:rPr>
          <w:ins w:id="20201" w:author="קלוד" w:date="2026-10-06T10:10:33Z"/>
        </w:rPr>
      </w:pPr>
      <w:ins w:id="20200" w:author="קלוד" w:date="2026-10-06T10:10:33Z">
        <w:r>
          <w:t xml:space="preserve">משנה ה</w:t>
        </w:r>
      </w:ins>
    </w:p>
    <w:p w14:paraId="4D5756E4" w14:textId="5B1BD869" w:rsidR="00C456AD" w:rsidRPr="00EA0934" w:rsidRDefault="00E403A1" w:rsidP="009D377E">
      <w:pPr>
        <w:pStyle w:val="afff"/>
        <w:rPr>
          <w:rStyle w:val="afff0"/>
          <w:rtl/>
        </w:rPr>
      </w:pPr>
      <w:r w:rsidRPr="008C6AC7">
        <w:rPr>
          <w:rStyle w:val="afffd"/>
          <w:rFonts w:hint="cs"/>
          <w:rtl/>
        </w:rPr>
        <w:t>ח</w:t>
      </w:r>
      <w:r w:rsidRPr="008C6AC7">
        <w:rPr>
          <w:rStyle w:val="afffd"/>
          <w:rtl/>
        </w:rPr>
        <w:t>בילי קש ועצים וזרדים</w:t>
      </w:r>
      <w:r w:rsidR="0035215E">
        <w:rPr>
          <w:rStyle w:val="afffd"/>
          <w:rFonts w:hint="cs"/>
          <w:rtl/>
        </w:rPr>
        <w:t>-</w:t>
      </w:r>
      <w:r w:rsidRPr="00EA0934">
        <w:rPr>
          <w:rStyle w:val="afff0"/>
          <w:rFonts w:hint="cs"/>
          <w:rtl/>
        </w:rPr>
        <w:t xml:space="preserve"> אין מסככין בהן,</w:t>
      </w:r>
      <w:bookmarkEnd w:id="62"/>
    </w:p>
    <w:p w14:paraId="35B5FA22" w14:textId="77777777" w:rsidR="00F95309" w:rsidRPr="00F95309" w:rsidRDefault="00F95309" w:rsidP="00F95309">
      <w:pPr>
        <w:pStyle w:val="31"/>
        <w:framePr w:wrap="notBeside"/>
        <w:rPr>
          <w:rtl/>
        </w:rPr>
      </w:pPr>
      <w:bookmarkStart w:id="63" w:name="_Toc155720240"/>
      <w:r w:rsidRPr="00F95309">
        <w:rPr>
          <w:rtl/>
        </w:rPr>
        <w:t>◄</w:t>
      </w:r>
    </w:p>
    <w:p w14:paraId="2AAD540D" w14:textId="2DB5E243" w:rsidR="00E403A1" w:rsidRPr="00C01657" w:rsidRDefault="00E403A1" w:rsidP="009D377E">
      <w:pPr>
        <w:pStyle w:val="a3"/>
        <w:rPr>
          <w:rtl/>
        </w:rPr>
      </w:pPr>
      <w:r w:rsidRPr="00EA0934">
        <w:rPr>
          <w:rStyle w:val="afff0"/>
          <w:rFonts w:hint="cs"/>
          <w:rtl/>
        </w:rPr>
        <w:t>וכולן</w:t>
      </w:r>
      <w:r w:rsidRPr="00EA0934">
        <w:rPr>
          <w:rStyle w:val="afff0"/>
          <w:rtl/>
        </w:rPr>
        <w:t xml:space="preserve"> </w:t>
      </w:r>
      <w:r w:rsidRPr="00EA0934">
        <w:rPr>
          <w:rStyle w:val="afff0"/>
          <w:rFonts w:hint="cs"/>
          <w:rtl/>
        </w:rPr>
        <w:t>ש</w:t>
      </w:r>
      <w:r w:rsidRPr="00EA0934">
        <w:rPr>
          <w:rStyle w:val="afff0"/>
          <w:rtl/>
        </w:rPr>
        <w:t>התירן</w:t>
      </w:r>
      <w:r w:rsidRPr="00EA0934">
        <w:rPr>
          <w:rStyle w:val="afff0"/>
          <w:rFonts w:hint="cs"/>
          <w:rtl/>
        </w:rPr>
        <w:t xml:space="preserve"> כשרות</w:t>
      </w:r>
      <w:r w:rsidRPr="00EA0934">
        <w:rPr>
          <w:rStyle w:val="afff0"/>
          <w:rtl/>
        </w:rPr>
        <w:t>, ו</w:t>
      </w:r>
      <w:r w:rsidRPr="00EA0934">
        <w:rPr>
          <w:rStyle w:val="afff0"/>
          <w:rFonts w:hint="cs"/>
          <w:rtl/>
        </w:rPr>
        <w:t>כולן כשרות ל</w:t>
      </w:r>
      <w:r w:rsidRPr="00EA0934">
        <w:rPr>
          <w:rStyle w:val="afff0"/>
          <w:rtl/>
        </w:rPr>
        <w:t>דפנות</w:t>
      </w:r>
      <w:bookmarkEnd w:id="63"/>
      <w:r w:rsidRPr="00C01657">
        <w:rPr>
          <w:rtl/>
        </w:rPr>
        <w:t>.</w:t>
      </w:r>
    </w:p>
    <w:p w14:paraId="23C17F83" w14:textId="77777777" w:rsidR="0026136E" w:rsidRPr="0026136E" w:rsidRDefault="00E403A1" w:rsidP="001711C4">
      <w:pPr>
        <w:pStyle w:val="31"/>
        <w:framePr w:wrap="notBeside"/>
        <w:rPr>
          <w:rtl/>
        </w:rPr>
      </w:pPr>
      <w:r w:rsidRPr="0026136E">
        <w:rPr>
          <w:rFonts w:hint="cs"/>
          <w:rtl/>
        </w:rPr>
        <w:t>א.</w:t>
      </w:r>
    </w:p>
    <w:p w14:paraId="567E4DCA" w14:textId="74F2010F" w:rsidR="00E403A1" w:rsidRPr="00043784" w:rsidRDefault="00E403A1" w:rsidP="0026136E">
      <w:pPr>
        <w:rPr>
          <w:rStyle w:val="af4"/>
          <w:color w:val="auto"/>
          <w:rtl/>
        </w:rPr>
      </w:pPr>
      <w:bookmarkStart w:id="64" w:name="_Toc155720241"/>
      <w:r>
        <w:rPr>
          <w:rStyle w:val="a6"/>
          <w:rFonts w:hint="cs"/>
          <w:spacing w:val="0"/>
          <w:rtl/>
        </w:rPr>
        <w:t xml:space="preserve">חבילי </w:t>
      </w:r>
      <w:del w:id="9001" w:author="עריכה מהאתר" w:date="2026-10-06T12:28:50Z">
        <w:r>
          <w:rPr>
            <w:rStyle w:val="a6"/>
            <w:rFonts w:hint="cs"/>
            <w:spacing w:val="0"/>
            <w:rtl/>
          </w:rPr>
          <w:delText xml:space="preserve">קש</w:delText>
        </w:r>
      </w:del>
      <w:ins w:id="9002" w:author="עריכה מהאתר" w:date="2026-10-06T12:28:50Z">
        <w:r>
          <w:rPr>
            <w:rStyle w:val="a6"/>
            <w:rFonts w:hint="cs"/>
            <w:spacing w:val="0"/>
            <w:rtl/>
          </w:rPr>
          <w:t xml:space="preserve">קש משום</w:t>
        </w:r>
      </w:ins>
      <w:bookmarkEnd w:id="64"/>
      <w:r w:rsidR="00890DF9" w:rsidRPr="00043784">
        <w:rPr>
          <w:rFonts w:hint="cs"/>
          <w:rtl/>
        </w:rPr>
        <w:t xml:space="preserve"> גזירת אוצ</w:t>
      </w:r>
      <w:r w:rsidR="00890DF9" w:rsidRPr="00043784">
        <w:rPr>
          <w:rFonts w:ascii="BA Vilna Regular" w:hAnsi="BA Vilna Regular"/>
          <w:rtl/>
        </w:rPr>
        <w:t>ר,</w:t>
      </w:r>
      <w:r w:rsidRPr="00043784">
        <w:rPr>
          <w:rFonts w:hint="cs"/>
          <w:rtl/>
        </w:rPr>
        <w:t xml:space="preserve"> </w:t>
      </w:r>
      <w:r w:rsidR="00F95309">
        <w:rPr>
          <w:rtl/>
        </w:rPr>
        <w:tab/>
      </w:r>
      <w:r w:rsidR="00F95309">
        <w:rPr>
          <w:rFonts w:hint="cs"/>
          <w:rtl/>
        </w:rPr>
        <w:t xml:space="preserve">  </w:t>
      </w:r>
      <w:r w:rsidR="00890DF9" w:rsidRPr="00043784">
        <w:rPr>
          <w:rStyle w:val="a6"/>
          <w:rFonts w:hint="cs"/>
          <w:spacing w:val="0"/>
          <w:rtl/>
        </w:rPr>
        <w:t>וחוטט בגדיש</w:t>
      </w:r>
      <w:r w:rsidR="00890DF9" w:rsidRPr="00043784">
        <w:rPr>
          <w:rStyle w:val="af8"/>
          <w:rFonts w:hint="eastAsia"/>
          <w:rtl/>
        </w:rPr>
        <w:t xml:space="preserve"> </w:t>
      </w:r>
      <w:r w:rsidRPr="00043784">
        <w:rPr>
          <w:rStyle w:val="af8"/>
          <w:rFonts w:hint="eastAsia"/>
          <w:rtl/>
        </w:rPr>
        <w:t>תעשה</w:t>
      </w:r>
      <w:r w:rsidRPr="00043784">
        <w:rPr>
          <w:rFonts w:hint="cs"/>
          <w:rtl/>
        </w:rPr>
        <w:t xml:space="preserve"> ולא מן העשוי,</w:t>
      </w:r>
      <w:r w:rsidR="00BE3416" w:rsidRPr="00043784">
        <w:rPr>
          <w:rFonts w:hint="cs"/>
          <w:rtl/>
        </w:rPr>
        <w:t xml:space="preserve"> </w:t>
      </w:r>
    </w:p>
    <w:p w14:paraId="37A868C2" w14:textId="77777777" w:rsidR="0026136E" w:rsidRPr="0026136E" w:rsidRDefault="00E403A1" w:rsidP="001711C4">
      <w:pPr>
        <w:pStyle w:val="31"/>
        <w:framePr w:wrap="notBeside"/>
        <w:rPr>
          <w:rtl/>
        </w:rPr>
      </w:pPr>
      <w:r w:rsidRPr="0026136E">
        <w:rPr>
          <w:rtl/>
        </w:rPr>
        <w:t>ב.</w:t>
      </w:r>
    </w:p>
    <w:p w14:paraId="467B1AC5" w14:textId="3EE0F7B9" w:rsidR="00252715" w:rsidRPr="00043784" w:rsidRDefault="00E403A1" w:rsidP="007468F6">
      <w:pPr>
        <w:pStyle w:val="affd"/>
        <w:widowControl w:val="0"/>
        <w:rPr>
          <w:rStyle w:val="af4"/>
          <w:color w:val="auto"/>
          <w:rtl/>
        </w:rPr>
      </w:pPr>
      <w:r>
        <w:rPr>
          <w:rtl/>
        </w:rPr>
        <w:t xml:space="preserve">בתרוויהו </w:t>
      </w:r>
      <w:del w:id="9001" w:author="עריכה מהאתר" w:date="2026-10-06T12:30:14Z">
        <w:r>
          <w:rPr>
            <w:rtl/>
          </w:rPr>
          <w:delText xml:space="preserve">איכא</w:delText>
        </w:r>
      </w:del>
      <w:ins w:id="9002" w:author="עריכה מהאתר" w:date="2026-10-06T12:30:14Z">
        <w:r>
          <w:rPr>
            <w:rtl/>
          </w:rPr>
          <w:t xml:space="preserve">יש</w:t>
        </w:r>
      </w:ins>
      <w:r>
        <w:rPr>
          <w:rtl/>
        </w:rPr>
        <w:t xml:space="preserve"> תרוויהו,</w:t>
      </w:r>
      <w:r w:rsidRPr="00F8723C">
        <w:rPr>
          <w:rStyle w:val="ac"/>
          <w:rFonts w:cs="PFT_Frank"/>
          <w:sz w:val="14"/>
          <w:rtl/>
        </w:rPr>
        <w:t xml:space="preserve"> </w:t>
      </w:r>
      <w:r w:rsidR="007468F6" w:rsidRPr="00043784">
        <w:rPr>
          <w:rStyle w:val="af4"/>
          <w:rFonts w:hint="cs"/>
          <w:color w:val="auto"/>
          <w:rtl/>
        </w:rPr>
        <w:t xml:space="preserve"> </w:t>
      </w:r>
    </w:p>
    <w:p w14:paraId="7CE787E4" w14:textId="77777777" w:rsidR="0026136E" w:rsidRPr="0026136E" w:rsidRDefault="00E403A1" w:rsidP="001711C4">
      <w:pPr>
        <w:pStyle w:val="31"/>
        <w:framePr w:wrap="notBeside"/>
        <w:rPr>
          <w:rtl/>
        </w:rPr>
      </w:pPr>
      <w:r w:rsidRPr="0026136E">
        <w:rPr>
          <w:rtl/>
        </w:rPr>
        <w:t>ג.</w:t>
      </w:r>
    </w:p>
    <w:p w14:paraId="7BBECFFA" w14:textId="6456EED8" w:rsidR="00252715" w:rsidRPr="00043784" w:rsidRDefault="00252715" w:rsidP="007468F6">
      <w:pPr>
        <w:pStyle w:val="affd"/>
        <w:widowControl w:val="0"/>
        <w:rPr>
          <w:rtl/>
        </w:rPr>
      </w:pPr>
      <w:r w:rsidRPr="00043784">
        <w:rPr>
          <w:rFonts w:hint="cs"/>
          <w:rtl/>
        </w:rPr>
        <w:t xml:space="preserve">חבילי קש </w:t>
      </w:r>
      <w:r w:rsidR="00E403A1" w:rsidRPr="00717DD1">
        <w:rPr>
          <w:b/>
          <w:bCs/>
          <w:rtl/>
        </w:rPr>
        <w:t xml:space="preserve">אין מסככין </w:t>
      </w:r>
      <w:r w:rsidR="00E403A1" w:rsidRPr="00043784">
        <w:rPr>
          <w:rtl/>
        </w:rPr>
        <w:t xml:space="preserve">לכתחילה דגזירת אוצר, </w:t>
      </w:r>
    </w:p>
    <w:p w14:paraId="623DB6E9" w14:textId="59ADB9EB" w:rsidR="00E403A1" w:rsidRPr="00043784" w:rsidRDefault="00252715" w:rsidP="00252715">
      <w:pPr>
        <w:pStyle w:val="affd"/>
        <w:widowControl w:val="0"/>
        <w:rPr>
          <w:rtl/>
        </w:rPr>
      </w:pPr>
      <w:r w:rsidRPr="00043784">
        <w:rPr>
          <w:rFonts w:hint="cs"/>
          <w:rtl/>
        </w:rPr>
        <w:t>חוטט בגדיש</w:t>
      </w:r>
      <w:r w:rsidR="00E403A1" w:rsidRPr="00043784">
        <w:rPr>
          <w:rtl/>
        </w:rPr>
        <w:t xml:space="preserve"> </w:t>
      </w:r>
      <w:r w:rsidR="00E403A1" w:rsidRPr="00717DD1">
        <w:rPr>
          <w:b/>
          <w:bCs/>
          <w:rtl/>
        </w:rPr>
        <w:t>אינה סוכה</w:t>
      </w:r>
      <w:r w:rsidR="00E403A1" w:rsidRPr="00043784">
        <w:rPr>
          <w:rtl/>
        </w:rPr>
        <w:t xml:space="preserve"> מדאורייתא.</w:t>
      </w:r>
    </w:p>
    <w:p w14:paraId="749EE3AE" w14:textId="77777777" w:rsidR="00841846" w:rsidRPr="00C01657" w:rsidRDefault="00841846" w:rsidP="009D377E">
      <w:pPr>
        <w:pStyle w:val="ad"/>
        <w:framePr w:wrap="around"/>
        <w:rPr>
          <w:rtl/>
        </w:rPr>
      </w:pPr>
      <w:bookmarkStart w:id="65" w:name="_Toc155720242"/>
      <w:r w:rsidRPr="00C01657">
        <w:rPr>
          <w:rFonts w:hint="cs"/>
          <w:rtl/>
        </w:rPr>
        <w:t>יב:</w:t>
      </w:r>
      <w:bookmarkEnd w:id="65"/>
    </w:p>
    <w:p w14:paraId="39E0775B" w14:textId="77777777" w:rsidR="00F95309" w:rsidRPr="00F95309" w:rsidRDefault="00F95309" w:rsidP="00F95309">
      <w:pPr>
        <w:pStyle w:val="31"/>
        <w:framePr w:wrap="notBeside"/>
        <w:rPr>
          <w:rtl/>
        </w:rPr>
      </w:pPr>
      <w:r w:rsidRPr="00F95309">
        <w:rPr>
          <w:rtl/>
        </w:rPr>
        <w:t>◄</w:t>
      </w:r>
      <w:r w:rsidRPr="00F95309">
        <w:rPr>
          <w:rFonts w:hint="cs"/>
          <w:rtl/>
        </w:rPr>
        <w:t>רב</w:t>
      </w:r>
    </w:p>
    <w:p w14:paraId="7EB48AA1" w14:textId="385BEEAF" w:rsidR="00E403A1" w:rsidRPr="0035215E" w:rsidRDefault="00E403A1" w:rsidP="0035215E">
      <w:pPr>
        <w:pStyle w:val="affd"/>
        <w:rPr>
          <w:spacing w:val="-2"/>
          <w:w w:val="96"/>
          <w:rtl/>
        </w:rPr>
      </w:pPr>
      <w:r w:rsidRPr="0035215E">
        <w:rPr>
          <w:rFonts w:cs="PFT_Frank"/>
          <w:b/>
          <w:bCs/>
          <w:spacing w:val="-2"/>
          <w:w w:val="96"/>
          <w:szCs w:val="14"/>
          <w:rtl/>
        </w:rPr>
        <w:t>חצים זכרים</w:t>
      </w:r>
      <w:r w:rsidRPr="0035215E">
        <w:rPr>
          <w:spacing w:val="-2"/>
          <w:w w:val="96"/>
          <w:rtl/>
        </w:rPr>
        <w:t xml:space="preserve"> כשרה ולא גזרי' </w:t>
      </w:r>
      <w:r w:rsidR="0035215E" w:rsidRPr="0035215E">
        <w:rPr>
          <w:rFonts w:hint="cs"/>
          <w:spacing w:val="-2"/>
          <w:w w:val="96"/>
          <w:rtl/>
        </w:rPr>
        <w:t>אטו</w:t>
      </w:r>
      <w:r w:rsidR="0035215E" w:rsidRPr="0035215E">
        <w:rPr>
          <w:rFonts w:cs="PFT_Frank" w:hint="cs"/>
          <w:b/>
          <w:bCs/>
          <w:spacing w:val="-2"/>
          <w:w w:val="96"/>
          <w:szCs w:val="14"/>
          <w:rtl/>
        </w:rPr>
        <w:t xml:space="preserve"> </w:t>
      </w:r>
      <w:r w:rsidRPr="0035215E">
        <w:rPr>
          <w:rFonts w:cs="PFT_Frank"/>
          <w:b/>
          <w:bCs/>
          <w:spacing w:val="-2"/>
          <w:w w:val="96"/>
          <w:szCs w:val="14"/>
          <w:rtl/>
        </w:rPr>
        <w:t>נקבות</w:t>
      </w:r>
      <w:r w:rsidRPr="0035215E">
        <w:rPr>
          <w:spacing w:val="-2"/>
          <w:w w:val="96"/>
          <w:rtl/>
        </w:rPr>
        <w:t xml:space="preserve"> </w:t>
      </w:r>
      <w:r w:rsidR="0035215E" w:rsidRPr="0035215E">
        <w:rPr>
          <w:rFonts w:hint="cs"/>
          <w:spacing w:val="-2"/>
          <w:w w:val="96"/>
          <w:rtl/>
        </w:rPr>
        <w:t>ש</w:t>
      </w:r>
      <w:r w:rsidRPr="0035215E">
        <w:rPr>
          <w:spacing w:val="-2"/>
          <w:w w:val="96"/>
          <w:rtl/>
        </w:rPr>
        <w:t xml:space="preserve">פסולה </w:t>
      </w:r>
      <w:r w:rsidR="0035215E" w:rsidRPr="0035215E">
        <w:rPr>
          <w:rStyle w:val="afff6"/>
          <w:rFonts w:hint="cs"/>
          <w:spacing w:val="-2"/>
          <w:w w:val="96"/>
          <w:rtl/>
        </w:rPr>
        <w:t xml:space="preserve">אף </w:t>
      </w:r>
      <w:r w:rsidRPr="0035215E">
        <w:rPr>
          <w:rStyle w:val="afff6"/>
          <w:spacing w:val="-2"/>
          <w:w w:val="96"/>
          <w:rtl/>
        </w:rPr>
        <w:t>שעשוי</w:t>
      </w:r>
      <w:r w:rsidR="00252715" w:rsidRPr="0035215E">
        <w:rPr>
          <w:rStyle w:val="afff6"/>
          <w:rFonts w:hint="cs"/>
          <w:spacing w:val="-2"/>
          <w:w w:val="96"/>
          <w:rtl/>
        </w:rPr>
        <w:t>ה</w:t>
      </w:r>
      <w:r w:rsidRPr="0035215E">
        <w:rPr>
          <w:rStyle w:val="afff6"/>
          <w:spacing w:val="-2"/>
          <w:w w:val="96"/>
          <w:rtl/>
        </w:rPr>
        <w:t xml:space="preserve"> למלאות</w:t>
      </w:r>
    </w:p>
    <w:p w14:paraId="2A5BE5C1" w14:textId="77777777" w:rsidR="00F95309" w:rsidRPr="00F95309" w:rsidRDefault="00F95309" w:rsidP="00F95309">
      <w:pPr>
        <w:pStyle w:val="31"/>
        <w:framePr w:wrap="notBeside"/>
        <w:rPr>
          <w:rtl/>
        </w:rPr>
      </w:pPr>
      <w:r w:rsidRPr="00F95309">
        <w:rPr>
          <w:rtl/>
        </w:rPr>
        <w:t>◄</w:t>
      </w:r>
      <w:r w:rsidRPr="00F95309">
        <w:rPr>
          <w:rFonts w:hint="cs"/>
          <w:rtl/>
        </w:rPr>
        <w:t>רי''ו</w:t>
      </w:r>
    </w:p>
    <w:p w14:paraId="6F374B01" w14:textId="50F37BB5" w:rsidR="00E403A1" w:rsidRPr="00435B83" w:rsidRDefault="00E403A1" w:rsidP="00C23208">
      <w:pPr>
        <w:pStyle w:val="affd"/>
        <w:rPr>
          <w:rtl/>
        </w:rPr>
      </w:pPr>
      <w:r w:rsidRPr="00C91EAB">
        <w:rPr>
          <w:rFonts w:cs="PFT_Frank"/>
          <w:b/>
          <w:bCs/>
          <w:szCs w:val="14"/>
          <w:rtl/>
        </w:rPr>
        <w:t>אניצי פשתן</w:t>
      </w:r>
      <w:r w:rsidR="00F95309">
        <w:rPr>
          <w:rFonts w:cs="PFT_Frank" w:hint="cs"/>
          <w:b/>
          <w:bCs/>
          <w:szCs w:val="14"/>
          <w:rtl/>
        </w:rPr>
        <w:t>:</w:t>
      </w:r>
      <w:r w:rsidRPr="00043784">
        <w:rPr>
          <w:rtl/>
        </w:rPr>
        <w:t xml:space="preserve"> פסולה, </w:t>
      </w:r>
      <w:r w:rsidRPr="00F8723C">
        <w:rPr>
          <w:rStyle w:val="ac"/>
          <w:rFonts w:cs="PFT_Frank"/>
          <w:sz w:val="14"/>
          <w:rtl/>
        </w:rPr>
        <w:t>הוצני</w:t>
      </w:r>
      <w:r w:rsidR="00F95309">
        <w:rPr>
          <w:rFonts w:hint="cs"/>
          <w:rtl/>
        </w:rPr>
        <w:t>:</w:t>
      </w:r>
      <w:r w:rsidRPr="00043784">
        <w:rPr>
          <w:rtl/>
        </w:rPr>
        <w:t xml:space="preserve"> כשרה, </w:t>
      </w:r>
      <w:r w:rsidRPr="00C91EAB">
        <w:rPr>
          <w:rFonts w:cs="PFT_Frank"/>
          <w:b/>
          <w:bCs/>
          <w:szCs w:val="14"/>
          <w:rtl/>
        </w:rPr>
        <w:t>הושני</w:t>
      </w:r>
      <w:r w:rsidR="00F95309">
        <w:rPr>
          <w:rFonts w:cs="PFT_Frank" w:hint="cs"/>
          <w:b/>
          <w:bCs/>
          <w:szCs w:val="14"/>
          <w:rtl/>
        </w:rPr>
        <w:t>:</w:t>
      </w:r>
      <w:r>
        <w:rPr>
          <w:rtl/>
        </w:rPr>
        <w:t xml:space="preserve"> ספ</w:t>
      </w:r>
      <w:del w:id="9001" w:author="עריכה מהאתר" w:date="2026-10-06T12:30:15Z">
        <w:r>
          <w:rPr>
            <w:rtl/>
          </w:rPr>
          <w:delText xml:space="preserve">ק,</w:delText>
        </w:r>
      </w:del>
      <w:ins w:id="9002" w:author="עריכה מהאתר" w:date="2026-10-06T12:30:15Z">
        <w:r>
          <w:rPr>
            <w:rtl/>
          </w:rPr>
          <w:t xml:space="preserve">ק, </w:t>
        </w:r>
      </w:ins>
      <w:del w:id="10686" w:author="דבורה שירה פלג" w:date="2026-07-24T14:42:00Z" w16du:dateUtc="2026-07-24T11:42:00Z">
        <w:r w:rsidRPr="00043784" w:rsidDel="0005587F">
          <w:rPr>
            <w:rtl/>
          </w:rPr>
          <w:delText xml:space="preserve"> </w:delText>
        </w:r>
      </w:del>
      <w:ins w:id="10687" w:author="דבורה שירה פלג" w:date="2026-07-24T14:41:00Z" w16du:dateUtc="2026-07-24T11:41:00Z">
        <w:r w:rsidR="0005587F">
          <w:rPr>
            <w:rtl/>
          </w:rPr>
          <w:t xml:space="preserve">ואיני יודע מהו</w:t>
        </w:r>
      </w:ins>
    </w:p>
    <w:p w14:paraId="374563C5" w14:textId="3B131754" w:rsidR="00E403A1" w:rsidRPr="00F8723C" w:rsidRDefault="00F95309" w:rsidP="00F95309">
      <w:pPr>
        <w:ind w:left="680"/>
        <w:rPr>
          <w:rStyle w:val="ac"/>
          <w:rFonts w:cs="PFT_Frank"/>
          <w:sz w:val="14"/>
          <w:rtl/>
        </w:rPr>
      </w:pPr>
      <w:r>
        <w:rPr>
          <w:rFonts w:cs="PFT_Frank" w:hint="cs"/>
          <w:b/>
          <w:bCs/>
          <w:szCs w:val="14"/>
          <w:rtl/>
        </w:rPr>
        <w:t xml:space="preserve">   </w:t>
      </w:r>
      <w:r w:rsidR="00E403A1" w:rsidRPr="00C91EAB">
        <w:rPr>
          <w:rFonts w:cs="PFT_Frank"/>
          <w:b/>
          <w:bCs/>
          <w:szCs w:val="14"/>
          <w:rtl/>
        </w:rPr>
        <w:t>תרי ולא דייק</w:t>
      </w:r>
      <w:r>
        <w:rPr>
          <w:rStyle w:val="af2"/>
          <w:rFonts w:hint="cs"/>
          <w:rtl/>
        </w:rPr>
        <w:t>:</w:t>
      </w:r>
      <w:r w:rsidR="00E403A1" w:rsidRPr="00043784">
        <w:rPr>
          <w:rStyle w:val="af2"/>
          <w:rtl/>
        </w:rPr>
        <w:t xml:space="preserve"> </w:t>
      </w:r>
      <w:r w:rsidR="00E403A1" w:rsidRPr="00043784">
        <w:rPr>
          <w:rFonts w:ascii="BA Vilna Regular" w:hAnsi="BA Vilna Regular"/>
          <w:rtl/>
        </w:rPr>
        <w:t xml:space="preserve">ספק </w:t>
      </w:r>
      <w:r w:rsidR="00E403A1" w:rsidRPr="000C1CD3">
        <w:rPr>
          <w:rStyle w:val="af6"/>
          <w:rtl/>
        </w:rPr>
        <w:t>אי</w:t>
      </w:r>
      <w:r w:rsidR="00E403A1" w:rsidRPr="00043784">
        <w:rPr>
          <w:rtl/>
        </w:rPr>
        <w:t xml:space="preserve"> כהושני</w:t>
      </w:r>
      <w:r w:rsidR="00E403A1" w:rsidRPr="000C1CD3">
        <w:rPr>
          <w:rStyle w:val="af6"/>
          <w:rtl/>
        </w:rPr>
        <w:t xml:space="preserve"> או </w:t>
      </w:r>
      <w:r w:rsidR="00E403A1" w:rsidRPr="00043784">
        <w:rPr>
          <w:rtl/>
        </w:rPr>
        <w:t>כהוצני</w:t>
      </w:r>
      <w:r w:rsidR="00E403A1" w:rsidRPr="00043784">
        <w:rPr>
          <w:rFonts w:hint="cs"/>
          <w:rtl/>
        </w:rPr>
        <w:t>.</w:t>
      </w:r>
    </w:p>
    <w:p w14:paraId="7C114086" w14:textId="77777777" w:rsidR="00E403A1" w:rsidRPr="00C01657" w:rsidRDefault="00E403A1" w:rsidP="009D377E">
      <w:pPr>
        <w:pStyle w:val="ad"/>
        <w:framePr w:wrap="around"/>
        <w:rPr>
          <w:rtl/>
        </w:rPr>
      </w:pPr>
      <w:bookmarkStart w:id="66" w:name="_Toc155720243"/>
      <w:r w:rsidRPr="00C01657">
        <w:rPr>
          <w:rFonts w:hint="cs"/>
          <w:rtl/>
        </w:rPr>
        <w:t>יג.</w:t>
      </w:r>
      <w:bookmarkEnd w:id="66"/>
    </w:p>
    <w:p w14:paraId="3CE54B37" w14:textId="04E511AC" w:rsidR="00E403A1" w:rsidRPr="00F8723C" w:rsidRDefault="00E403A1" w:rsidP="00252715">
      <w:pPr>
        <w:rPr>
          <w:rStyle w:val="ac"/>
          <w:rFonts w:cs="PFT_Frank"/>
          <w:sz w:val="14"/>
          <w:rtl/>
        </w:rPr>
      </w:pPr>
      <w:r w:rsidRPr="00C91EAB">
        <w:rPr>
          <w:rFonts w:cs="PFT_Frank"/>
          <w:b/>
          <w:bCs/>
          <w:szCs w:val="14"/>
          <w:rtl/>
        </w:rPr>
        <w:t>שושי</w:t>
      </w:r>
      <w:r w:rsidR="00252715" w:rsidRPr="00C91EAB">
        <w:rPr>
          <w:rFonts w:cs="PFT_Frank" w:hint="cs"/>
          <w:b/>
          <w:bCs/>
          <w:szCs w:val="14"/>
          <w:rtl/>
        </w:rPr>
        <w:t xml:space="preserve"> ושוורצי</w:t>
      </w:r>
      <w:r w:rsidRPr="00043784">
        <w:rPr>
          <w:rStyle w:val="af4"/>
          <w:color w:val="auto"/>
          <w:rtl/>
        </w:rPr>
        <w:t xml:space="preserve"> </w:t>
      </w:r>
      <w:r w:rsidR="00252715" w:rsidRPr="00043784">
        <w:rPr>
          <w:rStyle w:val="af4"/>
          <w:color w:val="auto"/>
          <w:rtl/>
        </w:rPr>
        <w:tab/>
      </w:r>
      <w:r w:rsidR="00F95309">
        <w:rPr>
          <w:rStyle w:val="af4"/>
          <w:rFonts w:hint="cs"/>
          <w:color w:val="auto"/>
          <w:rtl/>
        </w:rPr>
        <w:t>ר''י</w:t>
      </w:r>
      <w:r w:rsidRPr="00043784">
        <w:rPr>
          <w:rStyle w:val="af4"/>
          <w:color w:val="auto"/>
          <w:rtl/>
        </w:rPr>
        <w:t>.</w:t>
      </w:r>
      <w:r w:rsidR="00F95309">
        <w:rPr>
          <w:rFonts w:hint="cs"/>
          <w:rtl/>
        </w:rPr>
        <w:t xml:space="preserve"> </w:t>
      </w:r>
      <w:r w:rsidRPr="00043784">
        <w:rPr>
          <w:rtl/>
        </w:rPr>
        <w:t xml:space="preserve"> </w:t>
      </w:r>
      <w:r w:rsidR="00F95309">
        <w:rPr>
          <w:rFonts w:hint="cs"/>
          <w:rtl/>
        </w:rPr>
        <w:t>מסככין</w:t>
      </w:r>
      <w:r w:rsidR="00252715" w:rsidRPr="00043784">
        <w:rPr>
          <w:rStyle w:val="af4"/>
          <w:color w:val="auto"/>
          <w:rtl/>
        </w:rPr>
        <w:tab/>
      </w:r>
      <w:r w:rsidR="00F95309">
        <w:rPr>
          <w:rStyle w:val="af4"/>
          <w:color w:val="auto"/>
          <w:rtl/>
        </w:rPr>
        <w:tab/>
      </w:r>
      <w:r w:rsidR="00F95309" w:rsidRPr="00AE0E54">
        <w:rPr>
          <w:rStyle w:val="af6"/>
          <w:rtl/>
        </w:rPr>
        <w:t>◄</w:t>
      </w:r>
      <w:r w:rsidR="00F95309">
        <w:rPr>
          <w:rStyle w:val="af4"/>
          <w:rFonts w:hint="cs"/>
          <w:color w:val="auto"/>
          <w:rtl/>
        </w:rPr>
        <w:t>אביי:</w:t>
      </w:r>
      <w:r w:rsidRPr="00043784">
        <w:rPr>
          <w:rtl/>
        </w:rPr>
        <w:t xml:space="preserve"> </w:t>
      </w:r>
      <w:del w:id="9079" w:author="הגהת סוכה" w:date="2026-09-27T12:23:34Z">
        <w:r w:rsidRPr="00C91EAB">
          <w:rPr>
            <w:rFonts w:cs="PFT_Frank"/>
            <w:b/>
            <w:bCs/>
            <w:szCs w:val="14"/>
            <w:rtl/>
          </w:rPr>
          <w:delText xml:space="preserve">שוווצרי</w:delText>
        </w:r>
      </w:del>
      <w:ins w:id="9080" w:author="הגהת סוכה" w:date="2026-09-27T12:23:34Z">
        <w:r w:rsidRPr="00C91EAB">
          <w:rPr>
            <w:rFonts w:cs="PFT_Frank"/>
            <w:b/>
            <w:bCs/>
            <w:szCs w:val="14"/>
            <w:rtl/>
          </w:rPr>
          <w:t xml:space="preserve">שוורצי</w:t>
        </w:r>
      </w:ins>
      <w:r w:rsidRPr="00043784">
        <w:rPr>
          <w:rtl/>
        </w:rPr>
        <w:t xml:space="preserve"> לא</w:t>
      </w:r>
      <w:r w:rsidR="00F95309">
        <w:rPr>
          <w:rFonts w:hint="cs"/>
          <w:rtl/>
        </w:rPr>
        <w:t>,</w:t>
      </w:r>
      <w:r w:rsidRPr="00043784">
        <w:rPr>
          <w:rtl/>
        </w:rPr>
        <w:t xml:space="preserve"> דריח רע, </w:t>
      </w:r>
    </w:p>
    <w:p w14:paraId="4383649B" w14:textId="71BADFEB" w:rsidR="00E403A1" w:rsidRPr="00B95ED9" w:rsidRDefault="00E403A1" w:rsidP="007468F6">
      <w:pPr>
        <w:rPr>
          <w:rtl/>
        </w:rPr>
      </w:pPr>
      <w:r w:rsidRPr="00C91EAB">
        <w:rPr>
          <w:rFonts w:cs="PFT_Frank"/>
          <w:b/>
          <w:bCs/>
          <w:szCs w:val="14"/>
          <w:rtl/>
        </w:rPr>
        <w:t>היזמי והיגי</w:t>
      </w:r>
      <w:r w:rsidRPr="00043784">
        <w:rPr>
          <w:rStyle w:val="af4"/>
          <w:color w:val="auto"/>
          <w:rtl/>
        </w:rPr>
        <w:t xml:space="preserve"> </w:t>
      </w:r>
      <w:r w:rsidR="00C23208" w:rsidRPr="00043784">
        <w:rPr>
          <w:rStyle w:val="af4"/>
          <w:color w:val="auto"/>
          <w:rtl/>
        </w:rPr>
        <w:tab/>
      </w:r>
      <w:r w:rsidR="002D0546" w:rsidRPr="00043784">
        <w:rPr>
          <w:rStyle w:val="af4"/>
          <w:color w:val="auto"/>
          <w:rtl/>
        </w:rPr>
        <w:tab/>
      </w:r>
      <w:r w:rsidRPr="00043784">
        <w:rPr>
          <w:rStyle w:val="af4"/>
          <w:color w:val="auto"/>
          <w:rtl/>
        </w:rPr>
        <w:t>א.</w:t>
      </w:r>
      <w:r w:rsidRPr="00043784">
        <w:rPr>
          <w:rtl/>
        </w:rPr>
        <w:t xml:space="preserve"> מסככין,</w:t>
      </w:r>
      <w:r w:rsidRPr="00043784">
        <w:rPr>
          <w:rStyle w:val="af4"/>
          <w:color w:val="auto"/>
          <w:rtl/>
        </w:rPr>
        <w:t xml:space="preserve"> </w:t>
      </w:r>
      <w:r w:rsidR="00C23208" w:rsidRPr="00043784">
        <w:rPr>
          <w:rStyle w:val="af4"/>
          <w:rFonts w:hint="cs"/>
          <w:color w:val="auto"/>
          <w:rtl/>
        </w:rPr>
        <w:t xml:space="preserve">          </w:t>
      </w:r>
      <w:r w:rsidR="00F95309" w:rsidRPr="00AE0E54">
        <w:rPr>
          <w:rStyle w:val="af6"/>
          <w:rtl/>
        </w:rPr>
        <w:t>◄</w:t>
      </w:r>
      <w:r w:rsidR="00F95309">
        <w:rPr>
          <w:rStyle w:val="af4"/>
          <w:rFonts w:hint="cs"/>
          <w:color w:val="auto"/>
          <w:rtl/>
        </w:rPr>
        <w:t>אביי:</w:t>
      </w:r>
      <w:r w:rsidRPr="00043784">
        <w:rPr>
          <w:rtl/>
        </w:rPr>
        <w:t xml:space="preserve"> </w:t>
      </w:r>
      <w:r w:rsidRPr="00F95309">
        <w:rPr>
          <w:rStyle w:val="af2"/>
          <w:spacing w:val="-4"/>
          <w:rtl/>
        </w:rPr>
        <w:t>היגי</w:t>
      </w:r>
      <w:r w:rsidRPr="00043784">
        <w:rPr>
          <w:rtl/>
        </w:rPr>
        <w:t xml:space="preserve"> לא</w:t>
      </w:r>
      <w:r w:rsidR="00F95309">
        <w:rPr>
          <w:rFonts w:hint="cs"/>
          <w:rtl/>
        </w:rPr>
        <w:t>,</w:t>
      </w:r>
      <w:r w:rsidRPr="00043784">
        <w:rPr>
          <w:rtl/>
        </w:rPr>
        <w:t xml:space="preserve"> </w:t>
      </w:r>
      <w:r w:rsidR="00F95309">
        <w:rPr>
          <w:rFonts w:hint="cs"/>
          <w:rtl/>
        </w:rPr>
        <w:t>מפני ש</w:t>
      </w:r>
      <w:r w:rsidRPr="00043784">
        <w:rPr>
          <w:rtl/>
        </w:rPr>
        <w:t>נושר</w:t>
      </w:r>
      <w:r w:rsidR="00F95309">
        <w:rPr>
          <w:rFonts w:hint="cs"/>
          <w:rtl/>
        </w:rPr>
        <w:t>.</w:t>
      </w:r>
    </w:p>
    <w:p w14:paraId="7256DDA3" w14:textId="298DEDCF" w:rsidR="00E403A1" w:rsidRPr="00B95ED9" w:rsidRDefault="00F95309" w:rsidP="00F95309">
      <w:pPr>
        <w:rPr>
          <w:rtl/>
        </w:rPr>
      </w:pPr>
      <w:r>
        <w:rPr>
          <w:rFonts w:cs="PFT_Frank" w:hint="cs"/>
          <w:b/>
          <w:bCs/>
          <w:szCs w:val="14"/>
          <w:rtl/>
        </w:rPr>
        <w:t>חריות</w:t>
      </w:r>
      <w:r w:rsidR="002D0546" w:rsidRPr="00C91EAB">
        <w:rPr>
          <w:rFonts w:cs="PFT_Frank"/>
          <w:b/>
          <w:bCs/>
          <w:szCs w:val="14"/>
          <w:rtl/>
        </w:rPr>
        <w:t xml:space="preserve"> דקל </w:t>
      </w:r>
      <w:r w:rsidR="002D0546" w:rsidRPr="00F95309">
        <w:rPr>
          <w:rStyle w:val="afff6"/>
          <w:rtl/>
        </w:rPr>
        <w:t xml:space="preserve">ודוקרי </w:t>
      </w:r>
      <w:r w:rsidR="0035215E" w:rsidRPr="00F95309">
        <w:rPr>
          <w:rStyle w:val="afff6"/>
          <w:rFonts w:hint="cs"/>
          <w:rtl/>
        </w:rPr>
        <w:t>קנים</w:t>
      </w:r>
      <w:r w:rsidR="00E403A1" w:rsidRPr="00B95ED9">
        <w:rPr>
          <w:rtl/>
        </w:rPr>
        <w:t xml:space="preserve"> </w:t>
      </w:r>
      <w:r>
        <w:rPr>
          <w:rFonts w:hint="cs"/>
          <w:rtl/>
        </w:rPr>
        <w:t>מסככין</w:t>
      </w:r>
      <w:r w:rsidR="00E403A1" w:rsidRPr="00043784">
        <w:rPr>
          <w:rtl/>
        </w:rPr>
        <w:t xml:space="preserve">, </w:t>
      </w:r>
      <w:r w:rsidR="0035215E">
        <w:rPr>
          <w:rtl/>
        </w:rPr>
        <w:tab/>
      </w:r>
      <w:r>
        <w:rPr>
          <w:rFonts w:hint="cs"/>
          <w:rtl/>
        </w:rPr>
        <w:t xml:space="preserve">'אגד ידי שמים' אינו אגד, </w:t>
      </w:r>
      <w:r w:rsidR="002D0546" w:rsidRPr="00F95309">
        <w:rPr>
          <w:rStyle w:val="afff6"/>
          <w:rtl/>
        </w:rPr>
        <w:t>א</w:t>
      </w:r>
      <w:r>
        <w:rPr>
          <w:rStyle w:val="afff6"/>
          <w:rFonts w:hint="cs"/>
          <w:rtl/>
        </w:rPr>
        <w:t>ף</w:t>
      </w:r>
      <w:r w:rsidR="002D0546" w:rsidRPr="00F95309">
        <w:rPr>
          <w:rStyle w:val="afff6"/>
          <w:rtl/>
        </w:rPr>
        <w:t xml:space="preserve"> </w:t>
      </w:r>
      <w:r w:rsidR="002D0546" w:rsidRPr="00F95309">
        <w:rPr>
          <w:rStyle w:val="afff6"/>
          <w:rFonts w:hint="cs"/>
          <w:rtl/>
        </w:rPr>
        <w:t>ש</w:t>
      </w:r>
      <w:r w:rsidR="002D0546" w:rsidRPr="00F95309">
        <w:rPr>
          <w:rStyle w:val="afff6"/>
          <w:rtl/>
        </w:rPr>
        <w:t>אג</w:t>
      </w:r>
      <w:r w:rsidR="00E403A1" w:rsidRPr="00F95309">
        <w:rPr>
          <w:rStyle w:val="afff6"/>
          <w:rtl/>
        </w:rPr>
        <w:t xml:space="preserve">ד </w:t>
      </w:r>
      <w:r w:rsidR="002D0546" w:rsidRPr="00F95309">
        <w:rPr>
          <w:rStyle w:val="afff6"/>
          <w:rFonts w:hint="cs"/>
          <w:rtl/>
        </w:rPr>
        <w:t>אח''כ</w:t>
      </w:r>
      <w:r>
        <w:rPr>
          <w:rStyle w:val="afff6"/>
          <w:rFonts w:hint="cs"/>
          <w:rtl/>
        </w:rPr>
        <w:t xml:space="preserve"> מלמעלה</w:t>
      </w:r>
      <w:r w:rsidR="0035215E" w:rsidRPr="00F95309">
        <w:rPr>
          <w:rStyle w:val="afff6"/>
          <w:rFonts w:hint="cs"/>
          <w:rtl/>
        </w:rPr>
        <w:t>,</w:t>
      </w:r>
      <w:r w:rsidR="002D0546" w:rsidRPr="00F95309">
        <w:rPr>
          <w:rStyle w:val="afff6"/>
          <w:rFonts w:hint="cs"/>
          <w:rtl/>
        </w:rPr>
        <w:t xml:space="preserve"> </w:t>
      </w:r>
      <w:r>
        <w:rPr>
          <w:rStyle w:val="afff6"/>
          <w:rFonts w:hint="cs"/>
          <w:rtl/>
        </w:rPr>
        <w:t>אגידת דבר אחד אי''ז '</w:t>
      </w:r>
      <w:r w:rsidR="002D0546" w:rsidRPr="00F95309">
        <w:rPr>
          <w:rStyle w:val="afff6"/>
          <w:rFonts w:hint="cs"/>
          <w:rtl/>
        </w:rPr>
        <w:t>אגד</w:t>
      </w:r>
      <w:r>
        <w:rPr>
          <w:rStyle w:val="afff6"/>
          <w:rFonts w:hint="cs"/>
          <w:rtl/>
        </w:rPr>
        <w:t>'</w:t>
      </w:r>
      <w:r w:rsidR="002D0546" w:rsidRPr="00F95309">
        <w:rPr>
          <w:rStyle w:val="afff6"/>
          <w:rFonts w:hint="cs"/>
          <w:rtl/>
        </w:rPr>
        <w:t xml:space="preserve">. </w:t>
      </w:r>
    </w:p>
    <w:p w14:paraId="7DA0D696" w14:textId="77777777" w:rsidR="00F95309" w:rsidRPr="00F95309" w:rsidRDefault="00F95309" w:rsidP="00F95309">
      <w:pPr>
        <w:pStyle w:val="31"/>
        <w:framePr w:wrap="notBeside"/>
        <w:rPr>
          <w:rtl/>
        </w:rPr>
      </w:pPr>
      <w:r w:rsidRPr="00F95309">
        <w:rPr>
          <w:rtl/>
        </w:rPr>
        <w:t>◄</w:t>
      </w:r>
    </w:p>
    <w:p w14:paraId="4A2D553D" w14:textId="6D970BC6" w:rsidR="0026136E" w:rsidRDefault="00E403A1" w:rsidP="0026136E">
      <w:pPr>
        <w:rPr>
          <w:rStyle w:val="af4"/>
          <w:color w:val="auto"/>
          <w:rtl/>
        </w:rPr>
      </w:pPr>
      <w:r w:rsidRPr="00C91EAB">
        <w:rPr>
          <w:rFonts w:cs="PFT_Frank"/>
          <w:b/>
          <w:bCs/>
          <w:szCs w:val="14"/>
          <w:rtl/>
        </w:rPr>
        <w:t>מר</w:t>
      </w:r>
      <w:r w:rsidRPr="00C91EAB">
        <w:rPr>
          <w:rFonts w:cs="PFT_Frank" w:hint="cs"/>
          <w:b/>
          <w:bCs/>
          <w:szCs w:val="14"/>
          <w:rtl/>
        </w:rPr>
        <w:t>ו</w:t>
      </w:r>
      <w:r w:rsidRPr="00C91EAB">
        <w:rPr>
          <w:rFonts w:cs="PFT_Frank"/>
          <w:b/>
          <w:bCs/>
          <w:szCs w:val="14"/>
          <w:rtl/>
        </w:rPr>
        <w:t>ר</w:t>
      </w:r>
      <w:r w:rsidRPr="00C91EAB">
        <w:rPr>
          <w:rFonts w:cs="PFT_Frank" w:hint="cs"/>
          <w:b/>
          <w:bCs/>
          <w:szCs w:val="14"/>
          <w:rtl/>
        </w:rPr>
        <w:t xml:space="preserve"> דאגם</w:t>
      </w:r>
      <w:r w:rsidRPr="00043784">
        <w:rPr>
          <w:rFonts w:ascii="BA Vilna Regular" w:hAnsi="BA Vilna Regular"/>
          <w:sz w:val="16"/>
          <w:rtl/>
        </w:rPr>
        <w:t xml:space="preserve"> י</w:t>
      </w:r>
      <w:r w:rsidR="00F95309">
        <w:rPr>
          <w:rFonts w:ascii="BA Vilna Regular" w:hAnsi="BA Vilna Regular" w:hint="cs"/>
          <w:sz w:val="16"/>
          <w:rtl/>
        </w:rPr>
        <w:t xml:space="preserve">וצא </w:t>
      </w:r>
      <w:r w:rsidRPr="00043784">
        <w:rPr>
          <w:rFonts w:ascii="BA Vilna Regular" w:hAnsi="BA Vilna Regular" w:hint="cs"/>
          <w:sz w:val="16"/>
          <w:rtl/>
        </w:rPr>
        <w:t>י</w:t>
      </w:r>
      <w:r w:rsidRPr="00043784">
        <w:rPr>
          <w:rFonts w:ascii="BA Vilna Regular" w:hAnsi="BA Vilna Regular"/>
          <w:sz w:val="16"/>
          <w:rtl/>
        </w:rPr>
        <w:t xml:space="preserve">ד"ח בפסח, </w:t>
      </w:r>
      <w:r w:rsidR="00F95309">
        <w:rPr>
          <w:rStyle w:val="af6"/>
          <w:rFonts w:hint="cs"/>
          <w:rtl/>
        </w:rPr>
        <w:t xml:space="preserve"> -</w:t>
      </w:r>
      <w:r w:rsidRPr="00F95309">
        <w:rPr>
          <w:rStyle w:val="af6"/>
          <w:rtl/>
        </w:rPr>
        <w:t>ול"ד</w:t>
      </w:r>
      <w:r w:rsidR="00F95309">
        <w:rPr>
          <w:rStyle w:val="af6"/>
          <w:rFonts w:hint="cs"/>
          <w:rtl/>
        </w:rPr>
        <w:t>:</w:t>
      </w:r>
      <w:r w:rsidRPr="00043784">
        <w:rPr>
          <w:rFonts w:ascii="BA Vilna Regular" w:hAnsi="BA Vilna Regular"/>
          <w:sz w:val="16"/>
          <w:rtl/>
        </w:rPr>
        <w:t xml:space="preserve"> לאזוב</w:t>
      </w:r>
      <w:r w:rsidR="000977A9" w:rsidRPr="00043784">
        <w:rPr>
          <w:rFonts w:ascii="BA Vilna Regular" w:hAnsi="BA Vilna Regular" w:hint="cs"/>
          <w:sz w:val="16"/>
          <w:rtl/>
        </w:rPr>
        <w:t xml:space="preserve"> שיש לו שם לוואי</w:t>
      </w:r>
      <w:r w:rsidR="00110F19" w:rsidRPr="00043784">
        <w:rPr>
          <w:rFonts w:ascii="BA Vilna Regular" w:hAnsi="BA Vilna Regular" w:hint="cs"/>
          <w:sz w:val="16"/>
          <w:rtl/>
        </w:rPr>
        <w:t>,</w:t>
      </w:r>
      <w:r w:rsidR="000977A9" w:rsidRPr="00043784">
        <w:rPr>
          <w:rStyle w:val="af4"/>
          <w:rFonts w:hint="cs"/>
          <w:color w:val="auto"/>
          <w:rtl/>
        </w:rPr>
        <w:t xml:space="preserve"> </w:t>
      </w:r>
    </w:p>
    <w:p w14:paraId="0981A304" w14:textId="51691A70" w:rsidR="00354B7D" w:rsidRPr="00B95ED9" w:rsidRDefault="00F95309" w:rsidP="0026136E">
      <w:pPr>
        <w:rPr>
          <w:rtl/>
        </w:rPr>
      </w:pPr>
      <w:r w:rsidRPr="00F95309">
        <w:rPr>
          <w:rStyle w:val="af6"/>
          <w:rFonts w:hint="cs"/>
          <w:rtl/>
        </w:rPr>
        <w:t>אביי</w:t>
      </w:r>
      <w:r>
        <w:rPr>
          <w:rStyle w:val="af6"/>
          <w:rFonts w:hint="cs"/>
          <w:rtl/>
        </w:rPr>
        <w:t xml:space="preserve">: </w:t>
      </w:r>
      <w:r w:rsidR="00E403A1" w:rsidRPr="00043784">
        <w:rPr>
          <w:rtl/>
        </w:rPr>
        <w:t>דוקא נשתנה קודם מ"ת</w:t>
      </w:r>
      <w:r>
        <w:rPr>
          <w:rStyle w:val="af4"/>
          <w:rFonts w:hint="cs"/>
          <w:color w:val="auto"/>
          <w:rtl/>
        </w:rPr>
        <w:t>.</w:t>
      </w:r>
      <w:r w:rsidR="00E403A1" w:rsidRPr="00043784">
        <w:rPr>
          <w:rStyle w:val="af4"/>
          <w:color w:val="auto"/>
          <w:rtl/>
        </w:rPr>
        <w:t xml:space="preserve"> </w:t>
      </w:r>
      <w:r>
        <w:rPr>
          <w:rStyle w:val="af6"/>
          <w:rFonts w:hint="cs"/>
          <w:spacing w:val="-2"/>
          <w:rtl/>
        </w:rPr>
        <w:t xml:space="preserve">  </w:t>
      </w:r>
      <w:r w:rsidRPr="00F95309">
        <w:rPr>
          <w:rStyle w:val="af6"/>
          <w:rFonts w:hint="cs"/>
          <w:spacing w:val="-2"/>
          <w:rtl/>
        </w:rPr>
        <w:t>רבא:</w:t>
      </w:r>
      <w:r w:rsidR="00E403A1" w:rsidRPr="00F95309">
        <w:rPr>
          <w:spacing w:val="-2"/>
          <w:rtl/>
        </w:rPr>
        <w:t xml:space="preserve"> מר</w:t>
      </w:r>
      <w:r w:rsidR="00E403A1" w:rsidRPr="00F95309">
        <w:rPr>
          <w:rFonts w:hint="cs"/>
          <w:spacing w:val="-2"/>
          <w:rtl/>
        </w:rPr>
        <w:t>ור</w:t>
      </w:r>
      <w:r w:rsidR="00E403A1" w:rsidRPr="00F95309">
        <w:rPr>
          <w:spacing w:val="-2"/>
          <w:rtl/>
        </w:rPr>
        <w:t xml:space="preserve"> סתם שמם</w:t>
      </w:r>
      <w:r w:rsidRPr="00F95309">
        <w:rPr>
          <w:rFonts w:hint="cs"/>
          <w:spacing w:val="-2"/>
          <w:rtl/>
        </w:rPr>
        <w:t xml:space="preserve"> </w:t>
      </w:r>
      <w:r w:rsidRPr="00F95309">
        <w:rPr>
          <w:rStyle w:val="afff6"/>
          <w:rFonts w:hint="cs"/>
          <w:spacing w:val="-2"/>
          <w:rtl/>
        </w:rPr>
        <w:t>ורק מצוי באגם</w:t>
      </w:r>
    </w:p>
    <w:p w14:paraId="24C2F9C4" w14:textId="77777777" w:rsidR="00F95309" w:rsidRDefault="00E403A1" w:rsidP="00F95309">
      <w:pPr>
        <w:pStyle w:val="af1"/>
        <w:rPr>
          <w:rtl/>
        </w:rPr>
      </w:pPr>
      <w:r w:rsidRPr="00C91EAB">
        <w:rPr>
          <w:rtl/>
        </w:rPr>
        <w:t xml:space="preserve">אגד </w:t>
      </w:r>
    </w:p>
    <w:p w14:paraId="2FF1A435" w14:textId="5AF7B363" w:rsidR="002D0546" w:rsidRPr="00043784" w:rsidRDefault="00F95309" w:rsidP="00F95309">
      <w:pPr>
        <w:rPr>
          <w:rtl/>
        </w:rPr>
      </w:pPr>
      <w:r>
        <w:rPr>
          <w:rFonts w:hint="cs"/>
          <w:rtl/>
        </w:rPr>
        <w:t xml:space="preserve">ג' </w:t>
      </w:r>
      <w:r w:rsidR="00E403A1" w:rsidRPr="00043784">
        <w:rPr>
          <w:rtl/>
        </w:rPr>
        <w:t>שמו אגד, בחד לא,</w:t>
      </w:r>
      <w:r>
        <w:rPr>
          <w:rFonts w:hint="cs"/>
          <w:rtl/>
        </w:rPr>
        <w:t xml:space="preserve"> ב</w:t>
      </w:r>
      <w:r w:rsidR="00E403A1" w:rsidRPr="00F8723C">
        <w:rPr>
          <w:rStyle w:val="ac"/>
          <w:rFonts w:cs="PFT_Frank"/>
          <w:sz w:val="14"/>
          <w:rtl/>
        </w:rPr>
        <w:t>'</w:t>
      </w:r>
      <w:r w:rsidR="00E403A1" w:rsidRPr="00043784">
        <w:rPr>
          <w:rtl/>
        </w:rPr>
        <w:t xml:space="preserve"> </w:t>
      </w:r>
      <w:r w:rsidR="005B1143" w:rsidRPr="00F95309">
        <w:rPr>
          <w:rStyle w:val="af6"/>
          <w:rFonts w:hint="cs"/>
          <w:rtl/>
        </w:rPr>
        <w:t>חלקו</w:t>
      </w:r>
      <w:r w:rsidR="00E403A1" w:rsidRPr="00043784">
        <w:rPr>
          <w:rtl/>
        </w:rPr>
        <w:t xml:space="preserve"> כבאזוב, </w:t>
      </w:r>
      <w:r w:rsidR="00E403A1" w:rsidRPr="000C1CD3">
        <w:rPr>
          <w:rStyle w:val="af6"/>
          <w:rtl/>
        </w:rPr>
        <w:t>אי</w:t>
      </w:r>
      <w:r w:rsidR="00E403A1" w:rsidRPr="00043784">
        <w:rPr>
          <w:rtl/>
        </w:rPr>
        <w:t xml:space="preserve"> </w:t>
      </w:r>
      <w:r w:rsidR="00E403A1" w:rsidRPr="00F8723C">
        <w:rPr>
          <w:rStyle w:val="ac"/>
          <w:rFonts w:cs="PFT_Frank"/>
          <w:sz w:val="14"/>
          <w:rtl/>
        </w:rPr>
        <w:t xml:space="preserve">ג' </w:t>
      </w:r>
      <w:r w:rsidR="00E403A1" w:rsidRPr="00043784">
        <w:rPr>
          <w:rtl/>
        </w:rPr>
        <w:t>למצווה</w:t>
      </w:r>
      <w:r w:rsidR="00E403A1" w:rsidRPr="000C1CD3">
        <w:rPr>
          <w:rStyle w:val="af6"/>
          <w:rtl/>
        </w:rPr>
        <w:t xml:space="preserve"> או </w:t>
      </w:r>
      <w:r w:rsidR="00E403A1" w:rsidRPr="00043784">
        <w:rPr>
          <w:rtl/>
        </w:rPr>
        <w:t xml:space="preserve">לעכב, </w:t>
      </w:r>
    </w:p>
    <w:p w14:paraId="3F46E7BA" w14:textId="6CA3A822" w:rsidR="0026136E" w:rsidRPr="0026136E" w:rsidRDefault="00E403A1" w:rsidP="001711C4">
      <w:pPr>
        <w:pStyle w:val="31"/>
        <w:framePr w:wrap="notBeside"/>
        <w:rPr>
          <w:rtl/>
        </w:rPr>
      </w:pPr>
      <w:r w:rsidRPr="0026136E">
        <w:rPr>
          <w:rtl/>
        </w:rPr>
        <w:t>והך</w:t>
      </w:r>
      <w:r w:rsidR="0026136E">
        <w:rPr>
          <w:rFonts w:hint="cs"/>
          <w:rtl/>
        </w:rPr>
        <w:t>:</w:t>
      </w:r>
    </w:p>
    <w:p w14:paraId="0318D691" w14:textId="77777777" w:rsidR="0077703F" w:rsidRDefault="00E403A1" w:rsidP="00F95309">
      <w:pPr>
        <w:rPr>
          <w:rStyle w:val="ac"/>
          <w:rFonts w:cs="PFT_Frank"/>
          <w:sz w:val="14"/>
          <w:rtl/>
        </w:rPr>
      </w:pPr>
      <w:r w:rsidRPr="00043784">
        <w:rPr>
          <w:rtl/>
        </w:rPr>
        <w:t xml:space="preserve">דלהיפך איפוך, </w:t>
      </w:r>
      <w:r w:rsidR="00E97360" w:rsidRPr="000C1CD3">
        <w:rPr>
          <w:rStyle w:val="af6"/>
          <w:rFonts w:hint="cs"/>
          <w:rtl/>
        </w:rPr>
        <w:t xml:space="preserve">לר''י </w:t>
      </w:r>
      <w:r w:rsidR="00E97360" w:rsidRPr="00E97360">
        <w:rPr>
          <w:rFonts w:hint="cs"/>
          <w:rtl/>
        </w:rPr>
        <w:t xml:space="preserve">לעכב </w:t>
      </w:r>
      <w:r w:rsidR="00E97360" w:rsidRPr="000C1CD3">
        <w:rPr>
          <w:rStyle w:val="af6"/>
          <w:rFonts w:hint="cs"/>
          <w:rtl/>
        </w:rPr>
        <w:t>לרבנן</w:t>
      </w:r>
      <w:r w:rsidR="00E97360" w:rsidRPr="00E97360">
        <w:rPr>
          <w:rFonts w:hint="cs"/>
          <w:rtl/>
        </w:rPr>
        <w:t xml:space="preserve"> למצוה</w:t>
      </w:r>
      <w:r w:rsidR="00E97360">
        <w:rPr>
          <w:rFonts w:hint="cs"/>
          <w:rtl/>
        </w:rPr>
        <w:t>.</w:t>
      </w:r>
      <w:r w:rsidR="00E97360">
        <w:rPr>
          <w:rStyle w:val="ac"/>
          <w:rFonts w:cs="PFT_Frank" w:hint="cs"/>
          <w:sz w:val="14"/>
          <w:rtl/>
        </w:rPr>
        <w:t xml:space="preserve"> </w:t>
      </w:r>
    </w:p>
    <w:p w14:paraId="5813BB87" w14:textId="77777777" w:rsidR="0077703F" w:rsidRPr="0077703F" w:rsidRDefault="00E403A1" w:rsidP="0077703F">
      <w:pPr>
        <w:pStyle w:val="31"/>
        <w:framePr w:wrap="notBeside"/>
        <w:rPr>
          <w:rtl/>
        </w:rPr>
      </w:pPr>
      <w:r w:rsidRPr="0077703F">
        <w:rPr>
          <w:rtl/>
        </w:rPr>
        <w:t>הך</w:t>
      </w:r>
    </w:p>
    <w:p w14:paraId="64353F2C" w14:textId="4296AF42" w:rsidR="00E403A1" w:rsidRPr="00043784" w:rsidRDefault="00E403A1" w:rsidP="0077703F">
      <w:pPr>
        <w:spacing w:after="60"/>
        <w:rPr>
          <w:rtl/>
        </w:rPr>
      </w:pPr>
      <w:r w:rsidRPr="00043784">
        <w:rPr>
          <w:rtl/>
        </w:rPr>
        <w:t xml:space="preserve">שייריו אחד כשר </w:t>
      </w:r>
      <w:r w:rsidR="0077703F">
        <w:rPr>
          <w:rFonts w:hint="cs"/>
          <w:rtl/>
        </w:rPr>
        <w:t>-אימא עד שתחילתו כשיריו אחד</w:t>
      </w:r>
      <w:r w:rsidRPr="00043784">
        <w:rPr>
          <w:rtl/>
        </w:rPr>
        <w:t>.</w:t>
      </w:r>
    </w:p>
    <w:p w14:paraId="69C5647B" w14:textId="77777777" w:rsidR="00E403A1" w:rsidRPr="00C01657" w:rsidRDefault="00E403A1" w:rsidP="009D377E">
      <w:pPr>
        <w:pStyle w:val="ad"/>
        <w:framePr w:wrap="around"/>
        <w:rPr>
          <w:rStyle w:val="ae"/>
          <w:rtl/>
        </w:rPr>
      </w:pPr>
      <w:bookmarkStart w:id="67" w:name="_Toc155720244"/>
      <w:r w:rsidRPr="00C01657">
        <w:rPr>
          <w:rStyle w:val="ae"/>
          <w:rFonts w:hint="cs"/>
          <w:rtl/>
        </w:rPr>
        <w:t>יג:</w:t>
      </w:r>
      <w:bookmarkEnd w:id="67"/>
    </w:p>
    <w:p w14:paraId="13E5D2C4" w14:textId="77777777" w:rsidR="0077703F" w:rsidRPr="0077703F" w:rsidRDefault="0077703F" w:rsidP="0077703F">
      <w:pPr>
        <w:pStyle w:val="31"/>
        <w:framePr w:wrap="notBeside"/>
        <w:rPr>
          <w:rtl/>
        </w:rPr>
      </w:pPr>
      <w:r w:rsidRPr="0077703F">
        <w:rPr>
          <w:rtl/>
        </w:rPr>
        <w:t>◄</w:t>
      </w:r>
      <w:r w:rsidRPr="0077703F">
        <w:rPr>
          <w:rFonts w:hint="cs"/>
          <w:rtl/>
        </w:rPr>
        <w:t>מרימר</w:t>
      </w:r>
    </w:p>
    <w:p w14:paraId="54ACB94B" w14:textId="01E356CB" w:rsidR="00E403A1" w:rsidRPr="00043784" w:rsidRDefault="00E403A1" w:rsidP="0077703F">
      <w:pPr>
        <w:rPr>
          <w:rtl/>
        </w:rPr>
      </w:pPr>
      <w:r>
        <w:rPr>
          <w:rFonts w:cs="PFT_Frank"/>
          <w:b/>
          <w:bCs/>
          <w:szCs w:val="14"/>
          <w:rtl/>
          <w:rPrChange w:id="9001" w:author="עריכה מהאתר" w:date="2026-10-12T08:47:06Z">
            <w:rPr>
              <w:rFonts w:cs="PFT_Frank"/>
              <w:b/>
              <w:bCs/>
              <w:szCs w:val="14"/>
              <w:rtl/>
            </w:rPr>
          </w:rPrChange>
        </w:rPr>
        <w:t xml:space="preserve">איסורייתא </w:t>
      </w:r>
      <w:del w:id="9001" w:author="עריכה מהאתר" w:date="2026-10-06T12:28:51Z">
        <w:r>
          <w:rPr>
            <w:rFonts w:cs="PFT_Frank"/>
            <w:b/>
            <w:bCs/>
            <w:szCs w:val="14"/>
            <w:rtl/>
          </w:rPr>
          <w:delText xml:space="preserve">דסורא</w:delText>
        </w:r>
      </w:del>
      <w:ins w:id="9002" w:author="עריכה מהאתר" w:date="2026-10-06T12:28:51Z">
        <w:r>
          <w:rPr>
            <w:rFonts w:cs="PFT_Frank"/>
            <w:b/>
            <w:bCs/>
            <w:szCs w:val="14"/>
            <w:rtl/>
            <w:rPrChange w:id="9002" w:author="עריכה מהאתר" w:date="2026-10-12T08:47:06Z">
              <w:rPr>
                <w:rFonts w:cs="PFT_Frank"/>
                <w:b/>
                <w:bCs/>
                <w:szCs w:val="14"/>
                <w:rtl/>
              </w:rPr>
            </w:rPrChange>
          </w:rPr>
          <w:t xml:space="preserve">חבילות קנים דסורא מסככין בה</w:t>
        </w:r>
      </w:ins>
      <w:del w:id="9003" w:author="עריכה מהאתר" w:date="2026-10-06T12:28:51Z">
        <w:r>
          <w:rPr>
            <w:rStyle w:val="af2"/>
            <w:rtl/>
          </w:rPr>
          <w:delText xml:space="preserve"> </w:delText>
        </w:r>
      </w:del>
      <w:del w:id="9004" w:author="עריכה מהאתר" w:date="2026-10-06T12:28:51Z">
        <w:r>
          <w:rPr>
            <w:rtl/>
          </w:rPr>
          <w:delText xml:space="preserve">מסככי</w:delText>
        </w:r>
      </w:del>
      <w:r>
        <w:rPr>
          <w:rtl/>
        </w:rPr>
        <w:t xml:space="preserve">ן, </w:t>
      </w:r>
      <w:r w:rsidR="0077703F">
        <w:rPr>
          <w:rFonts w:hint="cs"/>
          <w:rtl/>
        </w:rPr>
        <w:t xml:space="preserve">- </w:t>
      </w:r>
      <w:r w:rsidRPr="00043784">
        <w:rPr>
          <w:rtl/>
        </w:rPr>
        <w:t xml:space="preserve">דלמנין בעלמא אגדן, </w:t>
      </w:r>
    </w:p>
    <w:p w14:paraId="014D60B2" w14:textId="77777777" w:rsidR="003D26C5" w:rsidRPr="00043784" w:rsidRDefault="00E403A1" w:rsidP="002D0546">
      <w:pPr>
        <w:pStyle w:val="affd"/>
        <w:rPr>
          <w:del w:id="9504" w:author="עריכה מהאתר" w:date="2026-10-05T17:05:19Z"/>
          <w:rtl/>
        </w:rPr>
      </w:pPr>
      <w:r w:rsidRPr="00C91EAB">
        <w:rPr>
          <w:rFonts w:cs="PFT_Frank"/>
          <w:b/>
          <w:bCs/>
          <w:szCs w:val="14"/>
          <w:rtl/>
        </w:rPr>
        <w:t>צריפי דאורבני</w:t>
      </w:r>
      <w:r w:rsidRPr="00043784">
        <w:rPr>
          <w:rFonts w:hint="cs"/>
          <w:rtl/>
        </w:rPr>
        <w:t xml:space="preserve"> </w:t>
      </w:r>
      <w:r w:rsidRPr="00043784">
        <w:rPr>
          <w:rtl/>
        </w:rPr>
        <w:t xml:space="preserve">הותרו ראשי מעדנין כשרין, </w:t>
      </w:r>
    </w:p>
    <w:p w14:paraId="1083361A" w14:textId="77777777" w:rsidR="00D111DD" w:rsidRPr="000C1CD3" w:rsidRDefault="003D26C5" w:rsidP="003D26C5">
      <w:pPr>
        <w:pStyle w:val="affd"/>
        <w:ind w:left="568" w:firstLine="284"/>
        <w:rPr>
          <w:rStyle w:val="af6"/>
          <w:rtl/>
        </w:rPr>
      </w:pPr>
      <w:r w:rsidRPr="00043784">
        <w:rPr>
          <w:rFonts w:hint="cs"/>
          <w:rtl/>
        </w:rPr>
        <w:t xml:space="preserve">    </w:t>
      </w:r>
      <w:r w:rsidR="00E403A1" w:rsidRPr="00043784">
        <w:rPr>
          <w:rtl/>
        </w:rPr>
        <w:t xml:space="preserve">בהתיר אגד תחתון, </w:t>
      </w:r>
    </w:p>
    <w:p w14:paraId="16114CD8" w14:textId="77777777" w:rsidR="0026136E" w:rsidRPr="0026136E" w:rsidRDefault="00E403A1" w:rsidP="001711C4">
      <w:pPr>
        <w:pStyle w:val="31"/>
        <w:framePr w:wrap="notBeside"/>
        <w:rPr>
          <w:rtl/>
        </w:rPr>
      </w:pPr>
      <w:r>
        <w:rPr>
          <w:rtl/>
        </w:rPr>
        <w:t xml:space="preserve">ר</w:t>
      </w:r>
      <w:del w:id="9001" w:author="עריכה מהאתר" w:date="2026-10-06T12:30:16Z">
        <w:r>
          <w:rPr>
            <w:rtl/>
          </w:rPr>
          <w:delText xml:space="preserve">"ה</w:delText>
        </w:r>
      </w:del>
      <w:ins w:id="9002" w:author="עריכה מהאתר" w:date="2026-10-06T12:30:16Z">
        <w:r>
          <w:rPr>
            <w:rtl/>
          </w:rPr>
          <w:t xml:space="preserve">הב"י</w:t>
        </w:r>
      </w:ins>
      <w:r w:rsidRPr="0026136E">
        <w:rPr>
          <w:rFonts w:hint="cs"/>
          <w:rtl/>
        </w:rPr>
        <w:t>:</w:t>
      </w:r>
    </w:p>
    <w:p w14:paraId="14BF4815" w14:textId="762ED671" w:rsidR="00E403A1" w:rsidRPr="00043784" w:rsidRDefault="00E403A1" w:rsidP="0026136E">
      <w:pPr>
        <w:rPr>
          <w:rFonts w:ascii="BA חניכי הישיבות" w:hAnsi="BA חניכי הישיבות" w:cs="BA חניכי הישיבות"/>
          <w:sz w:val="10"/>
          <w:szCs w:val="10"/>
          <w:rtl/>
        </w:rPr>
      </w:pPr>
      <w:r w:rsidRPr="00043784">
        <w:rPr>
          <w:rtl/>
        </w:rPr>
        <w:t>א"צ להתיר דבאין עשוי לטלטלו ל"ש אגד.</w:t>
      </w:r>
      <w:r w:rsidRPr="00043784">
        <w:rPr>
          <w:rFonts w:ascii="BA חניכי הישיבות" w:hAnsi="BA חניכי הישיבות" w:cs="BA חניכי הישיבות"/>
          <w:sz w:val="10"/>
          <w:szCs w:val="10"/>
          <w:rtl/>
        </w:rPr>
        <w:t xml:space="preserve"> </w:t>
      </w:r>
    </w:p>
    <w:p w14:paraId="093D1B4C" w14:textId="6392380D" w:rsidR="002D0546" w:rsidRPr="00043784" w:rsidRDefault="00E403A1" w:rsidP="00E403A1">
      <w:pPr>
        <w:widowControl w:val="0"/>
        <w:rPr>
          <w:rFonts w:ascii="BA Vilna Regular" w:hAnsi="BA Vilna Regular"/>
          <w:sz w:val="16"/>
          <w:rtl/>
        </w:rPr>
      </w:pPr>
      <w:r>
        <w:rPr>
          <w:rFonts w:cs="PFT_Frank"/>
          <w:b/>
          <w:bCs/>
          <w:szCs w:val="14"/>
          <w:rtl/>
        </w:rPr>
        <w:t xml:space="preserve">ירקות שאדם </w:t>
      </w:r>
      <w:del w:id="9001" w:author="עריכה מהאתר" w:date="2026-10-06T12:30:17Z">
        <w:r>
          <w:rPr>
            <w:rFonts w:cs="PFT_Frank"/>
            <w:b/>
            <w:bCs/>
            <w:szCs w:val="14"/>
            <w:rtl/>
          </w:rPr>
          <w:delText xml:space="preserve">י</w:delText>
        </w:r>
      </w:del>
      <w:ins w:id="9002" w:author="עריכה מהאתר" w:date="2026-10-06T12:30:17Z">
        <w:r>
          <w:rPr>
            <w:rFonts w:cs="PFT_Frank"/>
            <w:b/>
            <w:bCs/>
            <w:szCs w:val="14"/>
            <w:rtl/>
          </w:rPr>
          <w:t xml:space="preserve">י</w:t>
        </w:r>
      </w:ins>
      <w:del w:id="9003" w:author="עריכה מהאתר" w:date="2026-10-06T12:30:17Z">
        <w:r>
          <w:rPr>
            <w:rFonts w:cs="PFT_Frank" w:hint="cs"/>
            <w:b/>
            <w:bCs/>
            <w:szCs w:val="14"/>
            <w:rtl/>
          </w:rPr>
          <w:delText xml:space="preserve">י</w:delText>
        </w:r>
      </w:del>
      <w:r w:rsidRPr="00C91EAB">
        <w:rPr>
          <w:rFonts w:cs="PFT_Frank"/>
          <w:b/>
          <w:bCs/>
          <w:szCs w:val="14"/>
          <w:rtl/>
        </w:rPr>
        <w:t>ד"ח</w:t>
      </w:r>
      <w:r w:rsidRPr="00B95ED9">
        <w:rPr>
          <w:rtl/>
        </w:rPr>
        <w:t xml:space="preserve"> </w:t>
      </w:r>
      <w:r w:rsidRPr="00043784">
        <w:rPr>
          <w:rFonts w:ascii="BA Vilna Regular" w:hAnsi="BA Vilna Regular"/>
          <w:sz w:val="16"/>
          <w:rtl/>
        </w:rPr>
        <w:t xml:space="preserve">בפסח מביא </w:t>
      </w:r>
      <w:r w:rsidR="000977A9" w:rsidRPr="00043784">
        <w:rPr>
          <w:rFonts w:ascii="BA Vilna Regular" w:hAnsi="BA Vilna Regular" w:hint="cs"/>
          <w:sz w:val="16"/>
          <w:rtl/>
        </w:rPr>
        <w:t xml:space="preserve">טומאה, </w:t>
      </w:r>
      <w:r w:rsidRPr="00043784">
        <w:rPr>
          <w:rFonts w:ascii="BA Vilna Regular" w:hAnsi="BA Vilna Regular"/>
          <w:sz w:val="16"/>
          <w:rtl/>
        </w:rPr>
        <w:t>ואין חוצץ</w:t>
      </w:r>
      <w:r w:rsidR="004235F2">
        <w:rPr>
          <w:rFonts w:ascii="BA Vilna Regular" w:hAnsi="BA Vilna Regular" w:hint="cs"/>
          <w:sz w:val="16"/>
          <w:rtl/>
        </w:rPr>
        <w:t xml:space="preserve"> מדרבנן </w:t>
      </w:r>
      <w:r w:rsidR="000977A9" w:rsidRPr="00043784">
        <w:rPr>
          <w:rFonts w:ascii="BA Vilna Regular" w:hAnsi="BA Vilna Regular" w:hint="cs"/>
          <w:sz w:val="16"/>
          <w:rtl/>
        </w:rPr>
        <w:t>.</w:t>
      </w:r>
    </w:p>
    <w:p w14:paraId="3599FA5A" w14:textId="77777777" w:rsidR="0077703F" w:rsidRPr="0077703F" w:rsidRDefault="0077703F" w:rsidP="0077703F">
      <w:pPr>
        <w:pStyle w:val="31"/>
        <w:framePr w:wrap="notBeside"/>
        <w:rPr>
          <w:rtl/>
        </w:rPr>
      </w:pPr>
      <w:r w:rsidRPr="0077703F">
        <w:rPr>
          <w:rtl/>
        </w:rPr>
        <w:t>◄</w:t>
      </w:r>
    </w:p>
    <w:p w14:paraId="084CDD49" w14:textId="1A6907B1" w:rsidR="00E403A1" w:rsidRPr="00043784" w:rsidRDefault="00E403A1" w:rsidP="00C41C70">
      <w:pPr>
        <w:rPr>
          <w:rFonts w:ascii="BA Vilna Regular" w:hAnsi="BA Vilna Regular"/>
          <w:sz w:val="16"/>
          <w:rtl/>
        </w:rPr>
      </w:pPr>
      <w:r w:rsidRPr="00043784">
        <w:rPr>
          <w:rFonts w:ascii="BA Vilna Regular" w:hAnsi="BA Vilna Regular"/>
          <w:sz w:val="16"/>
          <w:rtl/>
        </w:rPr>
        <w:t xml:space="preserve">ופוסל בסוכה כאויר </w:t>
      </w:r>
      <w:r w:rsidR="0077703F">
        <w:rPr>
          <w:rFonts w:ascii="BA Vilna Regular" w:hAnsi="BA Vilna Regular" w:hint="cs"/>
          <w:sz w:val="16"/>
          <w:rtl/>
        </w:rPr>
        <w:t xml:space="preserve">- </w:t>
      </w:r>
      <w:r w:rsidRPr="00043784">
        <w:rPr>
          <w:rFonts w:ascii="BA Vilna Regular" w:hAnsi="BA Vilna Regular"/>
          <w:sz w:val="16"/>
          <w:rtl/>
        </w:rPr>
        <w:t xml:space="preserve">דכשיתייבש יפול, </w:t>
      </w:r>
    </w:p>
    <w:p w14:paraId="26DBF5D0" w14:textId="77777777" w:rsidR="0077703F" w:rsidRPr="0077703F" w:rsidRDefault="0077703F" w:rsidP="0077703F">
      <w:pPr>
        <w:pStyle w:val="31"/>
        <w:framePr w:wrap="notBeside"/>
        <w:rPr>
          <w:rtl/>
        </w:rPr>
      </w:pPr>
      <w:r w:rsidRPr="0077703F">
        <w:rPr>
          <w:rtl/>
        </w:rPr>
        <w:t>◄</w:t>
      </w:r>
      <w:r w:rsidRPr="0077703F">
        <w:rPr>
          <w:rFonts w:hint="cs"/>
          <w:rtl/>
        </w:rPr>
        <w:t>ר''ה:</w:t>
      </w:r>
    </w:p>
    <w:p w14:paraId="07D1EADD" w14:textId="5B168DC9" w:rsidR="00E403A1" w:rsidRPr="00F8723C" w:rsidRDefault="00E403A1" w:rsidP="002D0546">
      <w:pPr>
        <w:pStyle w:val="affd"/>
        <w:rPr>
          <w:rStyle w:val="ac"/>
          <w:rFonts w:cs="PFT_Frank"/>
          <w:sz w:val="14"/>
          <w:rtl/>
        </w:rPr>
      </w:pPr>
      <w:r w:rsidRPr="00C91EAB">
        <w:rPr>
          <w:rFonts w:cs="PFT_Frank"/>
          <w:b/>
          <w:bCs/>
          <w:szCs w:val="14"/>
          <w:rtl/>
        </w:rPr>
        <w:t>בוצר לגת</w:t>
      </w:r>
      <w:r w:rsidRPr="00043784">
        <w:rPr>
          <w:rtl/>
        </w:rPr>
        <w:t xml:space="preserve"> </w:t>
      </w:r>
      <w:r w:rsidR="0077703F">
        <w:rPr>
          <w:rFonts w:hint="cs"/>
          <w:rtl/>
        </w:rPr>
        <w:t xml:space="preserve">- </w:t>
      </w:r>
      <w:r w:rsidRPr="00043784">
        <w:rPr>
          <w:rtl/>
        </w:rPr>
        <w:t xml:space="preserve">אין לו ידות דלא יספגו היין, </w:t>
      </w:r>
    </w:p>
    <w:p w14:paraId="507DA4BA" w14:textId="77777777" w:rsidR="0077703F" w:rsidRPr="0077703F" w:rsidRDefault="0077703F" w:rsidP="0077703F">
      <w:pPr>
        <w:pStyle w:val="31"/>
        <w:framePr w:wrap="notBeside"/>
        <w:rPr>
          <w:rtl/>
        </w:rPr>
      </w:pPr>
      <w:r w:rsidRPr="0077703F">
        <w:rPr>
          <w:rtl/>
        </w:rPr>
        <w:t>◄</w:t>
      </w:r>
      <w:r w:rsidRPr="0077703F">
        <w:rPr>
          <w:rFonts w:hint="cs"/>
          <w:rtl/>
        </w:rPr>
        <w:t>ר''ה</w:t>
      </w:r>
    </w:p>
    <w:p w14:paraId="31126ECD" w14:textId="193AB69D" w:rsidR="0026136E" w:rsidRDefault="00E403A1" w:rsidP="0026136E">
      <w:pPr>
        <w:rPr>
          <w:rStyle w:val="ac"/>
          <w:rFonts w:cs="PFT_Frank"/>
          <w:sz w:val="14"/>
          <w:rtl/>
        </w:rPr>
      </w:pPr>
      <w:r w:rsidRPr="00C91EAB">
        <w:rPr>
          <w:rFonts w:cs="PFT_Frank"/>
          <w:b/>
          <w:bCs/>
          <w:szCs w:val="14"/>
          <w:rtl/>
        </w:rPr>
        <w:t>קוצר לסכך</w:t>
      </w:r>
      <w:r w:rsidRPr="00043784">
        <w:rPr>
          <w:rtl/>
        </w:rPr>
        <w:t xml:space="preserve"> מח' </w:t>
      </w:r>
      <w:r w:rsidRPr="000C1CD3">
        <w:rPr>
          <w:rStyle w:val="af6"/>
          <w:rtl/>
        </w:rPr>
        <w:t>אי</w:t>
      </w:r>
      <w:r w:rsidRPr="00043784">
        <w:rPr>
          <w:rtl/>
        </w:rPr>
        <w:t xml:space="preserve"> יש לו, דניח"ל שלא יתפזר, </w:t>
      </w:r>
    </w:p>
    <w:p w14:paraId="718AF816" w14:textId="25EACB59" w:rsidR="0026136E" w:rsidRPr="0026136E" w:rsidRDefault="0077703F" w:rsidP="001711C4">
      <w:pPr>
        <w:pStyle w:val="31"/>
        <w:framePr w:wrap="notBeside"/>
        <w:rPr>
          <w:rtl/>
        </w:rPr>
      </w:pPr>
      <w:r w:rsidRPr="0077703F">
        <w:rPr>
          <w:rtl/>
        </w:rPr>
        <w:t>◄</w:t>
      </w:r>
      <w:r w:rsidR="00E403A1" w:rsidRPr="0026136E">
        <w:rPr>
          <w:rtl/>
        </w:rPr>
        <w:t>והך</w:t>
      </w:r>
    </w:p>
    <w:p w14:paraId="681001C7" w14:textId="41E10095" w:rsidR="00803AB2" w:rsidRDefault="00E403A1" w:rsidP="00803AB2">
      <w:pPr>
        <w:rPr>
          <w:rtl/>
        </w:rPr>
      </w:pPr>
      <w:r w:rsidRPr="00F8723C">
        <w:rPr>
          <w:rStyle w:val="ac"/>
          <w:rFonts w:cs="PFT_Frank"/>
          <w:sz w:val="14"/>
          <w:rtl/>
        </w:rPr>
        <w:t xml:space="preserve">דסוכי תאנים </w:t>
      </w:r>
      <w:r w:rsidRPr="00803AB2">
        <w:rPr>
          <w:rStyle w:val="afff6"/>
          <w:rtl/>
        </w:rPr>
        <w:t>ענבים</w:t>
      </w:r>
      <w:r w:rsidR="00803AB2">
        <w:rPr>
          <w:rStyle w:val="afff6"/>
          <w:rFonts w:hint="cs"/>
          <w:rtl/>
        </w:rPr>
        <w:t>,</w:t>
      </w:r>
      <w:r w:rsidRPr="00803AB2">
        <w:rPr>
          <w:rStyle w:val="afff6"/>
          <w:rtl/>
        </w:rPr>
        <w:t xml:space="preserve"> שבלים</w:t>
      </w:r>
      <w:r w:rsidR="00803AB2">
        <w:rPr>
          <w:rStyle w:val="afff6"/>
          <w:rFonts w:hint="cs"/>
          <w:rtl/>
        </w:rPr>
        <w:t>,</w:t>
      </w:r>
      <w:r w:rsidRPr="00803AB2">
        <w:rPr>
          <w:rStyle w:val="afff6"/>
          <w:rtl/>
        </w:rPr>
        <w:t xml:space="preserve"> תמרים</w:t>
      </w:r>
      <w:r w:rsidRPr="00043784">
        <w:rPr>
          <w:rtl/>
        </w:rPr>
        <w:t xml:space="preserve"> אם פסולת</w:t>
      </w:r>
      <w:r w:rsidR="00803AB2">
        <w:rPr>
          <w:rFonts w:hint="cs"/>
          <w:rtl/>
        </w:rPr>
        <w:t xml:space="preserve">ן </w:t>
      </w:r>
      <w:r w:rsidRPr="00043784">
        <w:rPr>
          <w:rtl/>
        </w:rPr>
        <w:t xml:space="preserve">מרובה </w:t>
      </w:r>
      <w:r w:rsidR="00803AB2">
        <w:rPr>
          <w:rtl/>
        </w:rPr>
        <w:tab/>
      </w:r>
      <w:r w:rsidR="00803AB2">
        <w:rPr>
          <w:rFonts w:hint="cs"/>
          <w:rtl/>
        </w:rPr>
        <w:t xml:space="preserve"> -</w:t>
      </w:r>
      <w:r w:rsidRPr="00043784">
        <w:rPr>
          <w:rtl/>
        </w:rPr>
        <w:t xml:space="preserve">כשרין, </w:t>
      </w:r>
    </w:p>
    <w:p w14:paraId="7C0A1A34" w14:textId="0559FB72" w:rsidR="00E403A1" w:rsidRPr="00043784" w:rsidRDefault="00E403A1" w:rsidP="00803AB2">
      <w:pPr>
        <w:rPr>
          <w:rtl/>
        </w:rPr>
      </w:pPr>
      <w:r w:rsidRPr="000C1CD3">
        <w:rPr>
          <w:rStyle w:val="af6"/>
          <w:rtl/>
        </w:rPr>
        <w:t xml:space="preserve">לאחרים </w:t>
      </w:r>
      <w:r w:rsidRPr="00043784">
        <w:rPr>
          <w:rtl/>
        </w:rPr>
        <w:t xml:space="preserve">עד שיהו קשין מרובין על הידות והאוכלין, </w:t>
      </w:r>
      <w:r w:rsidRPr="000C1CD3">
        <w:rPr>
          <w:rStyle w:val="af6"/>
          <w:rFonts w:hint="cs"/>
          <w:rtl/>
        </w:rPr>
        <w:t>לר"א</w:t>
      </w:r>
      <w:r w:rsidR="00803AB2">
        <w:rPr>
          <w:rStyle w:val="af6"/>
          <w:rFonts w:hint="cs"/>
          <w:rtl/>
        </w:rPr>
        <w:t>:</w:t>
      </w:r>
      <w:r w:rsidRPr="000C1CD3">
        <w:rPr>
          <w:rStyle w:val="af6"/>
          <w:rtl/>
        </w:rPr>
        <w:t xml:space="preserve"> תנאי</w:t>
      </w:r>
      <w:r w:rsidR="00C23208" w:rsidRPr="000C1CD3">
        <w:rPr>
          <w:rStyle w:val="af6"/>
          <w:rFonts w:hint="cs"/>
          <w:rtl/>
        </w:rPr>
        <w:t>,</w:t>
      </w:r>
      <w:r w:rsidRPr="00043784">
        <w:rPr>
          <w:rtl/>
        </w:rPr>
        <w:t xml:space="preserve"> בהך </w:t>
      </w:r>
      <w:r w:rsidR="005B1143" w:rsidRPr="00043784">
        <w:rPr>
          <w:rFonts w:hint="cs"/>
          <w:rtl/>
        </w:rPr>
        <w:t>חלקו</w:t>
      </w:r>
      <w:r w:rsidRPr="00043784">
        <w:rPr>
          <w:rtl/>
        </w:rPr>
        <w:t xml:space="preserve"> </w:t>
      </w:r>
      <w:r w:rsidR="00803AB2" w:rsidRPr="00803AB2">
        <w:rPr>
          <w:rStyle w:val="af6"/>
          <w:rtl/>
        </w:rPr>
        <w:t>◄</w:t>
      </w:r>
      <w:del w:id="9076" w:author="הגהת סוכה" w:date="2026-09-27T12:23:34Z">
        <w:r w:rsidR="00803AB2">
          <w:rPr>
            <w:rStyle w:val="af6"/>
            <w:rFonts w:hint="cs"/>
            <w:rtl/>
          </w:rPr>
          <w:delText xml:space="preserve">ו</w:delText>
        </w:r>
      </w:del>
      <w:ins w:id="9077" w:author="הגהת סוכה" w:date="2026-09-27T12:23:34Z">
        <w:r w:rsidR="00803AB2">
          <w:rPr>
            <w:rStyle w:val="af6"/>
            <w:rFonts w:hint="cs"/>
            <w:rtl/>
          </w:rPr>
          <w:t xml:space="preserve">ולרשב"ג</w:t>
        </w:r>
      </w:ins>
      <w:del w:id="9078" w:author="הגהת סוכה" w:date="2026-09-27T12:23:34Z">
        <w:r w:rsidRPr="000C1CD3">
          <w:rPr>
            <w:rStyle w:val="af6"/>
            <w:rtl/>
          </w:rPr>
          <w:delText xml:space="preserve">לרמב"ג</w:delText>
        </w:r>
      </w:del>
      <w:r w:rsidRPr="000C1CD3">
        <w:rPr>
          <w:rStyle w:val="af6"/>
          <w:rFonts w:hint="cs"/>
          <w:rtl/>
        </w:rPr>
        <w:t>:</w:t>
      </w:r>
      <w:r w:rsidRPr="00043784">
        <w:rPr>
          <w:rtl/>
        </w:rPr>
        <w:t xml:space="preserve"> כשקצצן לאכילה ונמלך לסיכוך.</w:t>
      </w:r>
      <w:r w:rsidRPr="000C1CD3">
        <w:rPr>
          <w:rStyle w:val="af6"/>
          <w:rFonts w:hint="cs"/>
          <w:rtl/>
        </w:rPr>
        <w:t xml:space="preserve"> </w:t>
      </w:r>
      <w:r w:rsidRPr="000C1CD3">
        <w:rPr>
          <w:rStyle w:val="af6"/>
          <w:rtl/>
        </w:rPr>
        <w:t xml:space="preserve">אי </w:t>
      </w:r>
      <w:r w:rsidR="002D0546" w:rsidRPr="00043784">
        <w:rPr>
          <w:rtl/>
        </w:rPr>
        <w:t xml:space="preserve">בטלה מחשבתו, דבמחשבה </w:t>
      </w:r>
      <w:r w:rsidR="002D0546" w:rsidRPr="00043784">
        <w:rPr>
          <w:rFonts w:hint="cs"/>
          <w:rtl/>
        </w:rPr>
        <w:t>ירדה</w:t>
      </w:r>
      <w:r w:rsidRPr="00043784">
        <w:rPr>
          <w:rtl/>
        </w:rPr>
        <w:t xml:space="preserve"> משא"כ כלים דחשיבי בעי' שינוי מעשה.</w:t>
      </w:r>
    </w:p>
    <w:p w14:paraId="2A9C26CE" w14:textId="77777777" w:rsidR="00E403A1" w:rsidRPr="00C01657" w:rsidRDefault="00E403A1" w:rsidP="009D377E">
      <w:pPr>
        <w:pStyle w:val="ad"/>
        <w:framePr w:wrap="around"/>
        <w:rPr>
          <w:rFonts w:ascii="BA Vilna Regular" w:hAnsi="BA Vilna Regular"/>
          <w:sz w:val="16"/>
          <w:rtl/>
        </w:rPr>
      </w:pPr>
      <w:bookmarkStart w:id="68" w:name="_Toc155720245"/>
      <w:r w:rsidRPr="00C01657">
        <w:rPr>
          <w:rStyle w:val="ae"/>
          <w:rFonts w:hint="cs"/>
          <w:rtl/>
        </w:rPr>
        <w:t>יד.</w:t>
      </w:r>
      <w:bookmarkEnd w:id="68"/>
    </w:p>
    <w:p w14:paraId="09B09E2F" w14:textId="4935A70A" w:rsidR="00E403A1" w:rsidRPr="00043784" w:rsidRDefault="00E403A1" w:rsidP="000C1CD3">
      <w:pPr>
        <w:widowControl w:val="0"/>
        <w:rPr>
          <w:rFonts w:ascii="BA חניכי הישיבות" w:hAnsi="BA חניכי הישיבות" w:cs="BA חניכי הישיבות"/>
          <w:sz w:val="10"/>
          <w:szCs w:val="10"/>
          <w:rtl/>
        </w:rPr>
      </w:pPr>
      <w:r w:rsidRPr="000C1CD3">
        <w:rPr>
          <w:rStyle w:val="af6"/>
          <w:rtl/>
        </w:rPr>
        <w:t xml:space="preserve">ולמ"ד רק </w:t>
      </w:r>
      <w:r w:rsidRPr="0035215E">
        <w:rPr>
          <w:rStyle w:val="af6"/>
          <w:rtl/>
        </w:rPr>
        <w:t>בשבססן</w:t>
      </w:r>
      <w:r w:rsidR="0035215E" w:rsidRPr="0035215E">
        <w:rPr>
          <w:rStyle w:val="af6"/>
          <w:rFonts w:hint="cs"/>
          <w:rtl/>
        </w:rPr>
        <w:t xml:space="preserve"> ממש</w:t>
      </w:r>
      <w:r w:rsidR="0035215E">
        <w:rPr>
          <w:rFonts w:ascii="BA Vilna Regular" w:hAnsi="BA Vilna Regular" w:hint="cs"/>
          <w:sz w:val="16"/>
          <w:rtl/>
        </w:rPr>
        <w:t xml:space="preserve">- </w:t>
      </w:r>
      <w:r w:rsidRPr="00043784">
        <w:rPr>
          <w:rFonts w:ascii="BA Vilna Regular" w:hAnsi="BA Vilna Regular"/>
          <w:sz w:val="16"/>
          <w:rtl/>
        </w:rPr>
        <w:t xml:space="preserve"> </w:t>
      </w:r>
      <w:r w:rsidR="0035215E">
        <w:rPr>
          <w:rFonts w:ascii="BA Vilna Regular" w:hAnsi="BA Vilna Regular" w:hint="cs"/>
          <w:sz w:val="16"/>
          <w:rtl/>
        </w:rPr>
        <w:t>מיירי שראוי</w:t>
      </w:r>
      <w:r w:rsidR="0035215E">
        <w:rPr>
          <w:rStyle w:val="af6"/>
          <w:rFonts w:hint="cs"/>
          <w:rtl/>
        </w:rPr>
        <w:t xml:space="preserve"> </w:t>
      </w:r>
      <w:r w:rsidR="000977A9" w:rsidRPr="00043784">
        <w:rPr>
          <w:rFonts w:ascii="BA Vilna Regular" w:hAnsi="BA Vilna Regular"/>
          <w:sz w:val="16"/>
          <w:rtl/>
        </w:rPr>
        <w:t xml:space="preserve">למנקט בקשין שלהם, </w:t>
      </w:r>
      <w:r w:rsidR="001A0E0A" w:rsidRPr="00043784">
        <w:rPr>
          <w:rFonts w:ascii="BA Vilna Regular" w:hAnsi="BA Vilna Regular" w:cs="PFT_Frank"/>
          <w:b/>
          <w:bCs/>
          <w:sz w:val="16"/>
          <w:szCs w:val="16"/>
          <w:rtl/>
        </w:rPr>
        <w:br/>
      </w:r>
      <w:r w:rsidR="000977A9" w:rsidRPr="000C1CD3">
        <w:rPr>
          <w:rFonts w:cs="PFT_Frank"/>
          <w:b/>
          <w:bCs/>
          <w:spacing w:val="-4"/>
          <w:szCs w:val="14"/>
          <w:rtl/>
        </w:rPr>
        <w:t>וכידות אכלין</w:t>
      </w:r>
      <w:r w:rsidR="000977A9" w:rsidRPr="000C1CD3">
        <w:rPr>
          <w:rFonts w:ascii="BA Vilna Regular" w:hAnsi="BA Vilna Regular" w:hint="cs"/>
          <w:spacing w:val="-4"/>
          <w:sz w:val="16"/>
          <w:rtl/>
        </w:rPr>
        <w:t xml:space="preserve"> </w:t>
      </w:r>
      <w:r w:rsidRPr="000C1CD3">
        <w:rPr>
          <w:rStyle w:val="af6"/>
          <w:rFonts w:hint="cs"/>
          <w:spacing w:val="-2"/>
          <w:rtl/>
        </w:rPr>
        <w:t>ריו"ס</w:t>
      </w:r>
      <w:r w:rsidRPr="000C1CD3">
        <w:rPr>
          <w:rFonts w:ascii="BA Vilna Regular" w:hAnsi="BA Vilna Regular" w:hint="cs"/>
          <w:spacing w:val="-2"/>
          <w:sz w:val="16"/>
          <w:rtl/>
        </w:rPr>
        <w:t>:</w:t>
      </w:r>
      <w:r w:rsidRPr="000C1CD3">
        <w:rPr>
          <w:rFonts w:ascii="BA Vilna Regular" w:hAnsi="BA Vilna Regular"/>
          <w:spacing w:val="-4"/>
          <w:sz w:val="16"/>
          <w:rtl/>
        </w:rPr>
        <w:t xml:space="preserve"> מטמא</w:t>
      </w:r>
      <w:r w:rsidRPr="000C1CD3">
        <w:rPr>
          <w:rStyle w:val="ac"/>
          <w:rFonts w:cs="PFT_Frank"/>
          <w:spacing w:val="-4"/>
          <w:sz w:val="14"/>
          <w:rtl/>
        </w:rPr>
        <w:t xml:space="preserve"> </w:t>
      </w:r>
      <w:r w:rsidR="000C1CD3" w:rsidRPr="000C1CD3">
        <w:rPr>
          <w:rFonts w:ascii="BA Vilna Regular" w:hAnsi="BA Vilna Regular" w:hint="cs"/>
          <w:spacing w:val="-4"/>
          <w:sz w:val="16"/>
          <w:rtl/>
        </w:rPr>
        <w:t>ש</w:t>
      </w:r>
      <w:r w:rsidRPr="000C1CD3">
        <w:rPr>
          <w:rFonts w:ascii="BA Vilna Regular" w:hAnsi="BA Vilna Regular"/>
          <w:spacing w:val="-4"/>
          <w:sz w:val="16"/>
          <w:rtl/>
        </w:rPr>
        <w:t>ראויות להפכן בעתר</w:t>
      </w:r>
      <w:r w:rsidR="000C1CD3" w:rsidRPr="000C1CD3">
        <w:rPr>
          <w:rFonts w:ascii="BA Vilna Regular" w:hAnsi="BA Vilna Regular" w:hint="cs"/>
          <w:spacing w:val="-4"/>
          <w:sz w:val="16"/>
          <w:rtl/>
        </w:rPr>
        <w:t>,</w:t>
      </w:r>
      <w:r w:rsidR="000977A9" w:rsidRPr="000C1CD3">
        <w:rPr>
          <w:rFonts w:ascii="BA Vilna Regular" w:hAnsi="BA Vilna Regular" w:hint="cs"/>
          <w:spacing w:val="-4"/>
          <w:sz w:val="16"/>
          <w:rtl/>
        </w:rPr>
        <w:t xml:space="preserve"> </w:t>
      </w:r>
      <w:r w:rsidR="000977A9" w:rsidRPr="000C1CD3">
        <w:rPr>
          <w:rStyle w:val="af6"/>
          <w:rFonts w:hint="cs"/>
          <w:spacing w:val="0"/>
          <w:rtl/>
        </w:rPr>
        <w:t>וחכמים</w:t>
      </w:r>
      <w:r w:rsidR="000C767D" w:rsidRPr="000C1CD3">
        <w:rPr>
          <w:rStyle w:val="af6"/>
          <w:rFonts w:hint="cs"/>
          <w:spacing w:val="0"/>
          <w:rtl/>
        </w:rPr>
        <w:t>:</w:t>
      </w:r>
      <w:r w:rsidR="000977A9" w:rsidRPr="000C1CD3">
        <w:rPr>
          <w:rFonts w:ascii="BA Vilna Regular" w:hAnsi="BA Vilna Regular" w:hint="cs"/>
          <w:spacing w:val="-4"/>
          <w:sz w:val="16"/>
          <w:rtl/>
        </w:rPr>
        <w:t xml:space="preserve"> מטהרים</w:t>
      </w:r>
      <w:r w:rsidRPr="000C1CD3">
        <w:rPr>
          <w:rFonts w:ascii="BA חניכי הישיבות" w:hAnsi="BA חניכי הישיבות" w:cs="BA חניכי הישיבות" w:hint="cs"/>
          <w:spacing w:val="-4"/>
          <w:sz w:val="10"/>
          <w:szCs w:val="10"/>
          <w:rtl/>
        </w:rPr>
        <w:t>.</w:t>
      </w:r>
    </w:p>
    <w:p w14:paraId="57B12DB1" w14:textId="77777777" w:rsidR="00E403A1" w:rsidRPr="00043784" w:rsidRDefault="00E403A1" w:rsidP="00E403A1">
      <w:pPr>
        <w:widowControl w:val="0"/>
        <w:rPr>
          <w:rtl/>
        </w:rPr>
      </w:pPr>
      <w:r w:rsidRPr="00C91EAB">
        <w:rPr>
          <w:rFonts w:cs="PFT_Frank" w:hint="cs"/>
          <w:b/>
          <w:bCs/>
          <w:szCs w:val="14"/>
          <w:rtl/>
        </w:rPr>
        <w:t>תפלת צדיקים</w:t>
      </w:r>
      <w:r w:rsidRPr="00043784">
        <w:rPr>
          <w:rFonts w:hint="cs"/>
          <w:rtl/>
        </w:rPr>
        <w:t xml:space="preserve"> כעתר המהפך מאכזריות לרחמנות.</w:t>
      </w:r>
    </w:p>
    <w:p w14:paraId="4332B71E" w14:textId="1558A1B3" w:rsidR="00E403A1" w:rsidRPr="00E42FF2" w:rsidRDefault="0026136E" w:rsidP="00E42FF2">
      <w:pPr>
        <w:pStyle w:val="af"/>
        <w:rPr>
          <w:rtl/>
        </w:rPr>
      </w:pPr>
      <w:r>
        <w:rPr>
          <w:rFonts w:hint="cs"/>
          <w:rtl/>
        </w:rPr>
        <w:t>***</w:t>
      </w:r>
    </w:p>
    <w:p w14:paraId="0BA7CF3F" w14:textId="52D1EBF6" w:rsidR="00E403A1" w:rsidRPr="00EA0934" w:rsidRDefault="00E403A1" w:rsidP="009D377E">
      <w:pPr>
        <w:pStyle w:val="afff"/>
        <w:rPr>
          <w:rtl/>
        </w:rPr>
      </w:pPr>
      <w:bookmarkStart w:id="69" w:name="_Toc155720246"/>
      <w:r w:rsidRPr="008C6AC7">
        <w:rPr>
          <w:rStyle w:val="afffd"/>
          <w:rtl/>
        </w:rPr>
        <w:lastRenderedPageBreak/>
        <w:t>נסרים</w:t>
      </w:r>
      <w:r w:rsidRPr="00EA0934">
        <w:rPr>
          <w:rFonts w:hint="cs"/>
          <w:rtl/>
        </w:rPr>
        <w:t xml:space="preserve">- </w:t>
      </w:r>
      <w:r w:rsidRPr="00EA0934">
        <w:rPr>
          <w:rStyle w:val="TanaimMishna"/>
          <w:rFonts w:hint="cs"/>
          <w:rtl/>
          <w:rPrChange w:id="20008" w:author="קלוד" w:date="2026-10-06T10:10:33Z">
            <w:rPr>
              <w:rStyle w:val="afff2"/>
              <w:rFonts w:hint="cs"/>
              <w:rtl/>
            </w:rPr>
          </w:rPrChange>
        </w:rPr>
        <w:t>ר"י:</w:t>
      </w:r>
      <w:r w:rsidRPr="00EA0934">
        <w:rPr>
          <w:rFonts w:hint="cs"/>
          <w:rtl/>
        </w:rPr>
        <w:t xml:space="preserve"> מסככין.  </w:t>
      </w:r>
      <w:r w:rsidR="003A71BD" w:rsidRPr="0077703F">
        <w:rPr>
          <w:rtl/>
        </w:rPr>
        <w:t>◄</w:t>
      </w:r>
      <w:r w:rsidRPr="00EA0934">
        <w:rPr>
          <w:rStyle w:val="TanaimMishna"/>
          <w:rFonts w:hint="cs"/>
          <w:rtl/>
          <w:rPrChange w:id="20009" w:author="קלוד" w:date="2026-10-06T10:10:33Z">
            <w:rPr>
              <w:rStyle w:val="afff2"/>
              <w:rFonts w:hint="cs"/>
              <w:rtl/>
            </w:rPr>
          </w:rPrChange>
        </w:rPr>
        <w:t>ור"מ:</w:t>
      </w:r>
      <w:r w:rsidRPr="00EA0934">
        <w:rPr>
          <w:rFonts w:hint="cs"/>
          <w:rtl/>
        </w:rPr>
        <w:t xml:space="preserve"> </w:t>
      </w:r>
      <w:r w:rsidR="003A71BD">
        <w:rPr>
          <w:rFonts w:hint="cs"/>
          <w:rtl/>
        </w:rPr>
        <w:t>אוסר</w:t>
      </w:r>
      <w:r w:rsidRPr="00EA0934">
        <w:rPr>
          <w:rFonts w:hint="cs"/>
          <w:rtl/>
        </w:rPr>
        <w:t>,</w:t>
      </w:r>
      <w:bookmarkEnd w:id="69"/>
    </w:p>
    <w:p w14:paraId="3FC65318" w14:textId="57FBFAEC" w:rsidR="00E403A1" w:rsidRPr="00EA0934" w:rsidRDefault="00E403A1" w:rsidP="009D377E">
      <w:pPr>
        <w:pStyle w:val="afff"/>
        <w:rPr>
          <w:rtl/>
        </w:rPr>
      </w:pPr>
      <w:bookmarkStart w:id="70" w:name="_Toc155720247"/>
      <w:r w:rsidRPr="008C6AC7">
        <w:rPr>
          <w:rStyle w:val="afffd"/>
          <w:rtl/>
        </w:rPr>
        <w:t xml:space="preserve">נסר </w:t>
      </w:r>
      <w:r w:rsidR="0035215E">
        <w:rPr>
          <w:rStyle w:val="afffd"/>
          <w:rFonts w:hint="cs"/>
          <w:rtl/>
        </w:rPr>
        <w:t>ב</w:t>
      </w:r>
      <w:r w:rsidRPr="008C6AC7">
        <w:rPr>
          <w:rStyle w:val="afffd"/>
          <w:rtl/>
        </w:rPr>
        <w:t>רוחב ד'</w:t>
      </w:r>
      <w:r w:rsidRPr="00EA0934">
        <w:rPr>
          <w:rtl/>
        </w:rPr>
        <w:t xml:space="preserve"> </w:t>
      </w:r>
      <w:r w:rsidR="0035215E">
        <w:rPr>
          <w:rtl/>
        </w:rPr>
        <w:t>–</w:t>
      </w:r>
      <w:r w:rsidR="0035215E">
        <w:rPr>
          <w:rFonts w:hint="cs"/>
          <w:rtl/>
        </w:rPr>
        <w:t xml:space="preserve"> </w:t>
      </w:r>
      <w:r w:rsidRPr="00EA0934">
        <w:rPr>
          <w:rtl/>
        </w:rPr>
        <w:t>כשרה</w:t>
      </w:r>
      <w:r w:rsidR="0035215E">
        <w:rPr>
          <w:rFonts w:hint="cs"/>
          <w:rtl/>
        </w:rPr>
        <w:t>,</w:t>
      </w:r>
      <w:r w:rsidRPr="00EA0934">
        <w:rPr>
          <w:rtl/>
        </w:rPr>
        <w:t xml:space="preserve"> ו</w:t>
      </w:r>
      <w:r w:rsidRPr="00EA0934">
        <w:rPr>
          <w:rFonts w:hint="cs"/>
          <w:rtl/>
        </w:rPr>
        <w:t>בלבד ש</w:t>
      </w:r>
      <w:r w:rsidRPr="00EA0934">
        <w:rPr>
          <w:rtl/>
        </w:rPr>
        <w:t>לא יישן תחתיו.</w:t>
      </w:r>
      <w:bookmarkEnd w:id="70"/>
    </w:p>
    <w:p w14:paraId="7FC22D62" w14:textId="2CF6EEA0" w:rsidR="0026136E" w:rsidRPr="0026136E" w:rsidRDefault="003A71BD" w:rsidP="001711C4">
      <w:pPr>
        <w:pStyle w:val="31"/>
        <w:framePr w:wrap="notBeside"/>
        <w:rPr>
          <w:rtl/>
        </w:rPr>
      </w:pPr>
      <w:r w:rsidRPr="0077703F">
        <w:rPr>
          <w:rtl/>
        </w:rPr>
        <w:t>◄</w:t>
      </w:r>
      <w:r w:rsidR="00E403A1" w:rsidRPr="0026136E">
        <w:rPr>
          <w:rFonts w:hint="cs"/>
          <w:rtl/>
        </w:rPr>
        <w:t>ל</w:t>
      </w:r>
      <w:r w:rsidR="00E403A1" w:rsidRPr="0026136E">
        <w:rPr>
          <w:rtl/>
        </w:rPr>
        <w:t>רב</w:t>
      </w:r>
      <w:r w:rsidR="00E403A1" w:rsidRPr="0026136E">
        <w:rPr>
          <w:rFonts w:hint="cs"/>
          <w:rtl/>
        </w:rPr>
        <w:t>:</w:t>
      </w:r>
    </w:p>
    <w:p w14:paraId="48C43A20" w14:textId="581B68AB" w:rsidR="00E403A1" w:rsidRPr="000C1CD3" w:rsidRDefault="00E403A1" w:rsidP="0026136E">
      <w:pPr>
        <w:pStyle w:val="afff7"/>
        <w:spacing w:before="0"/>
        <w:rPr>
          <w:rStyle w:val="af6"/>
          <w:rtl/>
        </w:rPr>
      </w:pPr>
      <w:r w:rsidRPr="00F8723C">
        <w:rPr>
          <w:rStyle w:val="ac"/>
          <w:rFonts w:cs="PFT_Frank"/>
          <w:sz w:val="14"/>
          <w:rtl/>
        </w:rPr>
        <w:t>בנסרין ד'</w:t>
      </w:r>
      <w:r w:rsidRPr="00043784">
        <w:rPr>
          <w:rFonts w:ascii="BA Vilna Regular" w:hAnsi="BA Vilna Regular"/>
          <w:rtl/>
        </w:rPr>
        <w:t xml:space="preserve"> </w:t>
      </w:r>
      <w:r w:rsidR="005B1143" w:rsidRPr="000C1CD3">
        <w:rPr>
          <w:rStyle w:val="af6"/>
          <w:rFonts w:hint="cs"/>
          <w:rtl/>
        </w:rPr>
        <w:t>חלקו</w:t>
      </w:r>
      <w:r w:rsidRPr="00043784">
        <w:rPr>
          <w:rFonts w:ascii="BA Vilna Regular" w:hAnsi="BA Vilna Regular" w:hint="cs"/>
          <w:rtl/>
        </w:rPr>
        <w:t xml:space="preserve"> </w:t>
      </w:r>
      <w:r w:rsidRPr="00043784">
        <w:rPr>
          <w:rFonts w:ascii="BA Vilna Regular" w:hAnsi="BA Vilna Regular"/>
          <w:rtl/>
        </w:rPr>
        <w:t xml:space="preserve">בגזירת תקרה, </w:t>
      </w:r>
      <w:r w:rsidRPr="00F8723C">
        <w:rPr>
          <w:rStyle w:val="ac"/>
          <w:rFonts w:cs="PFT_Frank" w:hint="cs"/>
          <w:sz w:val="14"/>
          <w:rtl/>
        </w:rPr>
        <w:t xml:space="preserve">      </w:t>
      </w:r>
      <w:r w:rsidRPr="00F8723C">
        <w:rPr>
          <w:rStyle w:val="ac"/>
          <w:rFonts w:cs="PFT_Frank"/>
          <w:sz w:val="14"/>
          <w:rtl/>
        </w:rPr>
        <w:t>ובאין ד'</w:t>
      </w:r>
      <w:r w:rsidRPr="00043784">
        <w:rPr>
          <w:rtl/>
        </w:rPr>
        <w:t xml:space="preserve"> </w:t>
      </w:r>
      <w:r w:rsidRPr="000C1CD3">
        <w:rPr>
          <w:rStyle w:val="af6"/>
          <w:rFonts w:hint="cs"/>
          <w:rtl/>
        </w:rPr>
        <w:t>לכו"ע</w:t>
      </w:r>
      <w:r w:rsidRPr="00043784">
        <w:rPr>
          <w:rFonts w:hint="cs"/>
          <w:rtl/>
        </w:rPr>
        <w:t xml:space="preserve"> </w:t>
      </w:r>
      <w:r w:rsidRPr="00043784">
        <w:rPr>
          <w:rtl/>
        </w:rPr>
        <w:t xml:space="preserve">כשרה, </w:t>
      </w:r>
    </w:p>
    <w:p w14:paraId="47750299" w14:textId="77777777" w:rsidR="0026136E" w:rsidRPr="0026136E" w:rsidRDefault="00E403A1" w:rsidP="001711C4">
      <w:pPr>
        <w:pStyle w:val="31"/>
        <w:framePr w:wrap="notBeside"/>
        <w:rPr>
          <w:rtl/>
        </w:rPr>
      </w:pPr>
      <w:r w:rsidRPr="0026136E">
        <w:rPr>
          <w:rtl/>
        </w:rPr>
        <w:t>שמואל</w:t>
      </w:r>
      <w:r w:rsidRPr="0026136E">
        <w:rPr>
          <w:rFonts w:hint="cs"/>
          <w:rtl/>
        </w:rPr>
        <w:t>:</w:t>
      </w:r>
    </w:p>
    <w:p w14:paraId="56B81897" w14:textId="5C8864EF" w:rsidR="00134B36" w:rsidRPr="00043784" w:rsidRDefault="00E403A1" w:rsidP="0026136E">
      <w:pPr>
        <w:pStyle w:val="affd"/>
        <w:widowControl w:val="0"/>
        <w:rPr>
          <w:rtl/>
        </w:rPr>
      </w:pPr>
      <w:r w:rsidRPr="00F8723C">
        <w:rPr>
          <w:rStyle w:val="ac"/>
          <w:rFonts w:cs="PFT_Frank" w:hint="cs"/>
          <w:sz w:val="14"/>
          <w:rtl/>
        </w:rPr>
        <w:t>בנסרין</w:t>
      </w:r>
      <w:r w:rsidRPr="00F8723C">
        <w:rPr>
          <w:rStyle w:val="ac"/>
          <w:rFonts w:cs="PFT_Frank"/>
          <w:sz w:val="14"/>
          <w:rtl/>
        </w:rPr>
        <w:t xml:space="preserve"> ד'</w:t>
      </w:r>
      <w:r w:rsidRPr="00043784">
        <w:rPr>
          <w:rtl/>
        </w:rPr>
        <w:t xml:space="preserve"> </w:t>
      </w:r>
      <w:r w:rsidRPr="000C1CD3">
        <w:rPr>
          <w:rStyle w:val="af6"/>
          <w:rFonts w:hint="cs"/>
          <w:rtl/>
        </w:rPr>
        <w:t>לכו"ע</w:t>
      </w:r>
      <w:r w:rsidRPr="00043784">
        <w:rPr>
          <w:rFonts w:hint="cs"/>
          <w:rtl/>
        </w:rPr>
        <w:t xml:space="preserve"> </w:t>
      </w:r>
      <w:r w:rsidR="00BE3416" w:rsidRPr="00043784">
        <w:rPr>
          <w:rtl/>
        </w:rPr>
        <w:t>פסולה</w:t>
      </w:r>
      <w:r w:rsidR="00BE3416" w:rsidRPr="00043784">
        <w:rPr>
          <w:rFonts w:hint="cs"/>
          <w:rtl/>
        </w:rPr>
        <w:t>.</w:t>
      </w:r>
      <w:r w:rsidRPr="00043784">
        <w:rPr>
          <w:rtl/>
        </w:rPr>
        <w:t xml:space="preserve"> </w:t>
      </w:r>
      <w:r w:rsidRPr="00F8723C">
        <w:rPr>
          <w:rStyle w:val="ac"/>
          <w:rFonts w:cs="PFT_Frank"/>
          <w:sz w:val="14"/>
          <w:rtl/>
        </w:rPr>
        <w:t>באין ג'</w:t>
      </w:r>
      <w:r w:rsidRPr="00043784">
        <w:rPr>
          <w:rtl/>
        </w:rPr>
        <w:t xml:space="preserve"> </w:t>
      </w:r>
      <w:r w:rsidRPr="000C1CD3">
        <w:rPr>
          <w:rStyle w:val="af6"/>
          <w:rFonts w:hint="cs"/>
          <w:rtl/>
        </w:rPr>
        <w:t>לכו"ע</w:t>
      </w:r>
      <w:r w:rsidRPr="00043784">
        <w:rPr>
          <w:rFonts w:hint="cs"/>
          <w:rtl/>
        </w:rPr>
        <w:t xml:space="preserve"> </w:t>
      </w:r>
      <w:r w:rsidRPr="00043784">
        <w:rPr>
          <w:rtl/>
        </w:rPr>
        <w:t>כשרה,</w:t>
      </w:r>
      <w:r>
        <w:rPr>
          <w:rFonts w:hint="cs"/>
          <w:rtl/>
        </w:rPr>
        <w:t xml:space="preserve"> דקנים </w:t>
      </w:r>
      <w:del w:id="9001" w:author="עריכה מהאתר" w:date="2026-10-06T12:30:19Z">
        <w:r>
          <w:rPr>
            <w:rFonts w:hint="cs"/>
            <w:rtl/>
          </w:rPr>
          <w:delText xml:space="preserve">בעלמא</w:delText>
        </w:r>
      </w:del>
      <w:ins w:id="9002" w:author="עריכה מהאתר" w:date="2026-10-06T12:30:19Z">
        <w:r>
          <w:rPr>
            <w:rFonts w:hint="cs"/>
            <w:rtl/>
          </w:rPr>
          <w:t xml:space="preserve">סתם</w:t>
        </w:r>
      </w:ins>
      <w:r w:rsidR="00BE3416" w:rsidRPr="00043784">
        <w:rPr>
          <w:rFonts w:hint="cs"/>
          <w:rtl/>
        </w:rPr>
        <w:t>.</w:t>
      </w:r>
    </w:p>
    <w:p w14:paraId="24DF5787" w14:textId="3B904274" w:rsidR="00E403A1" w:rsidRPr="00043784" w:rsidRDefault="00E403A1" w:rsidP="00B81B80">
      <w:pPr>
        <w:pStyle w:val="affd"/>
        <w:spacing w:after="60"/>
        <w:rPr>
          <w:rtl/>
        </w:rPr>
      </w:pPr>
      <w:r w:rsidRPr="00F8723C">
        <w:rPr>
          <w:rStyle w:val="ac"/>
          <w:rFonts w:cs="PFT_Frank"/>
          <w:sz w:val="14"/>
          <w:rtl/>
        </w:rPr>
        <w:t>מג' עד ד'</w:t>
      </w:r>
      <w:r w:rsidRPr="00043784">
        <w:rPr>
          <w:rtl/>
        </w:rPr>
        <w:t xml:space="preserve"> </w:t>
      </w:r>
      <w:del w:id="10681" w:author="דבורה שירה פלג" w:date="2026-07-26T10:15:00Z" w16du:dateUtc="2026-07-26T07:15:00Z">
        <w:r w:rsidR="005B1143" w:rsidRPr="000C1CD3" w:rsidDel="00F23DB4">
          <w:rPr>
            <w:rStyle w:val="af6"/>
            <w:rFonts w:hint="cs"/>
            <w:rtl/>
          </w:rPr>
          <w:delText>חלקו</w:delText>
        </w:r>
        <w:r w:rsidRPr="000C1CD3" w:rsidDel="00F23DB4">
          <w:rPr>
            <w:rStyle w:val="af6"/>
            <w:rtl/>
          </w:rPr>
          <w:delText xml:space="preserve"> אי</w:delText>
        </w:r>
      </w:del>
      <w:ins w:id="10682" w:author="דבורה שירה פלג" w:date="2026-07-26T10:15:00Z" w16du:dateUtc="2026-07-26T07:15:00Z">
        <w:r>
          <w:rPr>
            <w:rStyle w:val="af6"/>
            <w:rtl/>
            <w:rPrChange w:id="9017" w:author="מנוע אמוראים" w:date="2026-10-05T16:41:47Z">
              <w:rPr>
                <w:rtl/>
              </w:rPr>
            </w:rPrChange>
          </w:rPr>
          <w:t xml:space="preserve">ר"י</w:t>
        </w:r>
      </w:ins>
      <w:r w:rsidRPr="000C1CD3">
        <w:rPr>
          <w:rStyle w:val="af6"/>
          <w:rtl/>
        </w:rPr>
        <w:t xml:space="preserve"> </w:t>
      </w:r>
      <w:r w:rsidRPr="00043784">
        <w:rPr>
          <w:rFonts w:hint="cs"/>
          <w:rtl/>
        </w:rPr>
        <w:t xml:space="preserve">אין </w:t>
      </w:r>
      <w:r w:rsidRPr="00043784">
        <w:rPr>
          <w:rtl/>
        </w:rPr>
        <w:t>שיעור מקום</w:t>
      </w:r>
      <w:r w:rsidRPr="000C1CD3">
        <w:rPr>
          <w:rStyle w:val="af6"/>
          <w:rtl/>
        </w:rPr>
        <w:t xml:space="preserve"> </w:t>
      </w:r>
      <w:r w:rsidR="00BE3416" w:rsidRPr="000C1CD3">
        <w:rPr>
          <w:rStyle w:val="af6"/>
          <w:rFonts w:hint="cs"/>
          <w:rtl/>
        </w:rPr>
        <w:t xml:space="preserve">   </w:t>
      </w:r>
      <w:ins w:id="10683" w:author="דבורה שירה פלג" w:date="2026-07-26T10:14:00Z" w16du:dateUtc="2026-07-26T07:14:00Z">
        <w:r w:rsidR="00F23DB4">
          <w:rPr>
            <w:rStyle w:val="af6"/>
            <w:rFonts w:hint="cs"/>
            <w:rtl/>
          </w:rPr>
          <w:t xml:space="preserve">ר</w:t>
        </w:r>
      </w:ins>
      <w:ins w:id="10684" w:author="דבורה שירה פלג" w:date="2026-07-26T10:15:00Z" w16du:dateUtc="2026-07-26T07:15:00Z">
        <w:r w:rsidR="00F23DB4">
          <w:rPr>
            <w:rStyle w:val="af6"/>
            <w:rFonts w:hint="cs"/>
            <w:rtl/>
          </w:rPr>
          <w:t xml:space="preserve">"מ</w:t>
        </w:r>
      </w:ins>
      <w:del w:id="10685" w:author="דבורה שירה פלג" w:date="2026-07-26T10:14:00Z" w16du:dateUtc="2026-07-26T07:14:00Z">
        <w:r w:rsidRPr="000C1CD3" w:rsidDel="00F23DB4">
          <w:rPr>
            <w:rStyle w:val="af6"/>
            <w:rtl/>
          </w:rPr>
          <w:delText>או</w:delText>
        </w:r>
      </w:del>
      <w:r w:rsidRPr="000C1CD3">
        <w:rPr>
          <w:rStyle w:val="af6"/>
          <w:rtl/>
        </w:rPr>
        <w:t xml:space="preserve"> </w:t>
      </w:r>
      <w:r w:rsidRPr="00043784">
        <w:rPr>
          <w:rFonts w:hint="cs"/>
          <w:rtl/>
        </w:rPr>
        <w:t>כיון ד</w:t>
      </w:r>
      <w:r w:rsidRPr="00043784">
        <w:rPr>
          <w:rtl/>
        </w:rPr>
        <w:t>נפיק מלבוד גזרי.</w:t>
      </w:r>
    </w:p>
    <w:p w14:paraId="272D8A6B" w14:textId="080B3BF5" w:rsidR="00E403A1" w:rsidRPr="00043784" w:rsidRDefault="0035215E" w:rsidP="003A71BD">
      <w:pPr>
        <w:rPr>
          <w:rFonts w:ascii="BA Vilna Regular" w:hAnsi="BA Vilna Regular"/>
          <w:sz w:val="16"/>
          <w:rtl/>
        </w:rPr>
      </w:pPr>
      <w:bookmarkStart w:id="71" w:name="_Toc155720248"/>
      <w:r w:rsidRPr="0035215E">
        <w:rPr>
          <w:rStyle w:val="a6"/>
          <w:rtl/>
        </w:rPr>
        <w:t xml:space="preserve">נסר </w:t>
      </w:r>
      <w:r w:rsidRPr="0035215E">
        <w:rPr>
          <w:rStyle w:val="a6"/>
          <w:rFonts w:hint="cs"/>
          <w:rtl/>
        </w:rPr>
        <w:t>ב</w:t>
      </w:r>
      <w:r w:rsidRPr="0035215E">
        <w:rPr>
          <w:rStyle w:val="a6"/>
          <w:rtl/>
        </w:rPr>
        <w:t xml:space="preserve">רוחב ד' </w:t>
      </w:r>
      <w:r w:rsidRPr="0035215E">
        <w:rPr>
          <w:rStyle w:val="a6"/>
          <w:rFonts w:hint="cs"/>
          <w:rtl/>
        </w:rPr>
        <w:t xml:space="preserve">– </w:t>
      </w:r>
      <w:r w:rsidRPr="0035215E">
        <w:rPr>
          <w:rStyle w:val="a6"/>
          <w:rtl/>
        </w:rPr>
        <w:t>כשרה</w:t>
      </w:r>
      <w:r w:rsidRPr="0035215E">
        <w:rPr>
          <w:rStyle w:val="a6"/>
          <w:rFonts w:hint="cs"/>
          <w:rtl/>
        </w:rPr>
        <w:t>,</w:t>
      </w:r>
      <w:r w:rsidRPr="0035215E">
        <w:rPr>
          <w:rStyle w:val="a6"/>
          <w:rtl/>
        </w:rPr>
        <w:t xml:space="preserve"> ו</w:t>
      </w:r>
      <w:r w:rsidRPr="0035215E">
        <w:rPr>
          <w:rStyle w:val="a6"/>
          <w:rFonts w:hint="cs"/>
          <w:rtl/>
        </w:rPr>
        <w:t>בלבד ש</w:t>
      </w:r>
      <w:r w:rsidRPr="0035215E">
        <w:rPr>
          <w:rStyle w:val="a6"/>
          <w:rtl/>
        </w:rPr>
        <w:t>לא יישן תחתיו.</w:t>
      </w:r>
      <w:bookmarkEnd w:id="71"/>
      <w:r>
        <w:rPr>
          <w:rStyle w:val="af6"/>
          <w:rtl/>
        </w:rPr>
        <w:ptab w:relativeTo="margin" w:alignment="right" w:leader="none"/>
      </w:r>
      <w:r w:rsidR="00E403A1" w:rsidRPr="000C1CD3">
        <w:rPr>
          <w:rStyle w:val="af6"/>
          <w:rtl/>
        </w:rPr>
        <w:t>לרב</w:t>
      </w:r>
      <w:r w:rsidR="00E403A1" w:rsidRPr="000C1CD3">
        <w:rPr>
          <w:rStyle w:val="af6"/>
          <w:rFonts w:hint="cs"/>
          <w:rtl/>
        </w:rPr>
        <w:t>:</w:t>
      </w:r>
      <w:r w:rsidR="00E403A1" w:rsidRPr="000C1CD3">
        <w:rPr>
          <w:rStyle w:val="af6"/>
          <w:rtl/>
        </w:rPr>
        <w:t xml:space="preserve"> </w:t>
      </w:r>
      <w:r w:rsidR="00E403A1" w:rsidRPr="000C1CD3">
        <w:rPr>
          <w:rStyle w:val="af6"/>
          <w:rFonts w:hint="cs"/>
          <w:rtl/>
        </w:rPr>
        <w:t xml:space="preserve">רק </w:t>
      </w:r>
      <w:r w:rsidR="00E403A1" w:rsidRPr="000C1CD3">
        <w:rPr>
          <w:rStyle w:val="af6"/>
          <w:rtl/>
        </w:rPr>
        <w:t>כר"מ</w:t>
      </w:r>
      <w:r w:rsidR="00E403A1" w:rsidRPr="00043784">
        <w:rPr>
          <w:rFonts w:ascii="BA Vilna Regular" w:hAnsi="BA Vilna Regular"/>
          <w:sz w:val="16"/>
          <w:rtl/>
        </w:rPr>
        <w:t>.</w:t>
      </w:r>
    </w:p>
    <w:p w14:paraId="19240370" w14:textId="77777777" w:rsidR="00E403A1" w:rsidRPr="00C01657" w:rsidRDefault="00E403A1" w:rsidP="009D377E">
      <w:pPr>
        <w:pStyle w:val="ad"/>
        <w:framePr w:wrap="around"/>
        <w:rPr>
          <w:rStyle w:val="ae"/>
          <w:rtl/>
        </w:rPr>
      </w:pPr>
      <w:bookmarkStart w:id="72" w:name="_Toc155720249"/>
      <w:r w:rsidRPr="00C01657">
        <w:rPr>
          <w:rStyle w:val="ae"/>
          <w:rFonts w:hint="cs"/>
          <w:rtl/>
        </w:rPr>
        <w:t>יד</w:t>
      </w:r>
      <w:r w:rsidR="0034209C" w:rsidRPr="00C01657">
        <w:rPr>
          <w:rStyle w:val="ae"/>
          <w:rFonts w:hint="cs"/>
          <w:rtl/>
        </w:rPr>
        <w:t>:</w:t>
      </w:r>
      <w:bookmarkEnd w:id="72"/>
    </w:p>
    <w:p w14:paraId="15A4ADFE" w14:textId="2BE156D5" w:rsidR="00E403A1" w:rsidRDefault="00E403A1" w:rsidP="003A71BD">
      <w:pPr>
        <w:pStyle w:val="affd"/>
        <w:rPr>
          <w:spacing w:val="-4"/>
          <w:rtl/>
        </w:rPr>
      </w:pPr>
      <w:r w:rsidRPr="0035215E">
        <w:rPr>
          <w:rStyle w:val="ac"/>
          <w:rFonts w:cs="PFT_Frank"/>
          <w:spacing w:val="-4"/>
          <w:sz w:val="14"/>
          <w:rtl/>
        </w:rPr>
        <w:t>ב' סדינין</w:t>
      </w:r>
      <w:r w:rsidRPr="0035215E">
        <w:rPr>
          <w:spacing w:val="-4"/>
          <w:rtl/>
        </w:rPr>
        <w:t xml:space="preserve"> מצטרפין</w:t>
      </w:r>
      <w:r w:rsidRPr="0035215E">
        <w:rPr>
          <w:rFonts w:hint="cs"/>
          <w:spacing w:val="-4"/>
          <w:rtl/>
        </w:rPr>
        <w:t>,</w:t>
      </w:r>
      <w:r w:rsidRPr="0035215E">
        <w:rPr>
          <w:spacing w:val="-4"/>
          <w:rtl/>
        </w:rPr>
        <w:t xml:space="preserve"> </w:t>
      </w:r>
      <w:r w:rsidR="0035215E" w:rsidRPr="0035215E">
        <w:rPr>
          <w:rStyle w:val="ac"/>
          <w:rFonts w:cs="PFT_Frank"/>
          <w:spacing w:val="-4"/>
          <w:sz w:val="14"/>
          <w:rtl/>
        </w:rPr>
        <w:t>ב נסרין</w:t>
      </w:r>
      <w:r w:rsidR="0035215E">
        <w:rPr>
          <w:rStyle w:val="ac"/>
          <w:rFonts w:cs="PFT_Frank" w:hint="cs"/>
          <w:spacing w:val="-4"/>
          <w:sz w:val="14"/>
          <w:rtl/>
        </w:rPr>
        <w:t xml:space="preserve">- </w:t>
      </w:r>
      <w:r w:rsidR="0035215E" w:rsidRPr="0035215E">
        <w:rPr>
          <w:rStyle w:val="af6"/>
          <w:rFonts w:hint="cs"/>
          <w:spacing w:val="-4"/>
          <w:rtl/>
        </w:rPr>
        <w:t>ר"י:</w:t>
      </w:r>
      <w:r w:rsidR="0035215E" w:rsidRPr="0035215E">
        <w:rPr>
          <w:rFonts w:hint="cs"/>
          <w:spacing w:val="-4"/>
          <w:rtl/>
        </w:rPr>
        <w:t xml:space="preserve"> </w:t>
      </w:r>
      <w:r w:rsidR="0035215E" w:rsidRPr="0035215E">
        <w:rPr>
          <w:spacing w:val="-4"/>
          <w:rtl/>
        </w:rPr>
        <w:t>אין מצט</w:t>
      </w:r>
      <w:r w:rsidR="0035215E" w:rsidRPr="0035215E">
        <w:rPr>
          <w:rFonts w:hint="cs"/>
          <w:spacing w:val="-4"/>
          <w:rtl/>
        </w:rPr>
        <w:t>רפין</w:t>
      </w:r>
      <w:r w:rsidR="0035215E" w:rsidRPr="0035215E">
        <w:rPr>
          <w:rStyle w:val="af6"/>
          <w:rFonts w:hint="cs"/>
          <w:spacing w:val="-4"/>
          <w:rtl/>
        </w:rPr>
        <w:t xml:space="preserve"> </w:t>
      </w:r>
      <w:r w:rsidR="0035215E" w:rsidRPr="0035215E">
        <w:rPr>
          <w:rStyle w:val="af6"/>
          <w:spacing w:val="-4"/>
          <w:rtl/>
        </w:rPr>
        <w:t>ר</w:t>
      </w:r>
      <w:r w:rsidR="0035215E" w:rsidRPr="0035215E">
        <w:rPr>
          <w:rStyle w:val="af6"/>
          <w:rFonts w:hint="cs"/>
          <w:spacing w:val="-4"/>
          <w:rtl/>
        </w:rPr>
        <w:t>"</w:t>
      </w:r>
      <w:r w:rsidR="0035215E" w:rsidRPr="0035215E">
        <w:rPr>
          <w:rStyle w:val="af6"/>
          <w:spacing w:val="-4"/>
          <w:rtl/>
        </w:rPr>
        <w:t>מ</w:t>
      </w:r>
      <w:r w:rsidR="0035215E" w:rsidRPr="0035215E">
        <w:rPr>
          <w:rFonts w:hint="cs"/>
          <w:spacing w:val="-4"/>
          <w:rtl/>
        </w:rPr>
        <w:t>:</w:t>
      </w:r>
      <w:r w:rsidR="0035215E" w:rsidRPr="0035215E">
        <w:rPr>
          <w:spacing w:val="-4"/>
          <w:rtl/>
        </w:rPr>
        <w:t xml:space="preserve"> כסד</w:t>
      </w:r>
      <w:r w:rsidR="0035215E" w:rsidRPr="0035215E">
        <w:rPr>
          <w:rFonts w:hint="cs"/>
          <w:spacing w:val="-4"/>
          <w:rtl/>
        </w:rPr>
        <w:t>ין ומצטרפין</w:t>
      </w:r>
    </w:p>
    <w:p w14:paraId="6CBF55A3" w14:textId="3DD62F28" w:rsidR="0035215E" w:rsidRPr="0035215E" w:rsidDel="00F44B72" w:rsidRDefault="0035215E" w:rsidP="00C01657">
      <w:pPr>
        <w:pStyle w:val="affd"/>
        <w:rPr>
          <w:del w:id="10679" w:author="דבורה שירה פלג" w:date="2026-07-26T10:19:00Z"/>
          <w:spacing w:val="-4"/>
          <w:rtl/>
        </w:rPr>
      </w:pPr>
      <w:del w:id="10680" w:author="דבורה שירה פלג" w:date="2026-07-26T10:19:00Z" w16du:dateUtc="2026-07-26T07:19:00Z">
        <w:r w:rsidRPr="0035215E" w:rsidDel="00F44B72">
          <w:rPr>
            <w:rStyle w:val="af6"/>
            <w:rFonts w:hint="cs"/>
            <w:rtl/>
          </w:rPr>
          <w:delText>לשמואל</w:delText>
        </w:r>
        <w:r w:rsidDel="00F44B72">
          <w:rPr>
            <w:rFonts w:hint="cs"/>
            <w:spacing w:val="-4"/>
            <w:rtl/>
          </w:rPr>
          <w:delText xml:space="preserve">: </w:delText>
        </w:r>
        <w:r w:rsidDel="00F44B72">
          <w:rPr>
            <w:rStyle w:val="afff6"/>
            <w:rFonts w:hint="cs"/>
            <w:rtl/>
          </w:rPr>
          <w:delText>ב</w:delText>
        </w:r>
        <w:r w:rsidRPr="0035215E" w:rsidDel="00F44B72">
          <w:rPr>
            <w:rStyle w:val="afff6"/>
            <w:rFonts w:hint="cs"/>
            <w:rtl/>
          </w:rPr>
          <w:delText>יש ארבעה לכו''ע פסולה,</w:delText>
        </w:r>
        <w:r w:rsidDel="00F44B72">
          <w:rPr>
            <w:rStyle w:val="afff6"/>
            <w:rFonts w:hint="cs"/>
            <w:rtl/>
          </w:rPr>
          <w:delText xml:space="preserve"> </w:delText>
        </w:r>
        <w:r w:rsidRPr="0035215E" w:rsidDel="00F44B72">
          <w:rPr>
            <w:rStyle w:val="af6"/>
            <w:rFonts w:hint="cs"/>
            <w:rtl/>
          </w:rPr>
          <w:delText>לרב</w:delText>
        </w:r>
        <w:r w:rsidDel="00F44B72">
          <w:rPr>
            <w:rStyle w:val="af6"/>
            <w:rFonts w:hint="cs"/>
            <w:rtl/>
          </w:rPr>
          <w:delText>:</w:delText>
        </w:r>
        <w:r w:rsidDel="00F44B72">
          <w:rPr>
            <w:rStyle w:val="afff6"/>
            <w:rFonts w:hint="cs"/>
            <w:rtl/>
          </w:rPr>
          <w:delText xml:space="preserve"> </w:delText>
        </w:r>
        <w:r w:rsidRPr="0035215E" w:rsidDel="00F44B72">
          <w:rPr>
            <w:rStyle w:val="afff6"/>
            <w:rFonts w:hint="cs"/>
            <w:rtl/>
          </w:rPr>
          <w:delText>באין בהן ארבעה לכו</w:delText>
        </w:r>
        <w:r w:rsidDel="00F44B72">
          <w:rPr>
            <w:rStyle w:val="afff6"/>
            <w:rFonts w:hint="cs"/>
            <w:rtl/>
          </w:rPr>
          <w:delText>''</w:delText>
        </w:r>
        <w:r w:rsidRPr="0035215E" w:rsidDel="00F44B72">
          <w:rPr>
            <w:rStyle w:val="afff6"/>
            <w:rFonts w:hint="cs"/>
            <w:rtl/>
          </w:rPr>
          <w:delText>ע</w:delText>
        </w:r>
        <w:r w:rsidDel="00F44B72">
          <w:rPr>
            <w:rStyle w:val="afff6"/>
            <w:rFonts w:hint="cs"/>
            <w:rtl/>
          </w:rPr>
          <w:delText xml:space="preserve"> </w:delText>
        </w:r>
        <w:r w:rsidRPr="0035215E" w:rsidDel="00F44B72">
          <w:rPr>
            <w:rStyle w:val="afff6"/>
            <w:rFonts w:hint="cs"/>
            <w:rtl/>
          </w:rPr>
          <w:delText>כשרה</w:delText>
        </w:r>
      </w:del>
    </w:p>
    <w:p w14:paraId="71CFA955" w14:textId="3482458B" w:rsidR="0026136E" w:rsidRPr="0026136E" w:rsidRDefault="0035215E" w:rsidP="001711C4">
      <w:pPr>
        <w:pStyle w:val="31"/>
        <w:framePr w:wrap="notBeside"/>
        <w:rPr>
          <w:rtl/>
        </w:rPr>
      </w:pPr>
      <w:r>
        <w:rPr>
          <w:rFonts w:hint="cs"/>
          <w:rtl/>
        </w:rPr>
        <w:t xml:space="preserve">מצטרפין דר''מ </w:t>
      </w:r>
      <w:del w:id="9020" w:author="הגהת סוכה" w:date="2026-09-27T12:23:34Z">
        <w:r>
          <w:rPr>
            <w:rFonts w:hint="cs"/>
            <w:rtl/>
          </w:rPr>
          <w:delText xml:space="preserve">ל'ק</w:delText>
        </w:r>
      </w:del>
      <w:ins w:id="9021" w:author="הגהת סוכה" w:date="2026-09-27T12:23:34Z">
        <w:r>
          <w:rPr>
            <w:rFonts w:hint="cs"/>
            <w:rtl/>
          </w:rPr>
          <w:t xml:space="preserve">ל"ק</w:t>
        </w:r>
      </w:ins>
      <w:r>
        <w:rPr>
          <w:rFonts w:hint="cs"/>
          <w:rtl/>
        </w:rPr>
        <w:t xml:space="preserve"> </w:t>
      </w:r>
      <w:r w:rsidR="00E403A1" w:rsidRPr="0026136E">
        <w:rPr>
          <w:rFonts w:hint="cs"/>
          <w:rtl/>
        </w:rPr>
        <w:t xml:space="preserve"> </w:t>
      </w:r>
    </w:p>
    <w:p w14:paraId="35B31403" w14:textId="420268A8" w:rsidR="00E403A1" w:rsidRPr="00043784" w:rsidRDefault="0035215E" w:rsidP="0035215E">
      <w:pPr>
        <w:pStyle w:val="affd"/>
        <w:widowControl w:val="0"/>
        <w:rPr>
          <w:rStyle w:val="af4"/>
          <w:color w:val="auto"/>
          <w:rtl/>
        </w:rPr>
      </w:pPr>
      <w:r w:rsidRPr="0035215E">
        <w:rPr>
          <w:rStyle w:val="af6"/>
          <w:rFonts w:hint="cs"/>
          <w:rtl/>
        </w:rPr>
        <w:t>לשמואל</w:t>
      </w:r>
      <w:r>
        <w:rPr>
          <w:rFonts w:hint="cs"/>
          <w:rtl/>
        </w:rPr>
        <w:t xml:space="preserve">: </w:t>
      </w:r>
      <w:r w:rsidR="00E403A1" w:rsidRPr="00043784">
        <w:rPr>
          <w:rFonts w:hint="cs"/>
          <w:rtl/>
        </w:rPr>
        <w:t xml:space="preserve">היינו </w:t>
      </w:r>
      <w:r w:rsidR="00E403A1" w:rsidRPr="00043784">
        <w:rPr>
          <w:rtl/>
        </w:rPr>
        <w:t>ל</w:t>
      </w:r>
      <w:r w:rsidR="00E403A1" w:rsidRPr="00043784">
        <w:rPr>
          <w:rFonts w:hint="cs"/>
          <w:rtl/>
        </w:rPr>
        <w:t>ארבע</w:t>
      </w:r>
      <w:r>
        <w:rPr>
          <w:rFonts w:hint="cs"/>
          <w:rtl/>
        </w:rPr>
        <w:t>,</w:t>
      </w:r>
      <w:r>
        <w:rPr>
          <w:rStyle w:val="af6"/>
          <w:rFonts w:hint="cs"/>
          <w:rtl/>
        </w:rPr>
        <w:t xml:space="preserve">  </w:t>
      </w:r>
      <w:r w:rsidRPr="0035215E">
        <w:rPr>
          <w:rStyle w:val="af6"/>
          <w:rFonts w:hint="cs"/>
          <w:rtl/>
        </w:rPr>
        <w:t>לרב:</w:t>
      </w:r>
      <w:r>
        <w:rPr>
          <w:rFonts w:ascii="BA TM • Vilna Extra-Bold" w:hAnsi="BA TM • Vilna Extra-Bold" w:cs="BA TM • Vilna Extra-Bold" w:hint="cs"/>
          <w:color w:val="767171" w:themeColor="background2" w:themeShade="80"/>
          <w:spacing w:val="2"/>
          <w:sz w:val="14"/>
          <w:szCs w:val="14"/>
          <w:rtl/>
        </w:rPr>
        <w:t xml:space="preserve"> </w:t>
      </w:r>
      <w:r w:rsidR="00E403A1" w:rsidRPr="00043784">
        <w:rPr>
          <w:rFonts w:hint="cs"/>
          <w:rtl/>
        </w:rPr>
        <w:t xml:space="preserve">היינו </w:t>
      </w:r>
      <w:r w:rsidR="00E403A1" w:rsidRPr="00043784">
        <w:rPr>
          <w:rtl/>
        </w:rPr>
        <w:t>לד"א מן הצד.</w:t>
      </w:r>
    </w:p>
    <w:p w14:paraId="43D88D37" w14:textId="1AB8CA92" w:rsidR="0026136E" w:rsidRPr="0026136E" w:rsidRDefault="0035215E" w:rsidP="001711C4">
      <w:pPr>
        <w:pStyle w:val="31"/>
        <w:framePr w:wrap="notBeside"/>
        <w:rPr>
          <w:rtl/>
        </w:rPr>
      </w:pPr>
      <w:r>
        <w:rPr>
          <w:rFonts w:hint="cs"/>
          <w:rtl/>
        </w:rPr>
        <w:t>ל''ב:</w:t>
      </w:r>
      <w:r w:rsidR="00E403A1" w:rsidRPr="0026136E">
        <w:rPr>
          <w:rtl/>
        </w:rPr>
        <w:t xml:space="preserve"> </w:t>
      </w:r>
    </w:p>
    <w:p w14:paraId="0C2BD335" w14:textId="66DC709F" w:rsidR="0035215E" w:rsidRPr="0035215E" w:rsidRDefault="0035215E" w:rsidP="0035215E">
      <w:pPr>
        <w:pStyle w:val="affd"/>
        <w:widowControl w:val="0"/>
        <w:rPr>
          <w:rStyle w:val="afff6"/>
          <w:rtl/>
        </w:rPr>
      </w:pPr>
      <w:r w:rsidRPr="0035215E">
        <w:rPr>
          <w:rStyle w:val="af6"/>
          <w:rFonts w:hint="cs"/>
          <w:rtl/>
        </w:rPr>
        <w:t>לשמואל:</w:t>
      </w:r>
      <w:r>
        <w:rPr>
          <w:rStyle w:val="afff6"/>
          <w:rFonts w:hint="cs"/>
          <w:rtl/>
        </w:rPr>
        <w:t xml:space="preserve"> </w:t>
      </w:r>
      <w:r w:rsidR="00E403A1" w:rsidRPr="00043784">
        <w:rPr>
          <w:rFonts w:hint="cs"/>
          <w:rtl/>
        </w:rPr>
        <w:t>לד</w:t>
      </w:r>
      <w:r w:rsidR="00E403A1" w:rsidRPr="00043784">
        <w:rPr>
          <w:rtl/>
        </w:rPr>
        <w:t>"</w:t>
      </w:r>
      <w:r w:rsidR="00E403A1" w:rsidRPr="00043784">
        <w:rPr>
          <w:rFonts w:hint="cs"/>
          <w:rtl/>
        </w:rPr>
        <w:t>א מהצד</w:t>
      </w:r>
      <w:r>
        <w:rPr>
          <w:rFonts w:hint="cs"/>
          <w:rtl/>
        </w:rPr>
        <w:t xml:space="preserve"> </w:t>
      </w:r>
      <w:r w:rsidRPr="0035215E">
        <w:rPr>
          <w:rStyle w:val="af6"/>
          <w:rFonts w:hint="cs"/>
          <w:rtl/>
        </w:rPr>
        <w:t>לרב:</w:t>
      </w:r>
      <w:r>
        <w:rPr>
          <w:rFonts w:hint="cs"/>
          <w:rtl/>
        </w:rPr>
        <w:t xml:space="preserve"> </w:t>
      </w:r>
      <w:r w:rsidRPr="00043784">
        <w:rPr>
          <w:rFonts w:hint="cs"/>
          <w:rtl/>
        </w:rPr>
        <w:t>לד</w:t>
      </w:r>
      <w:r w:rsidRPr="00043784">
        <w:rPr>
          <w:rtl/>
        </w:rPr>
        <w:t>"</w:t>
      </w:r>
      <w:r w:rsidRPr="00043784">
        <w:rPr>
          <w:rFonts w:hint="cs"/>
          <w:rtl/>
        </w:rPr>
        <w:t>א מהצד,</w:t>
      </w:r>
      <w:r>
        <w:rPr>
          <w:rStyle w:val="af6"/>
          <w:rFonts w:hint="cs"/>
          <w:rtl/>
        </w:rPr>
        <w:t xml:space="preserve"> </w:t>
      </w:r>
      <w:ins w:id="10673" w:author="דבורה שירה פלג" w:date="2026-07-26T10:24:00Z" w16du:dateUtc="2026-07-26T07:24:00Z">
        <w:r w:rsidR="00F44B72" w:rsidRPr="0035215E">
          <w:rPr>
            <w:rStyle w:val="af6"/>
            <w:rFonts w:hint="cs"/>
            <w:rtl/>
          </w:rPr>
          <w:t xml:space="preserve">איידי דר</w:t>
        </w:r>
        <w:r w:rsidR="00F44B72" w:rsidRPr="0035215E">
          <w:rPr>
            <w:rStyle w:val="af6"/>
            <w:rFonts w:hint="cs"/>
            <w:rtl/>
          </w:rPr>
          <w:t xml:space="preserve">"</w:t>
        </w:r>
        <w:r w:rsidR="00F44B72" w:rsidRPr="0035215E">
          <w:rPr>
            <w:rStyle w:val="af6"/>
            <w:rFonts w:hint="cs"/>
            <w:rtl/>
          </w:rPr>
          <w:t xml:space="preserve">מ </w:t>
        </w:r>
      </w:ins>
      <w:r w:rsidRPr="0035215E">
        <w:rPr>
          <w:rStyle w:val="afff6"/>
          <w:rFonts w:hint="cs"/>
          <w:rtl/>
        </w:rPr>
        <w:t>'</w:t>
      </w:r>
      <w:r w:rsidR="00E403A1" w:rsidRPr="0035215E">
        <w:rPr>
          <w:rStyle w:val="afff6"/>
          <w:rFonts w:hint="cs"/>
          <w:rtl/>
        </w:rPr>
        <w:t>מצטרפין</w:t>
      </w:r>
      <w:r w:rsidRPr="0035215E">
        <w:rPr>
          <w:rStyle w:val="afff6"/>
          <w:rFonts w:hint="cs"/>
          <w:rtl/>
        </w:rPr>
        <w:t>'</w:t>
      </w:r>
      <w:r w:rsidR="00E403A1" w:rsidRPr="0035215E">
        <w:rPr>
          <w:rStyle w:val="afff6"/>
          <w:rFonts w:hint="cs"/>
          <w:rtl/>
        </w:rPr>
        <w:t xml:space="preserve"> </w:t>
      </w:r>
      <w:del w:id="10674" w:author="דבורה שירה פלג" w:date="2026-07-26T10:24:00Z" w16du:dateUtc="2026-07-26T07:24:00Z">
        <w:r w:rsidRPr="0035215E" w:rsidDel="00F44B72">
          <w:rPr>
            <w:rStyle w:val="afff6"/>
            <w:rFonts w:hint="cs"/>
            <w:rtl/>
          </w:rPr>
          <w:delText>ד</w:delText>
        </w:r>
      </w:del>
      <w:ins w:id="10675" w:author="דבורה שירה פלג" w:date="2026-07-26T10:24:00Z" w16du:dateUtc="2026-07-26T07:24:00Z">
        <w:r w:rsidR="00F44B72">
          <w:rPr>
            <w:rStyle w:val="afff6"/>
            <w:rFonts w:hint="cs"/>
            <w:rtl/>
          </w:rPr>
          <w:t xml:space="preserve">ל</w:t>
        </w:r>
      </w:ins>
      <w:r w:rsidRPr="0035215E">
        <w:rPr>
          <w:rStyle w:val="afff6"/>
          <w:rFonts w:hint="cs"/>
          <w:rtl/>
        </w:rPr>
        <w:t>ר''י</w:t>
      </w:r>
      <w:ins w:id="10676" w:author="דבורה שירה פלג" w:date="2026-07-26T10:24:00Z" w16du:dateUtc="2026-07-26T07:24:00Z">
        <w:r w:rsidR="00F44B72">
          <w:rPr>
            <w:rStyle w:val="afff6"/>
            <w:rFonts w:hint="cs"/>
            <w:rtl/>
          </w:rPr>
          <w:t xml:space="preserve"> </w:t>
        </w:r>
        <w:r w:rsidR="00F44B72">
          <w:rPr>
            <w:rStyle w:val="afff6"/>
            <w:rFonts w:hint="cs"/>
            <w:rtl/>
          </w:rPr>
          <w:t xml:space="preserve">אין מצטרפין</w:t>
        </w:r>
      </w:ins>
      <w:r w:rsidRPr="0035215E">
        <w:rPr>
          <w:rStyle w:val="afff6"/>
          <w:rFonts w:hint="cs"/>
          <w:rtl/>
        </w:rPr>
        <w:t>:</w:t>
      </w:r>
      <w:del w:id="10677" w:author="דבורה שירה פלג" w:date="2026-07-26T10:23:00Z" w16du:dateUtc="2026-07-26T07:23:00Z">
        <w:r w:rsidRPr="0035215E" w:rsidDel="00F44B72">
          <w:rPr>
            <w:rStyle w:val="afff6"/>
            <w:rFonts w:hint="cs"/>
            <w:rtl/>
          </w:rPr>
          <w:delText xml:space="preserve"> </w:delText>
        </w:r>
        <w:r w:rsidR="00E403A1" w:rsidRPr="0035215E" w:rsidDel="00F44B72">
          <w:rPr>
            <w:rStyle w:val="afff6"/>
            <w:rFonts w:hint="cs"/>
            <w:rtl/>
          </w:rPr>
          <w:delText>איידי דר</w:delText>
        </w:r>
        <w:r w:rsidR="00E403A1" w:rsidRPr="0035215E" w:rsidDel="00F44B72">
          <w:rPr>
            <w:rStyle w:val="afff6"/>
            <w:rtl/>
          </w:rPr>
          <w:delText>"</w:delText>
        </w:r>
        <w:r w:rsidR="00E403A1" w:rsidRPr="0035215E" w:rsidDel="00F44B72">
          <w:rPr>
            <w:rStyle w:val="afff6"/>
            <w:rFonts w:hint="cs"/>
            <w:rtl/>
          </w:rPr>
          <w:delText>מ</w:delText>
        </w:r>
      </w:del>
      <w:r w:rsidRPr="0035215E">
        <w:rPr>
          <w:rStyle w:val="afff6"/>
          <w:rFonts w:hint="cs"/>
          <w:rtl/>
        </w:rPr>
        <w:t>.</w:t>
      </w:r>
    </w:p>
    <w:p w14:paraId="5B979CDA" w14:textId="77777777" w:rsidR="00E833F6" w:rsidRDefault="00E403A1" w:rsidP="0035215E">
      <w:pPr>
        <w:pStyle w:val="affd"/>
        <w:widowControl w:val="0"/>
        <w:rPr>
          <w:ins w:id="10663" w:author="דבורה שירה פלג" w:date="2026-07-26T10:28:00Z" w16du:dateUtc="2026-07-26T07:28:00Z"/>
          <w:rtl/>
        </w:rPr>
      </w:pPr>
      <w:r w:rsidRPr="000C1CD3">
        <w:rPr>
          <w:rStyle w:val="af6"/>
          <w:rFonts w:hint="cs"/>
          <w:rtl/>
        </w:rPr>
        <w:t>ת</w:t>
      </w:r>
      <w:r w:rsidRPr="000C1CD3">
        <w:rPr>
          <w:rStyle w:val="af6"/>
          <w:rtl/>
        </w:rPr>
        <w:t>"</w:t>
      </w:r>
      <w:r w:rsidRPr="000C1CD3">
        <w:rPr>
          <w:rStyle w:val="af6"/>
          <w:rFonts w:hint="cs"/>
          <w:rtl/>
        </w:rPr>
        <w:t>כ דרב</w:t>
      </w:r>
      <w:r w:rsidR="00C456AD" w:rsidRPr="00043784">
        <w:rPr>
          <w:rFonts w:hint="cs"/>
          <w:rtl/>
        </w:rPr>
        <w:t>,</w:t>
      </w:r>
      <w:r w:rsidRPr="00043784">
        <w:rPr>
          <w:rFonts w:hint="cs"/>
          <w:rtl/>
        </w:rPr>
        <w:t xml:space="preserve"> </w:t>
      </w:r>
      <w:r w:rsidRPr="000C1CD3">
        <w:rPr>
          <w:rStyle w:val="af6"/>
          <w:rFonts w:hint="cs"/>
          <w:rtl/>
        </w:rPr>
        <w:t>ות</w:t>
      </w:r>
      <w:r w:rsidRPr="000C1CD3">
        <w:rPr>
          <w:rStyle w:val="af6"/>
          <w:rtl/>
        </w:rPr>
        <w:t>"</w:t>
      </w:r>
      <w:r w:rsidRPr="000C1CD3">
        <w:rPr>
          <w:rStyle w:val="af6"/>
          <w:rFonts w:hint="cs"/>
          <w:rtl/>
        </w:rPr>
        <w:t>כ דשמואל</w:t>
      </w:r>
      <w:r w:rsidRPr="00043784">
        <w:rPr>
          <w:rFonts w:ascii="BA Vilna Regular" w:hAnsi="BA Vilna Regular"/>
          <w:sz w:val="16"/>
          <w:rtl/>
        </w:rPr>
        <w:t xml:space="preserve">, </w:t>
      </w:r>
      <w:r w:rsidR="0035215E">
        <w:rPr>
          <w:rStyle w:val="af6"/>
          <w:rFonts w:hint="cs"/>
          <w:rtl/>
        </w:rPr>
        <w:t xml:space="preserve"> </w:t>
      </w:r>
      <w:r w:rsidR="0035215E">
        <w:rPr>
          <w:rStyle w:val="af6"/>
          <w:rtl/>
        </w:rPr>
        <w:tab/>
      </w:r>
      <w:r w:rsidR="0035215E">
        <w:rPr>
          <w:rStyle w:val="af6"/>
          <w:rtl/>
        </w:rPr>
        <w:tab/>
      </w:r>
      <w:r w:rsidRPr="000C1CD3">
        <w:rPr>
          <w:rStyle w:val="af6"/>
          <w:rtl/>
        </w:rPr>
        <w:t>ר"י</w:t>
      </w:r>
      <w:r w:rsidR="00B97B18" w:rsidRPr="00043784">
        <w:rPr>
          <w:rFonts w:hint="cs"/>
          <w:rtl/>
        </w:rPr>
        <w:t>:</w:t>
      </w:r>
      <w:r w:rsidRPr="00043784">
        <w:rPr>
          <w:rtl/>
        </w:rPr>
        <w:t xml:space="preserve"> הביא מעשה </w:t>
      </w:r>
      <w:r w:rsidR="0035215E">
        <w:rPr>
          <w:rStyle w:val="af6"/>
          <w:rtl/>
        </w:rPr>
        <w:tab/>
      </w:r>
      <w:r w:rsidR="0035215E">
        <w:rPr>
          <w:rStyle w:val="af6"/>
          <w:rFonts w:hint="cs"/>
          <w:rtl/>
        </w:rPr>
        <w:t xml:space="preserve"> </w:t>
      </w:r>
      <w:r w:rsidRPr="0035215E">
        <w:rPr>
          <w:rStyle w:val="af6"/>
          <w:rtl/>
        </w:rPr>
        <w:t>ודחו</w:t>
      </w:r>
      <w:r w:rsidR="0035215E">
        <w:rPr>
          <w:rStyle w:val="af6"/>
          <w:rFonts w:hint="cs"/>
          <w:rtl/>
        </w:rPr>
        <w:t>:</w:t>
      </w:r>
      <w:r w:rsidRPr="00043784">
        <w:rPr>
          <w:rtl/>
        </w:rPr>
        <w:t xml:space="preserve"> דהוה סכנה</w:t>
      </w:r>
      <w:r w:rsidRPr="00043784">
        <w:rPr>
          <w:rFonts w:hint="cs"/>
          <w:rtl/>
        </w:rPr>
        <w:t>.</w:t>
      </w:r>
    </w:p>
    <w:p w14:paraId="1B27CB89" w14:textId="77777777" w:rsidR="00E833F6" w:rsidRDefault="00E833F6" w:rsidP="0035215E">
      <w:pPr>
        <w:pStyle w:val="affd"/>
        <w:widowControl w:val="0"/>
        <w:rPr>
          <w:ins w:id="10664" w:author="דבורה שירה פלג" w:date="2026-07-26T10:31:00Z" w16du:dateUtc="2026-07-26T07:31:00Z"/>
          <w:rtl/>
        </w:rPr>
      </w:pPr>
      <w:ins w:id="10665" w:author="דבורה שירה פלג" w:date="2026-07-26T10:29:00Z" w16du:dateUtc="2026-07-26T07:29:00Z">
        <w:r>
          <w:t xml:space="preserve">מודה </w:t>
        </w:r>
        <w:r>
          <w:rPr>
            <w:rStyle w:val="af6"/>
            <w:rPrChange w:id="9018" w:author="מנוע אמוראים" w:date="2026-10-05T16:41:47Z">
              <w:rPr/>
            </w:rPrChange>
          </w:rPr>
          <w:t xml:space="preserve">ר"מ</w:t>
        </w:r>
        <w:r>
          <w:t xml:space="preserve"> שבין הנסרי</w:t>
        </w:r>
      </w:ins>
      <w:ins w:id="10666" w:author="דבורה שירה פלג" w:date="2026-07-26T10:30:00Z" w16du:dateUtc="2026-07-26T07:30:00Z">
        <w:r>
          <w:t xml:space="preserve">ם רווח פסל והוו שתי פסל</w:t>
        </w:r>
      </w:ins>
      <w:ins w:id="10667" w:author="דבורה שירה פלג" w:date="2026-07-26T10:31:00Z" w16du:dateUtc="2026-07-26T07:31:00Z">
        <w:r>
          <w:t xml:space="preserve">ים</w:t>
        </w:r>
      </w:ins>
      <w:ins w:id="10668" w:author="דבורה שירה פלג" w:date="2026-07-26T10:30:00Z" w16du:dateUtc="2026-07-26T07:30:00Z">
        <w:r>
          <w:t xml:space="preserve"> באמצע שכשרה</w:t>
        </w:r>
      </w:ins>
    </w:p>
    <w:p w14:paraId="0C4E3EA5" w14:textId="1B3685EB" w:rsidR="00E403A1" w:rsidRPr="00043784" w:rsidRDefault="00E833F6" w:rsidP="0035215E">
      <w:pPr>
        <w:pStyle w:val="affd"/>
        <w:widowControl w:val="0"/>
        <w:rPr>
          <w:rtl/>
        </w:rPr>
      </w:pPr>
      <w:ins w:id="10669" w:author="דבורה שירה פלג" w:date="2026-07-26T10:31:00Z" w16du:dateUtc="2026-07-26T07:31:00Z">
        <w:r>
          <w:t xml:space="preserve">ומודה </w:t>
        </w:r>
        <w:r>
          <w:rPr>
            <w:rStyle w:val="af6"/>
            <w:rPrChange w:id="9019" w:author="מנוע אמוראים" w:date="2026-10-05T16:41:47Z">
              <w:rPr/>
            </w:rPrChange>
          </w:rPr>
          <w:t xml:space="preserve">ר</w:t>
        </w:r>
      </w:ins>
      <w:ins w:id="10670" w:author="דבורה שירה פלג" w:date="2026-07-26T10:32:00Z" w16du:dateUtc="2026-07-26T07:32:00Z">
        <w:r>
          <w:rPr>
            <w:rStyle w:val="af6"/>
            <w:rPrChange w:id="9020" w:author="מנוע אמוראים" w:date="2026-10-05T16:41:47Z">
              <w:rPr/>
            </w:rPrChange>
          </w:rPr>
          <w:t xml:space="preserve">"י</w:t>
        </w:r>
        <w:r>
          <w:t xml:space="preserve"> בנתן נסר רחב ארבעה שהישן תחתיו לא י</w:t>
        </w:r>
      </w:ins>
      <w:ins w:id="10671" w:author="דבורה שירה פלג" w:date="2026-07-26T10:33:00Z" w16du:dateUtc="2026-07-26T07:33:00Z">
        <w:r>
          <w:t xml:space="preserve">צא יד"ח</w:t>
        </w:r>
      </w:ins>
      <w:del w:id="10672" w:author="דבורה שירה פלג" w:date="2026-07-26T10:28:00Z" w16du:dateUtc="2026-07-26T07:28:00Z">
        <w:r w:rsidR="00E403A1" w:rsidRPr="00043784" w:rsidDel="00E833F6">
          <w:rPr>
            <w:rtl/>
          </w:rPr>
          <w:delText xml:space="preserve"> </w:delText>
        </w:r>
      </w:del>
    </w:p>
    <w:p w14:paraId="30C60853" w14:textId="77777777" w:rsidR="001D1084" w:rsidRPr="00F0124F" w:rsidRDefault="00E403A1" w:rsidP="00F0124F">
      <w:pPr>
        <w:pStyle w:val="af1"/>
        <w:rPr>
          <w:rtl/>
        </w:rPr>
      </w:pPr>
      <w:bookmarkStart w:id="73" w:name="_Toc155720250"/>
      <w:r w:rsidRPr="00F0124F">
        <w:rPr>
          <w:rtl/>
        </w:rPr>
        <w:t>הפכן על צידיהן</w:t>
      </w:r>
      <w:bookmarkEnd w:id="73"/>
      <w:r w:rsidRPr="00F0124F">
        <w:rPr>
          <w:rtl/>
        </w:rPr>
        <w:t xml:space="preserve"> </w:t>
      </w:r>
    </w:p>
    <w:p w14:paraId="19F5C209" w14:textId="3F8DF863" w:rsidR="0026136E" w:rsidRPr="0026136E" w:rsidRDefault="003A71BD" w:rsidP="001711C4">
      <w:pPr>
        <w:pStyle w:val="31"/>
        <w:framePr w:wrap="notBeside"/>
        <w:rPr>
          <w:rtl/>
        </w:rPr>
      </w:pPr>
      <w:r w:rsidRPr="0077703F">
        <w:rPr>
          <w:rtl/>
        </w:rPr>
        <w:t>◄</w:t>
      </w:r>
      <w:r w:rsidR="00E403A1" w:rsidRPr="0026136E">
        <w:rPr>
          <w:rtl/>
        </w:rPr>
        <w:t>ר"ה</w:t>
      </w:r>
      <w:r w:rsidR="00E403A1" w:rsidRPr="0026136E">
        <w:rPr>
          <w:rFonts w:hint="cs"/>
          <w:rtl/>
        </w:rPr>
        <w:t>:</w:t>
      </w:r>
    </w:p>
    <w:p w14:paraId="383A1D76" w14:textId="2FDE2FE2" w:rsidR="00E403A1" w:rsidRPr="000C1CD3" w:rsidRDefault="00E403A1" w:rsidP="001D1084">
      <w:pPr>
        <w:rPr>
          <w:rStyle w:val="af6"/>
          <w:rtl/>
        </w:rPr>
      </w:pPr>
      <w:r w:rsidRPr="00043784">
        <w:rPr>
          <w:rtl/>
        </w:rPr>
        <w:t>פסולה כשיפודין של מתכת</w:t>
      </w:r>
      <w:ins w:id="10661" w:author="דבורה שירה פלג" w:date="2026-07-26T10:36:00Z" w16du:dateUtc="2026-07-26T07:36:00Z">
        <w:r w:rsidR="00E83EDA">
          <w:rPr>
            <w:rtl/>
          </w:rPr>
          <w:tab/>
        </w:r>
      </w:ins>
      <w:r w:rsidR="00E83EDA">
        <w:rPr>
          <w:rtl/>
        </w:rPr>
        <w:tab/>
      </w:r>
      <w:r w:rsidR="00E83EDA">
        <w:rPr>
          <w:rtl/>
        </w:rPr>
        <w:tab/>
      </w:r>
      <w:ins w:id="10662" w:author="דבורה שירה פלג" w:date="2026-07-26T10:36:00Z" w16du:dateUtc="2026-07-26T07:36:00Z">
        <w:r>
          <w:rPr>
            <w:rStyle w:val="af6"/>
            <w:rtl/>
            <w:rPrChange w:id="9021" w:author="מנוע אמוראים" w:date="2026-10-05T16:41:47Z">
              <w:rPr>
                <w:rtl/>
              </w:rPr>
            </w:rPrChange>
          </w:rPr>
          <w:t xml:space="preserve">ר"ח</w:t>
        </w:r>
        <w:r>
          <w:rPr>
            <w:rtl/>
          </w:rPr>
          <w:t xml:space="preserve"> </w:t>
        </w:r>
        <w:r>
          <w:rPr>
            <w:rStyle w:val="af6"/>
            <w:rtl/>
            <w:rPrChange w:id="9022" w:author="מנוע אמוראים" w:date="2026-10-05T16:41:47Z">
              <w:rPr>
                <w:rtl/>
              </w:rPr>
            </w:rPrChange>
          </w:rPr>
          <w:t xml:space="preserve">ורבר"ה</w:t>
        </w:r>
        <w:r>
          <w:rPr>
            <w:rtl/>
          </w:rPr>
          <w:t xml:space="preserve"> כשרה</w:t>
        </w:r>
      </w:ins>
    </w:p>
    <w:p w14:paraId="09ED2053" w14:textId="747A7040" w:rsidR="0026136E" w:rsidRPr="0026136E" w:rsidRDefault="00E403A1" w:rsidP="001711C4">
      <w:pPr>
        <w:pStyle w:val="31"/>
        <w:framePr w:wrap="notBeside"/>
        <w:rPr>
          <w:rtl/>
        </w:rPr>
      </w:pPr>
      <w:r w:rsidRPr="0026136E">
        <w:rPr>
          <w:rtl/>
        </w:rPr>
        <w:t>ר"ח</w:t>
      </w:r>
      <w:ins w:id="10660" w:author="דבורה שירה פלג" w:date="2026-07-26T10:34:00Z" w16du:dateUtc="2026-07-26T07:34:00Z">
        <w:r w:rsidR="00E833F6">
          <w:rPr>
            <w:rtl/>
          </w:rPr>
          <w:t xml:space="preserve"> ורבר"ה</w:t>
        </w:r>
      </w:ins>
    </w:p>
    <w:p w14:paraId="0D77488C" w14:textId="77777777" w:rsidR="00E83EDA" w:rsidRDefault="00E403A1" w:rsidP="00E83EDA">
      <w:pPr>
        <w:pStyle w:val="affd"/>
        <w:rPr>
          <w:ins w:id="10649" w:author="דבורה שירה פלג" w:date="2026-07-26T10:40:00Z" w16du:dateUtc="2026-07-26T07:40:00Z"/>
          <w:rtl/>
        </w:rPr>
      </w:pPr>
      <w:r w:rsidRPr="00043784">
        <w:rPr>
          <w:rtl/>
        </w:rPr>
        <w:t>כשרה,</w:t>
      </w:r>
      <w:ins w:id="10650" w:author="דבורה שירה פלג" w:date="2026-07-26T10:40:00Z" w16du:dateUtc="2026-07-26T07:40:00Z">
        <w:r w:rsidR="00E83EDA">
          <w:rPr>
            <w:rtl/>
          </w:rPr>
          <w:t xml:space="preserve"> </w:t>
        </w:r>
      </w:ins>
    </w:p>
    <w:p w14:paraId="3C4E0B02" w14:textId="0CF18C51" w:rsidR="00E83EDA" w:rsidRDefault="00E83EDA" w:rsidP="00E83EDA">
      <w:pPr>
        <w:pStyle w:val="affd"/>
        <w:rPr>
          <w:ins w:id="10651" w:author="דבורה שירה פלג" w:date="2026-07-26T10:33:00Z" w16du:dateUtc="2026-07-26T07:33:00Z"/>
          <w:rStyle w:val="ac"/>
          <w:rFonts w:cs="PFT_Frank"/>
          <w:sz w:val="14"/>
          <w:rtl/>
        </w:rPr>
      </w:pPr>
      <w:ins w:id="10652" w:author="דבורה שירה פלג" w:date="2026-07-26T10:40:00Z" w16du:dateUtc="2026-07-26T07:40:00Z">
        <w:r>
          <w:t xml:space="preserve">כשאיקלע </w:t>
        </w:r>
        <w:r>
          <w:rPr>
            <w:rStyle w:val="af6"/>
            <w:rPrChange w:id="9023" w:author="מנוע אמוראים" w:date="2026-10-05T16:41:47Z">
              <w:rPr/>
            </w:rPrChange>
          </w:rPr>
          <w:t xml:space="preserve">ר"נ</w:t>
        </w:r>
        <w:r>
          <w:t xml:space="preserve"> לסורא</w:t>
        </w:r>
      </w:ins>
      <w:ins w:id="10653" w:author="דבורה שירה פלג" w:date="2026-07-26T10:41:00Z" w16du:dateUtc="2026-07-26T07:41:00Z">
        <w:r>
          <w:t xml:space="preserve"> אמר כשפודין של מתכת א"</w:t>
        </w:r>
      </w:ins>
      <w:ins w:id="10654" w:author="דבורה שירה פלג" w:date="2026-07-26T10:42:00Z" w16du:dateUtc="2026-07-26T07:42:00Z">
        <w:r>
          <w:t xml:space="preserve">ל </w:t>
        </w:r>
        <w:r>
          <w:rPr>
            <w:rStyle w:val="af6"/>
            <w:rPrChange w:id="9024" w:author="מנוע אמוראים" w:date="2026-10-05T16:41:47Z">
              <w:rPr/>
            </w:rPrChange>
          </w:rPr>
          <w:t xml:space="preserve">ר"ה</w:t>
        </w:r>
        <w:r>
          <w:t xml:space="preserve"> </w:t>
        </w:r>
        <w:r>
          <w:rPr>
            <w:rStyle w:val="af6"/>
            <w:rPrChange w:id="9025" w:author="מנוע אמוראים" w:date="2026-10-05T16:41:47Z">
              <w:rPr/>
            </w:rPrChange>
          </w:rPr>
          <w:t xml:space="preserve">לר"ח</w:t>
        </w:r>
        <w:r>
          <w:t xml:space="preserve"> </w:t>
        </w:r>
        <w:r>
          <w:rPr>
            <w:rStyle w:val="af6"/>
            <w:rPrChange w:id="9026" w:author="מנוע אמוראים" w:date="2026-10-05T16:41:47Z">
              <w:rPr/>
            </w:rPrChange>
          </w:rPr>
          <w:t xml:space="preserve">ורבר"ה</w:t>
        </w:r>
        <w:r>
          <w:t xml:space="preserve"> </w:t>
        </w:r>
      </w:ins>
      <w:ins w:id="10655" w:author="דבורה שירה פלג" w:date="2026-07-26T10:43:00Z" w16du:dateUtc="2026-07-26T07:43:00Z">
        <w:r>
          <w:t xml:space="preserve">לא </w:t>
        </w:r>
      </w:ins>
      <w:ins w:id="10656" w:author="דבורה שירה פלג" w:date="2026-07-26T10:42:00Z" w16du:dateUtc="2026-07-26T07:42:00Z">
        <w:r>
          <w:t xml:space="preserve">אמרי </w:t>
        </w:r>
      </w:ins>
      <w:ins w:id="10657" w:author="דבורה שירה פלג" w:date="2026-07-26T10:43:00Z" w16du:dateUtc="2026-07-26T07:43:00Z">
        <w:r>
          <w:t xml:space="preserve">לכו אמרי כוותי א"ל ומי אמר מר טע</w:t>
        </w:r>
      </w:ins>
      <w:ins w:id="10658" w:author="דבורה שירה פלג" w:date="2026-07-26T10:44:00Z" w16du:dateUtc="2026-07-26T07:44:00Z">
        <w:r>
          <w:t xml:space="preserve">מא ולא קבילו מיניה א"ל ומי בעיתו מיני טעמא ולא אמרי לכו</w:t>
        </w:r>
      </w:ins>
      <w:del w:id="10659" w:author="דבורה שירה פלג" w:date="2026-07-26T10:34:00Z" w16du:dateUtc="2026-07-26T07:34:00Z">
        <w:r w:rsidR="00E403A1" w:rsidRPr="00043784" w:rsidDel="00E833F6">
          <w:rPr>
            <w:rtl/>
          </w:rPr>
          <w:delText xml:space="preserve"> </w:delText>
        </w:r>
      </w:del>
    </w:p>
    <w:p w14:paraId="28891262" w14:textId="2AC9E725" w:rsidR="00E403A1" w:rsidRDefault="00E403A1" w:rsidP="003A71BD">
      <w:pPr>
        <w:pStyle w:val="affd"/>
        <w:rPr>
          <w:ins w:id="9503" w:author="עריכה מהאתר" w:date="2026-10-05T17:05:19Z"/>
          <w:rtl/>
        </w:rPr>
      </w:pPr>
      <w:r w:rsidRPr="00F8723C">
        <w:rPr>
          <w:rStyle w:val="ac"/>
          <w:rFonts w:cs="PFT_Frank"/>
          <w:sz w:val="14"/>
          <w:rtl/>
        </w:rPr>
        <w:t>וה</w:t>
      </w:r>
      <w:r w:rsidRPr="00F8723C">
        <w:rPr>
          <w:rStyle w:val="ac"/>
          <w:rFonts w:cs="PFT_Frank" w:hint="cs"/>
          <w:sz w:val="14"/>
          <w:rtl/>
        </w:rPr>
        <w:t>ך</w:t>
      </w:r>
      <w:r w:rsidRPr="00043784">
        <w:rPr>
          <w:rtl/>
        </w:rPr>
        <w:t xml:space="preserve"> דאע"פ שלא הכניס אלא ג'</w:t>
      </w:r>
      <w:r w:rsidRPr="00043784">
        <w:rPr>
          <w:rFonts w:hint="cs"/>
          <w:rtl/>
        </w:rPr>
        <w:t>,</w:t>
      </w:r>
    </w:p>
    <w:p>
      <w:pPr>
        <w:pStyle w:val="31"/>
        <w:rPr>
          <w:ins w:id="9803" w:author="עריכה מהאתר" w:date="2026-10-06T12:28:47Z"/>
        </w:rPr>
      </w:pPr>
      <w:ins w:id="9804" w:author="עריכה מהאתר" w:date="2026-10-06T12:28:47Z">
        <w:r>
          <w:t xml:space="preserve">-מיירי</w:t>
        </w:r>
      </w:ins>
    </w:p>
    <w:p>
      <w:pPr>
        <w:pStyle w:val="affd"/>
        <w:rPr>
          <w:rtl/>
        </w:rPr>
      </w:pPr>
      <w:r w:rsidRPr="00043784">
        <w:rPr>
          <w:rtl/>
        </w:rPr>
        <w:t xml:space="preserve"> </w:t>
      </w:r>
      <w:del w:id="9801" w:author="עריכה מהאתר" w:date="2026-10-06T12:28:47Z">
        <w:r>
          <w:rPr>
            <w:rFonts w:hint="cs"/>
            <w:rtl/>
          </w:rPr>
          <w:delText xml:space="preserve">-</w:delText>
        </w:r>
      </w:del>
      <w:del w:id="9802" w:author="עריכה מהאתר" w:date="2026-10-06T12:28:47Z">
        <w:r>
          <w:rPr>
            <w:rtl/>
          </w:rPr>
          <w:delText xml:space="preserve">מיירי </w:delText>
        </w:r>
      </w:del>
      <w:r>
        <w:rPr>
          <w:rtl/>
        </w:rPr>
        <w:t xml:space="preserve">בהניח בפתח הסוכה ונכנס ג' דפסל היוצא מן הסוכה כסוכה. </w:t>
      </w:r>
    </w:p>
    <w:p w14:paraId="11064FFA" w14:textId="4D96BB6E" w:rsidR="003A71BD" w:rsidRPr="00043784" w:rsidRDefault="003A71BD" w:rsidP="003A71BD">
      <w:pPr>
        <w:pStyle w:val="af"/>
        <w:rPr>
          <w:rtl/>
        </w:rPr>
      </w:pPr>
      <w:r>
        <w:rPr>
          <w:rFonts w:hint="cs"/>
          <w:rtl/>
        </w:rPr>
        <w:t>***</w:t>
      </w:r>
    </w:p>
    <w:p w14:paraId="7B0ACE00" w14:textId="77777777" w:rsidR="00E403A1" w:rsidRPr="00C01657" w:rsidRDefault="00E403A1" w:rsidP="009D377E">
      <w:pPr>
        <w:pStyle w:val="ad"/>
        <w:framePr w:wrap="around"/>
        <w:rPr>
          <w:rtl/>
        </w:rPr>
      </w:pPr>
      <w:bookmarkStart w:id="74" w:name="_Toc155720251"/>
      <w:r w:rsidRPr="00C01657">
        <w:rPr>
          <w:rStyle w:val="ae"/>
          <w:rFonts w:hint="cs"/>
          <w:rtl/>
        </w:rPr>
        <w:t>טו.</w:t>
      </w:r>
      <w:bookmarkEnd w:id="74"/>
      <w:r w:rsidRPr="00C01657">
        <w:rPr>
          <w:rFonts w:hint="cs"/>
          <w:rtl/>
        </w:rPr>
        <w:t xml:space="preserve"> </w:t>
      </w:r>
    </w:p>
    <w:p>
      <w:pPr>
        <w:pStyle w:val="MishnaBatzad"/>
        <w:rPr>
          <w:ins w:id="20203" w:author="קלוד" w:date="2026-10-06T10:10:33Z"/>
        </w:rPr>
      </w:pPr>
      <w:ins w:id="20202" w:author="קלוד" w:date="2026-10-06T10:10:33Z">
        <w:r>
          <w:t xml:space="preserve">משנה ז</w:t>
        </w:r>
      </w:ins>
    </w:p>
    <w:p w14:paraId="688DCDF5" w14:textId="77777777" w:rsidR="00E403A1" w:rsidRPr="008C6AC7" w:rsidRDefault="00E403A1" w:rsidP="009D377E">
      <w:pPr>
        <w:pStyle w:val="afff"/>
        <w:rPr>
          <w:rStyle w:val="afffd"/>
          <w:rtl/>
        </w:rPr>
      </w:pPr>
      <w:bookmarkStart w:id="75" w:name="_Toc155720252"/>
      <w:r w:rsidRPr="008C6AC7">
        <w:rPr>
          <w:rStyle w:val="afffd"/>
          <w:rFonts w:hint="cs"/>
          <w:rtl/>
        </w:rPr>
        <w:t>תקרה שאין עליה מעזיבה</w:t>
      </w:r>
      <w:bookmarkEnd w:id="75"/>
    </w:p>
    <w:p w14:paraId="232328DE" w14:textId="4EE2DEAF" w:rsidR="00E403A1" w:rsidRPr="00EA0934" w:rsidRDefault="00E403A1" w:rsidP="009D377E">
      <w:pPr>
        <w:pStyle w:val="a3"/>
        <w:rPr>
          <w:rtl/>
        </w:rPr>
      </w:pPr>
      <w:r w:rsidRPr="00EA0934">
        <w:rPr>
          <w:rStyle w:val="TanaimMishna"/>
          <w:rFonts w:hint="cs"/>
          <w:rtl/>
          <w:rPrChange w:id="20010" w:author="קלוד" w:date="2026-10-06T10:10:33Z">
            <w:rPr>
              <w:rStyle w:val="afff2"/>
              <w:rFonts w:hint="cs"/>
              <w:rtl/>
            </w:rPr>
          </w:rPrChange>
        </w:rPr>
        <w:t>ר"י:</w:t>
      </w:r>
      <w:r w:rsidRPr="00EA0934">
        <w:rPr>
          <w:rFonts w:hint="cs"/>
          <w:rtl/>
        </w:rPr>
        <w:t xml:space="preserve"> </w:t>
      </w:r>
      <w:r w:rsidRPr="00EA0934">
        <w:rPr>
          <w:rStyle w:val="TanaimMishna"/>
          <w:rFonts w:hint="cs"/>
          <w:rtl/>
          <w:rPrChange w:id="20011" w:author="קלוד" w:date="2026-10-06T10:10:33Z">
            <w:rPr>
              <w:rStyle w:val="afff2"/>
              <w:rFonts w:hint="cs"/>
              <w:rtl/>
            </w:rPr>
          </w:rPrChange>
        </w:rPr>
        <w:t>ב</w:t>
      </w:r>
      <w:r w:rsidRPr="00EA0934">
        <w:rPr>
          <w:rStyle w:val="TanaimMishna"/>
          <w:rtl/>
          <w:rPrChange w:id="20012" w:author="קלוד" w:date="2026-10-06T10:10:33Z">
            <w:rPr>
              <w:rStyle w:val="afff2"/>
              <w:rtl/>
            </w:rPr>
          </w:rPrChange>
        </w:rPr>
        <w:t>"</w:t>
      </w:r>
      <w:r w:rsidRPr="00EA0934">
        <w:rPr>
          <w:rStyle w:val="TanaimMishna"/>
          <w:rFonts w:hint="cs"/>
          <w:rtl/>
          <w:rPrChange w:id="20013" w:author="קלוד" w:date="2026-10-06T10:10:33Z">
            <w:rPr>
              <w:rStyle w:val="afff2"/>
              <w:rFonts w:hint="cs"/>
              <w:rtl/>
            </w:rPr>
          </w:rPrChange>
        </w:rPr>
        <w:t>ש</w:t>
      </w:r>
      <w:r w:rsidR="0035215E">
        <w:rPr>
          <w:rStyle w:val="TanaimMishna"/>
          <w:rFonts w:hint="cs"/>
          <w:rtl/>
          <w:rPrChange w:id="20014" w:author="קלוד" w:date="2026-10-06T10:10:33Z">
            <w:rPr>
              <w:rStyle w:val="afff2"/>
              <w:rFonts w:hint="cs"/>
              <w:rtl/>
            </w:rPr>
          </w:rPrChange>
        </w:rPr>
        <w:t>:</w:t>
      </w:r>
      <w:r w:rsidRPr="00EA0934">
        <w:rPr>
          <w:rFonts w:hint="cs"/>
          <w:rtl/>
        </w:rPr>
        <w:t xml:space="preserve"> מפקפק </w:t>
      </w:r>
      <w:r w:rsidRPr="003A71BD">
        <w:rPr>
          <w:rFonts w:hint="cs"/>
          <w:u w:val="single"/>
          <w:rtl/>
        </w:rPr>
        <w:t>ו</w:t>
      </w:r>
      <w:r w:rsidRPr="00EA0934">
        <w:rPr>
          <w:rFonts w:hint="cs"/>
          <w:rtl/>
        </w:rPr>
        <w:t xml:space="preserve">נוטל אחת מבינתים, </w:t>
      </w:r>
      <w:r w:rsidR="003A71BD" w:rsidRPr="003A71BD">
        <w:rPr>
          <w:rStyle w:val="TanaimMishna"/>
          <w:rtl/>
          <w:rPrChange w:id="20015" w:author="קלוד" w:date="2026-10-06T10:10:33Z">
            <w:rPr>
              <w:rStyle w:val="af6"/>
              <w:rtl/>
            </w:rPr>
          </w:rPrChange>
        </w:rPr>
        <w:t>◄</w:t>
      </w:r>
      <w:r w:rsidR="003A71BD" w:rsidRPr="003A71BD">
        <w:rPr>
          <w:rStyle w:val="TanaimMishna"/>
          <w:rFonts w:hint="cs"/>
          <w:rtl/>
          <w:rPrChange w:id="20016" w:author="קלוד" w:date="2026-10-06T10:10:33Z">
            <w:rPr>
              <w:rStyle w:val="af6"/>
              <w:rFonts w:hint="cs"/>
              <w:rtl/>
            </w:rPr>
          </w:rPrChange>
        </w:rPr>
        <w:t>ב''ה</w:t>
      </w:r>
      <w:r w:rsidR="003A71BD">
        <w:rPr>
          <w:rStyle w:val="TanaimMishna"/>
          <w:rFonts w:hint="cs"/>
          <w:rtl/>
          <w:rPrChange w:id="20017" w:author="קלוד" w:date="2026-10-06T10:10:33Z">
            <w:rPr>
              <w:rStyle w:val="af6"/>
              <w:rFonts w:hint="cs"/>
              <w:rtl/>
            </w:rPr>
          </w:rPrChange>
        </w:rPr>
        <w:t>:</w:t>
      </w:r>
      <w:r w:rsidR="003A71BD">
        <w:rPr>
          <w:rFonts w:hint="cs"/>
          <w:rtl/>
        </w:rPr>
        <w:t xml:space="preserve"> מפקפק </w:t>
      </w:r>
      <w:r w:rsidR="003A71BD" w:rsidRPr="003A71BD">
        <w:rPr>
          <w:rFonts w:hint="cs"/>
          <w:u w:val="single"/>
          <w:rtl/>
        </w:rPr>
        <w:t>או</w:t>
      </w:r>
      <w:r w:rsidR="003A71BD">
        <w:rPr>
          <w:rFonts w:hint="cs"/>
          <w:rtl/>
        </w:rPr>
        <w:t xml:space="preserve"> נוטל</w:t>
      </w:r>
    </w:p>
    <w:p w14:paraId="30A2FE34" w14:textId="77777777" w:rsidR="00E403A1" w:rsidRPr="00EA0934" w:rsidRDefault="00E403A1" w:rsidP="009D377E">
      <w:pPr>
        <w:pStyle w:val="a3"/>
        <w:rPr>
          <w:rtl/>
        </w:rPr>
      </w:pPr>
      <w:r w:rsidRPr="00EA0934">
        <w:rPr>
          <w:rStyle w:val="TanaimMishna"/>
          <w:rFonts w:hint="cs"/>
          <w:rtl/>
          <w:rPrChange w:id="20018" w:author="קלוד" w:date="2026-10-06T10:10:33Z">
            <w:rPr>
              <w:rStyle w:val="afff2"/>
              <w:rFonts w:hint="cs"/>
              <w:rtl/>
            </w:rPr>
          </w:rPrChange>
        </w:rPr>
        <w:t>ר</w:t>
      </w:r>
      <w:r w:rsidRPr="00EA0934">
        <w:rPr>
          <w:rStyle w:val="TanaimMishna"/>
          <w:rtl/>
          <w:rPrChange w:id="20019" w:author="קלוד" w:date="2026-10-06T10:10:33Z">
            <w:rPr>
              <w:rStyle w:val="afff2"/>
              <w:rtl/>
            </w:rPr>
          </w:rPrChange>
        </w:rPr>
        <w:t>"</w:t>
      </w:r>
      <w:r w:rsidRPr="00EA0934">
        <w:rPr>
          <w:rStyle w:val="TanaimMishna"/>
          <w:rFonts w:hint="cs"/>
          <w:rtl/>
          <w:rPrChange w:id="20020" w:author="קלוד" w:date="2026-10-06T10:10:33Z">
            <w:rPr>
              <w:rStyle w:val="afff2"/>
              <w:rFonts w:hint="cs"/>
              <w:rtl/>
            </w:rPr>
          </w:rPrChange>
        </w:rPr>
        <w:t>מ:</w:t>
      </w:r>
      <w:r w:rsidRPr="000C1CD3">
        <w:rPr>
          <w:rStyle w:val="TanaimMishna"/>
          <w:rFonts w:hint="cs"/>
          <w:b/>
          <w:rtl/>
          <w:rPrChange w:id="20021" w:author="קלוד" w:date="2026-10-06T10:10:33Z">
            <w:rPr>
              <w:rStyle w:val="af6"/>
              <w:rFonts w:hint="cs"/>
              <w:b/>
              <w:rtl/>
            </w:rPr>
          </w:rPrChange>
        </w:rPr>
        <w:t xml:space="preserve"> </w:t>
      </w:r>
      <w:r w:rsidRPr="00EA0934">
        <w:rPr>
          <w:rFonts w:hint="cs"/>
          <w:rtl/>
        </w:rPr>
        <w:t>נוטל ואין מפקפק.</w:t>
      </w:r>
    </w:p>
    <w:p w14:paraId="7698390D" w14:textId="77777777" w:rsidR="0026136E" w:rsidRPr="0026136E" w:rsidRDefault="00E403A1" w:rsidP="001711C4">
      <w:pPr>
        <w:pStyle w:val="31"/>
        <w:framePr w:wrap="notBeside"/>
        <w:rPr>
          <w:rtl/>
        </w:rPr>
      </w:pPr>
      <w:r w:rsidRPr="0026136E">
        <w:rPr>
          <w:rFonts w:hint="cs"/>
          <w:rtl/>
        </w:rPr>
        <w:t>ר"י:</w:t>
      </w:r>
    </w:p>
    <w:p w14:paraId="14EB3EFF" w14:textId="197A5376" w:rsidR="004235F2" w:rsidRDefault="00E403A1" w:rsidP="0035215E">
      <w:pPr>
        <w:pStyle w:val="affd"/>
        <w:rPr>
          <w:rtl/>
        </w:rPr>
      </w:pPr>
      <w:r w:rsidRPr="000C1CD3">
        <w:rPr>
          <w:rStyle w:val="af6"/>
          <w:rFonts w:hint="cs"/>
          <w:rtl/>
        </w:rPr>
        <w:t>ב</w:t>
      </w:r>
      <w:r w:rsidRPr="000C1CD3">
        <w:rPr>
          <w:rStyle w:val="af6"/>
          <w:rtl/>
        </w:rPr>
        <w:t>"</w:t>
      </w:r>
      <w:r w:rsidRPr="000C1CD3">
        <w:rPr>
          <w:rStyle w:val="af6"/>
          <w:rFonts w:hint="cs"/>
          <w:rtl/>
        </w:rPr>
        <w:t>ה</w:t>
      </w:r>
      <w:r w:rsidR="00CA408A" w:rsidRPr="000C1CD3">
        <w:rPr>
          <w:rStyle w:val="af6"/>
          <w:rFonts w:hint="cs"/>
          <w:rtl/>
        </w:rPr>
        <w:t>:</w:t>
      </w:r>
      <w:r w:rsidRPr="00F8723C">
        <w:rPr>
          <w:rStyle w:val="ac"/>
          <w:rFonts w:cs="PFT_Frank" w:hint="cs"/>
          <w:sz w:val="14"/>
          <w:rtl/>
        </w:rPr>
        <w:t xml:space="preserve"> </w:t>
      </w:r>
      <w:r w:rsidRPr="00043784">
        <w:rPr>
          <w:rStyle w:val="af8"/>
          <w:rFonts w:hint="cs"/>
          <w:rtl/>
        </w:rPr>
        <w:t>ד</w:t>
      </w:r>
      <w:r w:rsidR="0035215E">
        <w:rPr>
          <w:rStyle w:val="af8"/>
          <w:rFonts w:hint="cs"/>
          <w:rtl/>
        </w:rPr>
        <w:t>'</w:t>
      </w:r>
      <w:r w:rsidRPr="00043784">
        <w:rPr>
          <w:rStyle w:val="af8"/>
          <w:rFonts w:hint="cs"/>
          <w:rtl/>
        </w:rPr>
        <w:t>תעשה</w:t>
      </w:r>
      <w:r w:rsidR="0035215E">
        <w:rPr>
          <w:rStyle w:val="af8"/>
          <w:rFonts w:hint="cs"/>
          <w:rtl/>
        </w:rPr>
        <w:t>'</w:t>
      </w:r>
      <w:r w:rsidRPr="00043784">
        <w:rPr>
          <w:rFonts w:hint="cs"/>
          <w:rtl/>
        </w:rPr>
        <w:t xml:space="preserve">, </w:t>
      </w:r>
      <w:r w:rsidRPr="000C1CD3">
        <w:rPr>
          <w:rStyle w:val="af6"/>
          <w:rFonts w:hint="cs"/>
          <w:rtl/>
        </w:rPr>
        <w:t>ב</w:t>
      </w:r>
      <w:r w:rsidRPr="000C1CD3">
        <w:rPr>
          <w:rStyle w:val="af6"/>
          <w:rtl/>
        </w:rPr>
        <w:t>"</w:t>
      </w:r>
      <w:r w:rsidRPr="000C1CD3">
        <w:rPr>
          <w:rStyle w:val="af6"/>
          <w:rFonts w:hint="cs"/>
          <w:rtl/>
        </w:rPr>
        <w:t>ש</w:t>
      </w:r>
      <w:r w:rsidR="00CA408A" w:rsidRPr="000C1CD3">
        <w:rPr>
          <w:rStyle w:val="af6"/>
          <w:rFonts w:hint="cs"/>
          <w:rtl/>
        </w:rPr>
        <w:t>:</w:t>
      </w:r>
      <w:r w:rsidR="00CA408A">
        <w:rPr>
          <w:rFonts w:hint="cs"/>
          <w:rtl/>
        </w:rPr>
        <w:t xml:space="preserve"> </w:t>
      </w:r>
      <w:r w:rsidRPr="00043784">
        <w:rPr>
          <w:rFonts w:hint="cs"/>
          <w:rtl/>
        </w:rPr>
        <w:t>גזרת תקרה</w:t>
      </w:r>
      <w:ins w:id="10647" w:author="דבורה שירה פלג" w:date="2026-07-26T10:45:00Z" w16du:dateUtc="2026-07-26T07:45:00Z">
        <w:r w:rsidR="00D7140B">
          <w:rPr>
            <w:rFonts w:hint="cs"/>
            <w:rtl/>
          </w:rPr>
          <w:t xml:space="preserve"> ואפי' </w:t>
        </w:r>
      </w:ins>
      <w:ins w:id="10648" w:author="דבורה שירה פלג" w:date="2026-07-26T10:46:00Z" w16du:dateUtc="2026-07-26T07:46:00Z">
        <w:r w:rsidR="00D7140B">
          <w:rPr>
            <w:rFonts w:hint="cs"/>
            <w:rtl/>
          </w:rPr>
          <w:t xml:space="preserve">פקפק דווקא בנוטל אחת מבינתים</w:t>
        </w:r>
      </w:ins>
      <w:r w:rsidRPr="00043784">
        <w:rPr>
          <w:rFonts w:hint="cs"/>
          <w:rtl/>
        </w:rPr>
        <w:t xml:space="preserve">, </w:t>
      </w:r>
      <w:r w:rsidR="0035215E">
        <w:rPr>
          <w:rtl/>
        </w:rPr>
        <w:ptab w:relativeTo="margin" w:alignment="right" w:leader="none"/>
      </w:r>
      <w:r w:rsidRPr="000C1CD3">
        <w:rPr>
          <w:rStyle w:val="af6"/>
          <w:rFonts w:hint="cs"/>
          <w:rtl/>
        </w:rPr>
        <w:t>לר</w:t>
      </w:r>
      <w:r w:rsidRPr="000C1CD3">
        <w:rPr>
          <w:rStyle w:val="af6"/>
          <w:rtl/>
        </w:rPr>
        <w:t>"</w:t>
      </w:r>
      <w:r w:rsidRPr="000C1CD3">
        <w:rPr>
          <w:rStyle w:val="af6"/>
          <w:rFonts w:hint="cs"/>
          <w:rtl/>
        </w:rPr>
        <w:t>מ:</w:t>
      </w:r>
      <w:r w:rsidR="009A791A">
        <w:rPr>
          <w:rFonts w:hint="cs"/>
          <w:rtl/>
        </w:rPr>
        <w:t xml:space="preserve">  </w:t>
      </w:r>
      <w:r w:rsidRPr="00043784">
        <w:rPr>
          <w:rFonts w:hint="cs"/>
          <w:rtl/>
        </w:rPr>
        <w:t>לא נחלקו בזה,</w:t>
      </w:r>
    </w:p>
    <w:p w14:paraId="32DAF4C4" w14:textId="320A9B37" w:rsidR="00C90EB3" w:rsidRDefault="004235F2" w:rsidP="00C90EB3">
      <w:pPr>
        <w:pStyle w:val="31"/>
        <w:framePr w:wrap="notBeside"/>
        <w:rPr>
          <w:rtl/>
        </w:rPr>
      </w:pPr>
      <w:r>
        <w:rPr>
          <w:rFonts w:hint="cs"/>
          <w:rtl/>
        </w:rPr>
        <w:t>ל</w:t>
      </w:r>
      <w:ins w:id="10646" w:author="דבורה שירה פלג" w:date="2026-07-26T10:47:00Z" w16du:dateUtc="2026-07-26T07:47:00Z">
        <w:r w:rsidR="00D7140B">
          <w:rPr>
            <w:rFonts w:hint="cs"/>
            <w:rtl/>
          </w:rPr>
          <w:t xml:space="preserve">רחב"א א</w:t>
        </w:r>
      </w:ins>
      <w:r>
        <w:rPr>
          <w:rFonts w:hint="cs"/>
          <w:rtl/>
        </w:rPr>
        <w:t>ר"י</w:t>
      </w:r>
    </w:p>
    <w:p w14:paraId="08018ACF" w14:textId="69514E37" w:rsidR="00E403A1" w:rsidRPr="0035215E" w:rsidRDefault="004235F2" w:rsidP="00C90EB3">
      <w:pPr>
        <w:pStyle w:val="affd"/>
        <w:rPr>
          <w:rStyle w:val="ac"/>
          <w:rFonts w:cs="BA Vilna Regular"/>
          <w:b w:val="0"/>
          <w:bCs w:val="0"/>
          <w:spacing w:val="4"/>
          <w:sz w:val="13"/>
          <w:rtl/>
        </w:rPr>
      </w:pPr>
      <w:r>
        <w:rPr>
          <w:rFonts w:hint="cs"/>
          <w:rtl/>
        </w:rPr>
        <w:t>רישא בנסרין משופין</w:t>
      </w:r>
    </w:p>
    <w:p w14:paraId="6D6BD357" w14:textId="6DE33917" w:rsidR="0026136E" w:rsidRPr="0026136E" w:rsidRDefault="00E403A1" w:rsidP="001711C4">
      <w:pPr>
        <w:pStyle w:val="31"/>
        <w:framePr w:wrap="notBeside"/>
        <w:rPr>
          <w:rtl/>
        </w:rPr>
      </w:pPr>
      <w:r w:rsidRPr="0026136E">
        <w:rPr>
          <w:rFonts w:hint="cs"/>
          <w:rtl/>
        </w:rPr>
        <w:t>ל</w:t>
      </w:r>
      <w:ins w:id="10644" w:author="דבורה שירה פלג" w:date="2026-07-26T10:47:00Z" w16du:dateUtc="2026-07-26T07:47:00Z">
        <w:r w:rsidR="00D7140B">
          <w:rPr>
            <w:rFonts w:hint="cs"/>
            <w:rtl/>
          </w:rPr>
          <w:t xml:space="preserve">ריא"</w:t>
        </w:r>
      </w:ins>
      <w:r w:rsidRPr="0026136E">
        <w:rPr>
          <w:rFonts w:hint="cs"/>
          <w:rtl/>
        </w:rPr>
        <w:t>ר</w:t>
      </w:r>
      <w:del w:id="10645" w:author="דבורה שירה פלג" w:date="2026-07-26T10:47:00Z" w16du:dateUtc="2026-07-26T07:47:00Z">
        <w:r w:rsidRPr="0026136E" w:rsidDel="00D7140B">
          <w:rPr>
            <w:rFonts w:hint="cs"/>
            <w:rtl/>
          </w:rPr>
          <w:delText>ב</w:delText>
        </w:r>
      </w:del>
      <w:r w:rsidRPr="0026136E">
        <w:rPr>
          <w:rFonts w:hint="cs"/>
          <w:rtl/>
        </w:rPr>
        <w:t>:</w:t>
      </w:r>
    </w:p>
    <w:p w14:paraId="7DB4F840" w14:textId="51071A89" w:rsidR="00FC291A" w:rsidRPr="00FC291A" w:rsidRDefault="00E403A1" w:rsidP="00A903FA">
      <w:pPr>
        <w:pStyle w:val="affd"/>
        <w:widowControl w:val="0"/>
        <w:rPr>
          <w:spacing w:val="-4"/>
          <w:rtl/>
        </w:rPr>
      </w:pPr>
      <w:r w:rsidRPr="00FC291A">
        <w:rPr>
          <w:rFonts w:hint="cs"/>
          <w:spacing w:val="-4"/>
          <w:rtl/>
        </w:rPr>
        <w:t>א</w:t>
      </w:r>
      <w:r w:rsidRPr="00FC291A">
        <w:rPr>
          <w:spacing w:val="-4"/>
          <w:rtl/>
        </w:rPr>
        <w:t>"</w:t>
      </w:r>
      <w:r w:rsidRPr="00FC291A">
        <w:rPr>
          <w:rFonts w:hint="cs"/>
          <w:spacing w:val="-4"/>
          <w:rtl/>
        </w:rPr>
        <w:t>א דרישא במשופין וגזירת כלים</w:t>
      </w:r>
      <w:r w:rsidR="005B1143" w:rsidRPr="00FC291A">
        <w:rPr>
          <w:rFonts w:hint="cs"/>
          <w:spacing w:val="-4"/>
          <w:rtl/>
        </w:rPr>
        <w:t>,</w:t>
      </w:r>
      <w:r w:rsidRPr="00FC291A">
        <w:rPr>
          <w:rFonts w:hint="cs"/>
          <w:spacing w:val="-4"/>
          <w:rtl/>
        </w:rPr>
        <w:t xml:space="preserve"> </w:t>
      </w:r>
      <w:r w:rsidR="00A903FA" w:rsidRPr="00FC291A">
        <w:rPr>
          <w:rFonts w:hint="cs"/>
          <w:spacing w:val="-4"/>
          <w:rtl/>
        </w:rPr>
        <w:t>ש</w:t>
      </w:r>
      <w:r w:rsidRPr="00FC291A">
        <w:rPr>
          <w:rFonts w:hint="cs"/>
          <w:spacing w:val="-4"/>
          <w:rtl/>
        </w:rPr>
        <w:t>לא גזר בזכרים אטו נקבות</w:t>
      </w:r>
    </w:p>
    <w:p w14:paraId="3E36E551" w14:textId="6C75C935" w:rsidR="00E403A1" w:rsidRPr="00043784" w:rsidRDefault="00E403A1" w:rsidP="00A903FA">
      <w:pPr>
        <w:pStyle w:val="affd"/>
        <w:widowControl w:val="0"/>
        <w:rPr>
          <w:rtl/>
        </w:rPr>
      </w:pPr>
      <w:r w:rsidRPr="00043784">
        <w:rPr>
          <w:rFonts w:hint="cs"/>
          <w:rtl/>
        </w:rPr>
        <w:t xml:space="preserve">אלא </w:t>
      </w:r>
      <w:r w:rsidR="005B1143" w:rsidRPr="00043784">
        <w:rPr>
          <w:rFonts w:hint="cs"/>
          <w:rtl/>
        </w:rPr>
        <w:t>בשניהם</w:t>
      </w:r>
      <w:r w:rsidRPr="00043784">
        <w:rPr>
          <w:rFonts w:hint="cs"/>
          <w:rtl/>
        </w:rPr>
        <w:t xml:space="preserve"> </w:t>
      </w:r>
      <w:r w:rsidR="005B1143" w:rsidRPr="00FC291A">
        <w:rPr>
          <w:rFonts w:hint="cs"/>
          <w:b/>
          <w:bCs/>
          <w:rtl/>
        </w:rPr>
        <w:t>חלקו</w:t>
      </w:r>
      <w:r w:rsidRPr="00FC291A">
        <w:rPr>
          <w:rFonts w:hint="cs"/>
          <w:b/>
          <w:bCs/>
          <w:rtl/>
        </w:rPr>
        <w:t xml:space="preserve"> בגזירת תקרה,</w:t>
      </w:r>
      <w:r w:rsidRPr="00043784">
        <w:rPr>
          <w:rFonts w:hint="cs"/>
          <w:rtl/>
        </w:rPr>
        <w:t xml:space="preserve">  </w:t>
      </w:r>
    </w:p>
    <w:p w14:paraId="310CA2D4" w14:textId="29A00D36" w:rsidR="0026136E" w:rsidRPr="000C1CD3" w:rsidRDefault="00C53FA7" w:rsidP="0026136E">
      <w:pPr>
        <w:pStyle w:val="affd"/>
        <w:widowControl w:val="0"/>
        <w:rPr>
          <w:rStyle w:val="af6"/>
          <w:rFonts w:cs="FrankRuehl"/>
          <w:sz w:val="22"/>
          <w:szCs w:val="18"/>
          <w:rtl/>
        </w:rPr>
      </w:pPr>
      <w:del w:id="10639" w:author="דבורה שירה פלג" w:date="2026-07-26T10:49:00Z" w16du:dateUtc="2026-07-26T07:49:00Z">
        <w:r w:rsidRPr="000C1CD3" w:rsidDel="00D7140B">
          <w:rPr>
            <w:rStyle w:val="af6"/>
            <w:rFonts w:hint="cs"/>
            <w:rtl/>
          </w:rPr>
          <w:delText>ש</w:delText>
        </w:r>
      </w:del>
      <w:ins w:id="10640" w:author="דבורה שירה פלג" w:date="2026-07-26T10:49:00Z" w16du:dateUtc="2026-07-26T07:49:00Z">
        <w:r w:rsidR="00D7140B">
          <w:rPr>
            <w:rStyle w:val="af6"/>
            <w:rFonts w:hint="cs"/>
            <w:rtl/>
          </w:rPr>
          <w:t xml:space="preserve">א"</w:t>
        </w:r>
      </w:ins>
      <w:r w:rsidRPr="000C1CD3">
        <w:rPr>
          <w:rStyle w:val="af6"/>
          <w:rFonts w:hint="cs"/>
          <w:rtl/>
        </w:rPr>
        <w:t>ל</w:t>
      </w:r>
      <w:ins w:id="10641" w:author="דבורה שירה פלג" w:date="2026-07-26T10:49:00Z" w16du:dateUtc="2026-07-26T07:49:00Z">
        <w:r w:rsidR="00D7140B">
          <w:rPr>
            <w:rStyle w:val="af6"/>
            <w:rFonts w:hint="cs"/>
            <w:rtl/>
          </w:rPr>
          <w:t xml:space="preserve"> </w:t>
        </w:r>
      </w:ins>
      <w:r w:rsidRPr="000C1CD3">
        <w:rPr>
          <w:rStyle w:val="af6"/>
          <w:rFonts w:hint="cs"/>
          <w:rtl/>
        </w:rPr>
        <w:t>ר''י</w:t>
      </w:r>
      <w:r>
        <w:rPr>
          <w:rFonts w:hint="cs"/>
          <w:rtl/>
        </w:rPr>
        <w:t xml:space="preserve"> </w:t>
      </w:r>
      <w:ins w:id="10642" w:author="דבורה שירה פלג" w:date="2026-07-26T10:49:00Z" w16du:dateUtc="2026-07-26T07:49:00Z">
        <w:r w:rsidR="00D7140B">
          <w:rPr>
            <w:rFonts w:hint="cs"/>
            <w:rtl/>
          </w:rPr>
          <w:t xml:space="preserve">שבקת ב"ה</w:t>
        </w:r>
      </w:ins>
      <w:del w:id="10643" w:author="דבורה שירה פלג" w:date="2026-07-26T10:49:00Z" w16du:dateUtc="2026-07-26T07:49:00Z">
        <w:r w:rsidR="005B1143" w:rsidRPr="00043784" w:rsidDel="00D7140B">
          <w:rPr>
            <w:rFonts w:hint="cs"/>
            <w:rtl/>
          </w:rPr>
          <w:delText>חלקו</w:delText>
        </w:r>
        <w:r w:rsidR="00A903FA" w:rsidDel="00D7140B">
          <w:rPr>
            <w:rFonts w:hint="cs"/>
            <w:rtl/>
          </w:rPr>
          <w:delText xml:space="preserve"> אם </w:delText>
        </w:r>
        <w:r w:rsidR="00E403A1" w:rsidRPr="00043784" w:rsidDel="00D7140B">
          <w:rPr>
            <w:rFonts w:hint="cs"/>
            <w:rtl/>
          </w:rPr>
          <w:delText>גזרו</w:delText>
        </w:r>
      </w:del>
      <w:r w:rsidR="00A903FA">
        <w:rPr>
          <w:rFonts w:hint="cs"/>
          <w:rtl/>
        </w:rPr>
        <w:t>.</w:t>
      </w:r>
      <w:r w:rsidR="00E403A1" w:rsidRPr="00043784">
        <w:rPr>
          <w:rFonts w:hint="cs"/>
          <w:rtl/>
        </w:rPr>
        <w:t xml:space="preserve"> </w:t>
      </w:r>
      <w:r w:rsidR="00E403A1" w:rsidRPr="000C1CD3">
        <w:rPr>
          <w:rStyle w:val="af6"/>
          <w:rFonts w:hint="cs"/>
          <w:rtl/>
        </w:rPr>
        <w:t>ולר</w:t>
      </w:r>
      <w:r w:rsidR="00E403A1" w:rsidRPr="000C1CD3">
        <w:rPr>
          <w:rStyle w:val="af6"/>
          <w:rtl/>
        </w:rPr>
        <w:t>"</w:t>
      </w:r>
      <w:r w:rsidR="00E403A1" w:rsidRPr="000C1CD3">
        <w:rPr>
          <w:rStyle w:val="af6"/>
          <w:rFonts w:hint="cs"/>
          <w:rtl/>
        </w:rPr>
        <w:t>מ</w:t>
      </w:r>
      <w:r w:rsidR="005B1143" w:rsidRPr="000C1CD3">
        <w:rPr>
          <w:rStyle w:val="af6"/>
          <w:rFonts w:hint="cs"/>
          <w:rtl/>
        </w:rPr>
        <w:t>:</w:t>
      </w:r>
      <w:r w:rsidR="00E403A1" w:rsidRPr="00043784">
        <w:rPr>
          <w:rFonts w:hint="cs"/>
          <w:rtl/>
        </w:rPr>
        <w:t xml:space="preserve"> לא </w:t>
      </w:r>
      <w:r w:rsidR="005B1143" w:rsidRPr="00043784">
        <w:rPr>
          <w:rFonts w:hint="cs"/>
          <w:rtl/>
        </w:rPr>
        <w:t>חלקו</w:t>
      </w:r>
      <w:r w:rsidR="00E403A1" w:rsidRPr="00043784">
        <w:rPr>
          <w:rFonts w:hint="cs"/>
          <w:rtl/>
        </w:rPr>
        <w:t>,</w:t>
      </w:r>
    </w:p>
    <w:p w14:paraId="7ED681C8" w14:textId="4684017F" w:rsidR="0026136E" w:rsidRPr="0026136E" w:rsidRDefault="00E403A1" w:rsidP="001711C4">
      <w:pPr>
        <w:pStyle w:val="31"/>
        <w:framePr w:wrap="notBeside"/>
        <w:rPr>
          <w:rtl/>
        </w:rPr>
      </w:pPr>
      <w:r w:rsidRPr="0026136E">
        <w:rPr>
          <w:rFonts w:hint="cs"/>
          <w:rtl/>
        </w:rPr>
        <w:t>ולשמואל:</w:t>
      </w:r>
    </w:p>
    <w:p w14:paraId="6179B42E" w14:textId="64AA9A84" w:rsidR="00362A1B" w:rsidRPr="00043784" w:rsidRDefault="00C53FA7" w:rsidP="00E403A1">
      <w:pPr>
        <w:pStyle w:val="affd"/>
        <w:widowControl w:val="0"/>
        <w:rPr>
          <w:rtl/>
        </w:rPr>
      </w:pPr>
      <w:r w:rsidRPr="000C1CD3">
        <w:rPr>
          <w:rStyle w:val="af6"/>
          <w:rFonts w:hint="cs"/>
          <w:rtl/>
        </w:rPr>
        <w:t>לכו''ע</w:t>
      </w:r>
      <w:r w:rsidR="00BB6DE9" w:rsidRPr="000C1CD3">
        <w:rPr>
          <w:rStyle w:val="af6"/>
          <w:rFonts w:hint="cs"/>
          <w:rtl/>
        </w:rPr>
        <w:t>:</w:t>
      </w:r>
      <w:r>
        <w:rPr>
          <w:rFonts w:hint="cs"/>
          <w:rtl/>
        </w:rPr>
        <w:t xml:space="preserve"> כשאין תקרה</w:t>
      </w:r>
      <w:r w:rsidR="00BB6DE9">
        <w:rPr>
          <w:rFonts w:hint="cs"/>
          <w:rtl/>
        </w:rPr>
        <w:t>,</w:t>
      </w:r>
      <w:r>
        <w:rPr>
          <w:rFonts w:hint="cs"/>
          <w:rtl/>
        </w:rPr>
        <w:t xml:space="preserve"> </w:t>
      </w:r>
      <w:r w:rsidR="00BB6DE9">
        <w:rPr>
          <w:rFonts w:hint="cs"/>
          <w:rtl/>
        </w:rPr>
        <w:t>ו</w:t>
      </w:r>
      <w:r w:rsidR="00E403A1" w:rsidRPr="00043784">
        <w:rPr>
          <w:rFonts w:hint="cs"/>
          <w:rtl/>
        </w:rPr>
        <w:t xml:space="preserve">יש ד' </w:t>
      </w:r>
      <w:r w:rsidR="00EC139A">
        <w:rPr>
          <w:rFonts w:hint="cs"/>
          <w:rtl/>
        </w:rPr>
        <w:t xml:space="preserve">- </w:t>
      </w:r>
      <w:r w:rsidR="00E403A1" w:rsidRPr="00043784">
        <w:rPr>
          <w:rFonts w:hint="cs"/>
          <w:rtl/>
        </w:rPr>
        <w:t xml:space="preserve"> פסולה, </w:t>
      </w:r>
    </w:p>
    <w:p w14:paraId="150225C6" w14:textId="23561F36" w:rsidR="00E403A1" w:rsidRPr="00043784" w:rsidRDefault="00BB6DE9" w:rsidP="00E403A1">
      <w:pPr>
        <w:pStyle w:val="affd"/>
        <w:widowControl w:val="0"/>
        <w:rPr>
          <w:rtl/>
        </w:rPr>
      </w:pPr>
      <w:r w:rsidRPr="000C1CD3">
        <w:rPr>
          <w:rStyle w:val="af6"/>
          <w:rFonts w:hint="cs"/>
          <w:rtl/>
        </w:rPr>
        <w:t>וחלקו</w:t>
      </w:r>
      <w:r>
        <w:rPr>
          <w:rFonts w:hint="cs"/>
          <w:rtl/>
        </w:rPr>
        <w:t xml:space="preserve">: </w:t>
      </w:r>
      <w:r w:rsidRPr="000C1CD3">
        <w:rPr>
          <w:rStyle w:val="af6"/>
          <w:rFonts w:hint="cs"/>
          <w:rtl/>
        </w:rPr>
        <w:t>בסיפא</w:t>
      </w:r>
      <w:r>
        <w:rPr>
          <w:rFonts w:hint="cs"/>
          <w:rtl/>
        </w:rPr>
        <w:t xml:space="preserve"> </w:t>
      </w:r>
      <w:r w:rsidRPr="00EC139A">
        <w:rPr>
          <w:rFonts w:hint="cs"/>
          <w:rtl/>
        </w:rPr>
        <w:t>כשיש תקרה</w:t>
      </w:r>
      <w:r>
        <w:rPr>
          <w:rFonts w:hint="cs"/>
          <w:rtl/>
        </w:rPr>
        <w:t xml:space="preserve"> ב</w:t>
      </w:r>
      <w:r w:rsidR="00E403A1" w:rsidRPr="00043784">
        <w:rPr>
          <w:rFonts w:hint="cs"/>
          <w:rtl/>
        </w:rPr>
        <w:t>ביטולי תקרה</w:t>
      </w:r>
      <w:r w:rsidR="00E403A1" w:rsidRPr="000C1CD3">
        <w:rPr>
          <w:rStyle w:val="af6"/>
          <w:rFonts w:hint="cs"/>
          <w:rtl/>
        </w:rPr>
        <w:t xml:space="preserve"> אי </w:t>
      </w:r>
      <w:r w:rsidR="00E403A1" w:rsidRPr="00043784">
        <w:rPr>
          <w:rFonts w:hint="cs"/>
          <w:rtl/>
        </w:rPr>
        <w:t>בטלה בכך.</w:t>
      </w:r>
    </w:p>
    <w:p w14:paraId="0E6FE756" w14:textId="70A6BE6D" w:rsidR="00BE3416" w:rsidRPr="00E42FF2" w:rsidRDefault="0026136E" w:rsidP="00E42FF2">
      <w:pPr>
        <w:pStyle w:val="af"/>
        <w:rPr>
          <w:rtl/>
        </w:rPr>
      </w:pPr>
      <w:r>
        <w:rPr>
          <w:rFonts w:hint="cs"/>
          <w:rtl/>
        </w:rPr>
        <w:t>***</w:t>
      </w:r>
    </w:p>
    <w:p w14:paraId="0E3E8914" w14:textId="3BE8FDC9" w:rsidR="00E403A1" w:rsidRPr="00714E41" w:rsidRDefault="000976EB" w:rsidP="009D377E">
      <w:pPr>
        <w:pStyle w:val="afff"/>
        <w:rPr>
          <w:rStyle w:val="afffd"/>
          <w:rtl/>
        </w:rPr>
      </w:pPr>
      <w:bookmarkStart w:id="76" w:name="_Toc155720254"/>
      <w:r w:rsidRPr="000976EB">
        <w:rPr>
          <w:rtl/>
        </w:rPr>
        <w:t>◄</w:t>
      </w:r>
      <w:r>
        <w:rPr>
          <w:rStyle w:val="afffd"/>
          <w:rFonts w:hint="cs"/>
          <w:rtl/>
        </w:rPr>
        <w:t>ה</w:t>
      </w:r>
      <w:r w:rsidR="00E403A1" w:rsidRPr="00714E41">
        <w:rPr>
          <w:rStyle w:val="afffd"/>
          <w:rFonts w:hint="cs"/>
          <w:rtl/>
        </w:rPr>
        <w:t>מקרה סוכתו בשפודין</w:t>
      </w:r>
      <w:r w:rsidR="004F0C57" w:rsidRPr="00714E41">
        <w:rPr>
          <w:rStyle w:val="afffd"/>
          <w:rFonts w:hint="cs"/>
          <w:rtl/>
        </w:rPr>
        <w:t xml:space="preserve"> או בארוכות המיטה</w:t>
      </w:r>
      <w:bookmarkEnd w:id="76"/>
    </w:p>
    <w:p w14:paraId="101D6BC2" w14:textId="4D0C10EC" w:rsidR="00E403A1" w:rsidRPr="004D6354" w:rsidRDefault="004F0C57" w:rsidP="009D377E">
      <w:pPr>
        <w:pStyle w:val="a3"/>
        <w:rPr>
          <w:rtl/>
        </w:rPr>
      </w:pPr>
      <w:r w:rsidRPr="004D6354">
        <w:rPr>
          <w:rFonts w:hint="cs"/>
          <w:rtl/>
        </w:rPr>
        <w:t>אם</w:t>
      </w:r>
      <w:r w:rsidR="00E403A1" w:rsidRPr="004D6354">
        <w:rPr>
          <w:rFonts w:hint="cs"/>
          <w:rtl/>
        </w:rPr>
        <w:t xml:space="preserve"> יש ב</w:t>
      </w:r>
      <w:r w:rsidR="0035215E">
        <w:rPr>
          <w:rFonts w:hint="cs"/>
          <w:rtl/>
        </w:rPr>
        <w:t>י</w:t>
      </w:r>
      <w:r w:rsidR="00E403A1" w:rsidRPr="004D6354">
        <w:rPr>
          <w:rFonts w:hint="cs"/>
          <w:rtl/>
        </w:rPr>
        <w:t>ניהן רווח כמותן כשרה,</w:t>
      </w:r>
    </w:p>
    <w:p w14:paraId="53BB9A63" w14:textId="77777777" w:rsidR="00E403A1" w:rsidRPr="004D6354" w:rsidRDefault="00E403A1" w:rsidP="009D377E">
      <w:pPr>
        <w:pStyle w:val="afff"/>
        <w:rPr>
          <w:rtl/>
        </w:rPr>
      </w:pPr>
      <w:bookmarkStart w:id="77" w:name="_Toc155720255"/>
      <w:r w:rsidRPr="00714E41">
        <w:rPr>
          <w:rStyle w:val="afffd"/>
          <w:rFonts w:hint="cs"/>
          <w:rtl/>
        </w:rPr>
        <w:t>החוטט בגדיש</w:t>
      </w:r>
      <w:r w:rsidRPr="004D6354">
        <w:rPr>
          <w:rFonts w:hint="cs"/>
          <w:rtl/>
        </w:rPr>
        <w:t xml:space="preserve"> לעשות סוכה</w:t>
      </w:r>
      <w:r w:rsidR="00B90B5D" w:rsidRPr="004D6354">
        <w:rPr>
          <w:rFonts w:hint="cs"/>
          <w:rtl/>
        </w:rPr>
        <w:t>- אינה סוכה</w:t>
      </w:r>
      <w:r w:rsidRPr="004D6354">
        <w:rPr>
          <w:rFonts w:hint="cs"/>
          <w:rtl/>
        </w:rPr>
        <w:t>,</w:t>
      </w:r>
      <w:bookmarkEnd w:id="77"/>
    </w:p>
    <w:p w14:paraId="0FD572A0" w14:textId="77777777" w:rsidR="000976EB" w:rsidRPr="000976EB" w:rsidRDefault="000976EB" w:rsidP="000976EB">
      <w:pPr>
        <w:pStyle w:val="31"/>
        <w:framePr w:wrap="notBeside"/>
        <w:rPr>
          <w:rtl/>
        </w:rPr>
      </w:pPr>
      <w:bookmarkStart w:id="78" w:name="_Toc155720256"/>
      <w:r w:rsidRPr="000976EB">
        <w:rPr>
          <w:rFonts w:hint="cs"/>
          <w:rtl/>
        </w:rPr>
        <w:t>והך</w:t>
      </w:r>
    </w:p>
    <w:p w14:paraId="5F1EA88C" w14:textId="338A967F" w:rsidR="004F0C57" w:rsidRPr="00043784" w:rsidRDefault="000976EB" w:rsidP="000976EB">
      <w:pPr>
        <w:rPr>
          <w:rtl/>
        </w:rPr>
      </w:pPr>
      <w:r>
        <w:rPr>
          <w:rStyle w:val="af2"/>
          <w:rFonts w:hint="cs"/>
          <w:rtl/>
        </w:rPr>
        <w:t>ד</w:t>
      </w:r>
      <w:r w:rsidR="00E403A1" w:rsidRPr="00B95ED9">
        <w:rPr>
          <w:rStyle w:val="af2"/>
          <w:rFonts w:hint="cs"/>
          <w:rtl/>
        </w:rPr>
        <w:t>פרוץ כעומד</w:t>
      </w:r>
      <w:r w:rsidR="00E403A1" w:rsidRPr="00B95ED9">
        <w:rPr>
          <w:rStyle w:val="af2"/>
          <w:rFonts w:hint="cs"/>
          <w:rtl/>
        </w:rPr>
        <w:t xml:space="preserve"> </w:t>
      </w:r>
      <w:r w:rsidR="00E403A1" w:rsidRPr="000C1CD3">
        <w:rPr>
          <w:rStyle w:val="af6"/>
          <w:rFonts w:hint="cs"/>
          <w:rtl/>
        </w:rPr>
        <w:t>ר</w:t>
      </w:r>
      <w:r w:rsidR="00E403A1" w:rsidRPr="000C1CD3">
        <w:rPr>
          <w:rStyle w:val="af6"/>
          <w:rtl/>
        </w:rPr>
        <w:t>"</w:t>
      </w:r>
      <w:r w:rsidR="00E403A1" w:rsidRPr="000C1CD3">
        <w:rPr>
          <w:rStyle w:val="af6"/>
          <w:rFonts w:hint="cs"/>
          <w:rtl/>
        </w:rPr>
        <w:t>פ</w:t>
      </w:r>
      <w:r w:rsidR="000C1CD3">
        <w:rPr>
          <w:rStyle w:val="af6"/>
          <w:rFonts w:hint="cs"/>
          <w:rtl/>
        </w:rPr>
        <w:t>:</w:t>
      </w:r>
      <w:r w:rsidR="00E403A1" w:rsidRPr="00043784">
        <w:rPr>
          <w:rFonts w:hint="cs"/>
          <w:rtl/>
        </w:rPr>
        <w:t xml:space="preserve"> מותר, </w:t>
      </w:r>
      <w:r w:rsidRPr="000976EB">
        <w:rPr>
          <w:rStyle w:val="af6"/>
          <w:rtl/>
        </w:rPr>
        <w:t>◄</w:t>
      </w:r>
      <w:r w:rsidR="00E403A1" w:rsidRPr="000C1CD3">
        <w:rPr>
          <w:rStyle w:val="af6"/>
          <w:rFonts w:hint="cs"/>
          <w:rtl/>
        </w:rPr>
        <w:t>ר</w:t>
      </w:r>
      <w:del w:id="10637" w:author="דבורה שירה פלג" w:date="2026-07-24T14:43:00Z" w16du:dateUtc="2026-07-24T11:43:00Z">
        <w:r w:rsidR="00E403A1" w:rsidRPr="000C1CD3" w:rsidDel="0005587F">
          <w:rPr>
            <w:rStyle w:val="af6"/>
            <w:rtl/>
          </w:rPr>
          <w:delText>"</w:delText>
        </w:r>
      </w:del>
      <w:r w:rsidR="00E403A1" w:rsidRPr="000C1CD3">
        <w:rPr>
          <w:rStyle w:val="af6"/>
          <w:rFonts w:hint="cs"/>
          <w:rtl/>
        </w:rPr>
        <w:t>ה</w:t>
      </w:r>
      <w:ins w:id="10638" w:author="דבורה שירה פלג" w:date="2026-07-24T14:43:00Z" w16du:dateUtc="2026-07-24T11:43:00Z">
        <w:r w:rsidR="0005587F">
          <w:rPr>
            <w:rStyle w:val="af6"/>
            <w:rFonts w:hint="cs"/>
            <w:rtl/>
          </w:rPr>
          <w:t xml:space="preserve">ב"י</w:t>
        </w:r>
      </w:ins>
      <w:r w:rsidR="00A903FA" w:rsidRPr="000C1CD3">
        <w:rPr>
          <w:rStyle w:val="af6"/>
          <w:rFonts w:hint="cs"/>
          <w:rtl/>
        </w:rPr>
        <w:t>:</w:t>
      </w:r>
      <w:r w:rsidR="00E403A1" w:rsidRPr="00043784">
        <w:rPr>
          <w:rFonts w:hint="cs"/>
          <w:rtl/>
        </w:rPr>
        <w:t xml:space="preserve"> אסור </w:t>
      </w:r>
    </w:p>
    <w:p w14:paraId="62567CD7" w14:textId="56FE634A" w:rsidR="000976EB" w:rsidRPr="000976EB" w:rsidRDefault="000976EB" w:rsidP="000976EB">
      <w:pPr>
        <w:pStyle w:val="31"/>
        <w:framePr w:wrap="notBeside"/>
        <w:rPr>
          <w:rtl/>
        </w:rPr>
      </w:pPr>
      <w:r w:rsidRPr="000976EB">
        <w:rPr>
          <w:rFonts w:hint="cs"/>
          <w:rtl/>
        </w:rPr>
        <w:t>-</w:t>
      </w:r>
      <w:r w:rsidRPr="0077703F">
        <w:rPr>
          <w:rtl/>
        </w:rPr>
        <w:t>◄</w:t>
      </w:r>
      <w:r>
        <w:rPr>
          <w:rFonts w:hint="cs"/>
          <w:rtl/>
        </w:rPr>
        <w:t>ר''א:</w:t>
      </w:r>
    </w:p>
    <w:p w14:paraId="3634E1DF" w14:textId="6A9FC92B" w:rsidR="004F0C57" w:rsidRPr="00043784" w:rsidRDefault="000C1CD3" w:rsidP="000976EB">
      <w:pPr>
        <w:pStyle w:val="affd"/>
        <w:rPr>
          <w:rtl/>
        </w:rPr>
      </w:pPr>
      <w:r>
        <w:rPr>
          <w:rFonts w:hint="cs"/>
          <w:rtl/>
        </w:rPr>
        <w:t>כאן</w:t>
      </w:r>
      <w:r w:rsidR="00E403A1" w:rsidRPr="00043784">
        <w:rPr>
          <w:rFonts w:hint="cs"/>
          <w:rtl/>
        </w:rPr>
        <w:t xml:space="preserve"> במעדיף</w:t>
      </w:r>
      <w:r w:rsidR="004F0C57" w:rsidRPr="00043784">
        <w:rPr>
          <w:rStyle w:val="af4"/>
          <w:rFonts w:hint="cs"/>
          <w:color w:val="auto"/>
          <w:rtl/>
        </w:rPr>
        <w:t xml:space="preserve"> </w:t>
      </w:r>
      <w:r w:rsidR="000976EB" w:rsidRPr="000976EB">
        <w:rPr>
          <w:rStyle w:val="af6"/>
          <w:rtl/>
        </w:rPr>
        <w:t>◄</w:t>
      </w:r>
      <w:r w:rsidR="000976EB">
        <w:rPr>
          <w:rStyle w:val="af6"/>
          <w:rFonts w:hint="cs"/>
          <w:rtl/>
        </w:rPr>
        <w:t>רבא:</w:t>
      </w:r>
      <w:r w:rsidR="00E403A1" w:rsidRPr="00043784">
        <w:rPr>
          <w:rFonts w:hint="cs"/>
          <w:rtl/>
        </w:rPr>
        <w:t xml:space="preserve"> </w:t>
      </w:r>
      <w:r w:rsidR="000976EB">
        <w:rPr>
          <w:rFonts w:hint="cs"/>
          <w:rtl/>
        </w:rPr>
        <w:t xml:space="preserve">אף בשאין מעדיף אם היה </w:t>
      </w:r>
      <w:r w:rsidR="00E403A1" w:rsidRPr="00043784">
        <w:rPr>
          <w:rFonts w:hint="cs"/>
          <w:rtl/>
        </w:rPr>
        <w:t>שתי</w:t>
      </w:r>
      <w:r w:rsidR="000976EB">
        <w:rPr>
          <w:rFonts w:hint="cs"/>
          <w:rtl/>
        </w:rPr>
        <w:t>,</w:t>
      </w:r>
      <w:r w:rsidR="00E403A1" w:rsidRPr="00043784">
        <w:rPr>
          <w:rFonts w:hint="cs"/>
          <w:rtl/>
        </w:rPr>
        <w:t xml:space="preserve"> נותן ערב</w:t>
      </w:r>
    </w:p>
    <w:p w14:paraId="7C0DC53D" w14:textId="77777777" w:rsidR="00865EFC" w:rsidRPr="00C01657" w:rsidRDefault="00865EFC" w:rsidP="009D377E">
      <w:pPr>
        <w:pStyle w:val="ad"/>
        <w:framePr w:wrap="around"/>
        <w:rPr>
          <w:rtl/>
        </w:rPr>
      </w:pPr>
      <w:bookmarkStart w:id="79" w:name="_Toc155720253"/>
      <w:bookmarkStart w:id="80" w:name="_Toc155720257"/>
      <w:r w:rsidRPr="00C01657">
        <w:rPr>
          <w:rStyle w:val="ae"/>
          <w:rFonts w:hint="cs"/>
          <w:rtl/>
        </w:rPr>
        <w:t>טו:</w:t>
      </w:r>
      <w:bookmarkEnd w:id="79"/>
      <w:r w:rsidRPr="00C01657">
        <w:rPr>
          <w:rFonts w:hint="cs"/>
          <w:rtl/>
        </w:rPr>
        <w:t xml:space="preserve"> </w:t>
      </w:r>
    </w:p>
    <w:p w14:paraId="25C9E7C7" w14:textId="25DA4790" w:rsidR="004F0C57" w:rsidRPr="00C01657" w:rsidRDefault="004F0C57" w:rsidP="003049F3">
      <w:pPr>
        <w:pStyle w:val="a5"/>
        <w:rPr>
          <w:rtl/>
        </w:rPr>
      </w:pPr>
      <w:ins w:id="9809" w:author="מספור קטעי משנה" w:date="2026-10-06T06:45:53Z">
        <w:r>
          <w:rPr>
            <w:rStyle w:val="MisparKeta"/>
          </w:rPr>
          <w:t xml:space="preserve">א. </w:t>
        </w:r>
      </w:ins>
      <w:r w:rsidRPr="00C01657">
        <w:rPr>
          <w:rFonts w:hint="cs"/>
          <w:rtl/>
        </w:rPr>
        <w:t>בארוכות המיטה</w:t>
      </w:r>
      <w:r w:rsidRPr="00C01657">
        <w:rPr>
          <w:rFonts w:hint="cs"/>
          <w:rtl/>
        </w:rPr>
        <w:t xml:space="preserve"> </w:t>
      </w:r>
      <w:ins w:id="10636" w:author="דבורה שירה פלג" w:date="2026-08-03T12:47:00Z" w16du:dateUtc="2026-08-03T09:47:00Z">
        <w:r w:rsidR="00287446">
          <w:rPr>
            <w:rFonts w:hint="cs"/>
            <w:rtl/>
          </w:rPr>
          <w:t xml:space="preserve">ולא מסייע לראב"ט</w:t>
        </w:r>
      </w:ins>
    </w:p>
    <w:p w14:paraId="23AFEE75" w14:textId="0380768A" w:rsidR="003316BE" w:rsidRPr="003316BE" w:rsidRDefault="000976EB" w:rsidP="001711C4">
      <w:pPr>
        <w:pStyle w:val="31"/>
        <w:framePr w:wrap="notBeside"/>
        <w:rPr>
          <w:rtl/>
        </w:rPr>
      </w:pPr>
      <w:r w:rsidRPr="0077703F">
        <w:rPr>
          <w:rtl/>
        </w:rPr>
        <w:t>◄</w:t>
      </w:r>
      <w:r w:rsidR="004F0C57" w:rsidRPr="003316BE">
        <w:rPr>
          <w:rFonts w:hint="cs"/>
          <w:rtl/>
        </w:rPr>
        <w:t>הך</w:t>
      </w:r>
    </w:p>
    <w:p w14:paraId="4DCD86DF" w14:textId="39F54024" w:rsidR="004F0C57" w:rsidRPr="00C90EB3" w:rsidRDefault="004F0C57" w:rsidP="00E403A1">
      <w:pPr>
        <w:widowControl w:val="0"/>
        <w:rPr>
          <w:spacing w:val="-4"/>
          <w:rtl/>
        </w:rPr>
      </w:pPr>
      <w:r w:rsidRPr="00C90EB3">
        <w:rPr>
          <w:rFonts w:hint="cs"/>
          <w:spacing w:val="-4"/>
          <w:rtl/>
        </w:rPr>
        <w:t>דפסול</w:t>
      </w:r>
      <w:r w:rsidR="000976EB" w:rsidRPr="00C90EB3">
        <w:rPr>
          <w:rFonts w:hint="cs"/>
          <w:spacing w:val="-4"/>
          <w:rtl/>
        </w:rPr>
        <w:t>ה</w:t>
      </w:r>
      <w:r w:rsidRPr="00C90EB3">
        <w:rPr>
          <w:rFonts w:hint="cs"/>
          <w:spacing w:val="-4"/>
          <w:rtl/>
        </w:rPr>
        <w:t xml:space="preserve"> </w:t>
      </w:r>
      <w:r w:rsidR="00C90EB3">
        <w:rPr>
          <w:rFonts w:hint="cs"/>
          <w:spacing w:val="-4"/>
          <w:rtl/>
        </w:rPr>
        <w:t>-</w:t>
      </w:r>
      <w:r w:rsidR="00E403A1" w:rsidRPr="00C90EB3">
        <w:rPr>
          <w:rFonts w:hint="cs"/>
          <w:spacing w:val="-4"/>
          <w:rtl/>
        </w:rPr>
        <w:t>בארוכה וב' כרעיים, בקצרה וב' כרעים</w:t>
      </w:r>
      <w:r w:rsidRPr="00C90EB3">
        <w:rPr>
          <w:rFonts w:hint="cs"/>
          <w:spacing w:val="-4"/>
          <w:rtl/>
        </w:rPr>
        <w:t>,</w:t>
      </w:r>
      <w:r w:rsidR="00D96704" w:rsidRPr="00C90EB3">
        <w:rPr>
          <w:rFonts w:hint="cs"/>
          <w:spacing w:val="-4"/>
          <w:rtl/>
        </w:rPr>
        <w:t xml:space="preserve"> </w:t>
      </w:r>
      <w:r w:rsidR="00D96704" w:rsidRPr="00C90EB3">
        <w:rPr>
          <w:rStyle w:val="afff6"/>
          <w:rFonts w:hint="cs"/>
          <w:spacing w:val="-4"/>
          <w:rtl/>
        </w:rPr>
        <w:t>או מדין בלאי כלים</w:t>
      </w:r>
    </w:p>
    <w:p w14:paraId="60BC0116" w14:textId="2335E70D" w:rsidR="00E403A1" w:rsidRPr="00043784" w:rsidRDefault="00E403A1" w:rsidP="00E403A1">
      <w:pPr>
        <w:widowControl w:val="0"/>
        <w:rPr>
          <w:rtl/>
        </w:rPr>
      </w:pPr>
      <w:r w:rsidRPr="00043784">
        <w:rPr>
          <w:rFonts w:hint="cs"/>
          <w:rtl/>
        </w:rPr>
        <w:t>כהך דמטה</w:t>
      </w:r>
      <w:r w:rsidR="004F0C57" w:rsidRPr="00043784">
        <w:rPr>
          <w:rFonts w:hint="cs"/>
          <w:rtl/>
        </w:rPr>
        <w:t>,</w:t>
      </w:r>
      <w:r w:rsidRPr="00043784">
        <w:rPr>
          <w:rFonts w:hint="cs"/>
          <w:rtl/>
        </w:rPr>
        <w:t xml:space="preserve"> </w:t>
      </w:r>
      <w:r w:rsidR="004F0C57" w:rsidRPr="000C1CD3">
        <w:rPr>
          <w:rStyle w:val="af6"/>
          <w:rFonts w:hint="cs"/>
          <w:rtl/>
        </w:rPr>
        <w:t>לר"א:</w:t>
      </w:r>
      <w:r w:rsidR="004F0C57" w:rsidRPr="00043784">
        <w:rPr>
          <w:rFonts w:hint="cs"/>
          <w:rtl/>
        </w:rPr>
        <w:t xml:space="preserve"> </w:t>
      </w:r>
      <w:r w:rsidRPr="00043784">
        <w:rPr>
          <w:rFonts w:hint="cs"/>
          <w:rtl/>
        </w:rPr>
        <w:t xml:space="preserve">מטמאת ומטהרת חבילה, </w:t>
      </w:r>
    </w:p>
    <w:p w14:paraId="27828E4C" w14:textId="147753ED" w:rsidR="00002C10" w:rsidRPr="00043784" w:rsidRDefault="000976EB" w:rsidP="000976EB">
      <w:pPr>
        <w:widowControl w:val="0"/>
        <w:ind w:left="340"/>
        <w:rPr>
          <w:rtl/>
        </w:rPr>
      </w:pPr>
      <w:r w:rsidRPr="000976EB">
        <w:rPr>
          <w:rStyle w:val="af6"/>
          <w:rtl/>
        </w:rPr>
        <w:t>◄</w:t>
      </w:r>
      <w:r w:rsidR="004F0C57" w:rsidRPr="000C1CD3">
        <w:rPr>
          <w:rStyle w:val="af6"/>
          <w:rFonts w:hint="cs"/>
          <w:rtl/>
        </w:rPr>
        <w:t>ולחכמים:</w:t>
      </w:r>
      <w:r w:rsidR="004F0C57" w:rsidRPr="00043784">
        <w:rPr>
          <w:rFonts w:hint="cs"/>
          <w:rtl/>
        </w:rPr>
        <w:t xml:space="preserve"> מטמאת ומטהרת </w:t>
      </w:r>
      <w:r w:rsidR="006322A3">
        <w:rPr>
          <w:rFonts w:hint="cs"/>
          <w:rtl/>
        </w:rPr>
        <w:t xml:space="preserve">(אף) </w:t>
      </w:r>
      <w:r w:rsidR="004F0C57" w:rsidRPr="00043784">
        <w:rPr>
          <w:rFonts w:hint="cs"/>
          <w:rtl/>
        </w:rPr>
        <w:t xml:space="preserve">אברים, </w:t>
      </w:r>
    </w:p>
    <w:p w14:paraId="5699C343" w14:textId="5CA2659C" w:rsidR="00E403A1" w:rsidRPr="00043784" w:rsidRDefault="00E403A1" w:rsidP="00E403A1">
      <w:pPr>
        <w:widowControl w:val="0"/>
        <w:rPr>
          <w:rtl/>
        </w:rPr>
      </w:pPr>
      <w:r w:rsidRPr="00043784">
        <w:rPr>
          <w:rFonts w:hint="cs"/>
          <w:rtl/>
        </w:rPr>
        <w:t>דראויה לס</w:t>
      </w:r>
      <w:r w:rsidR="006322A3">
        <w:rPr>
          <w:rFonts w:hint="cs"/>
          <w:rtl/>
        </w:rPr>
        <w:t>ומכה על ה</w:t>
      </w:r>
      <w:r w:rsidR="0035215E">
        <w:rPr>
          <w:rFonts w:hint="cs"/>
          <w:rtl/>
        </w:rPr>
        <w:t>קיר</w:t>
      </w:r>
      <w:r w:rsidR="006322A3">
        <w:rPr>
          <w:rFonts w:hint="cs"/>
          <w:rtl/>
        </w:rPr>
        <w:t>,</w:t>
      </w:r>
      <w:r w:rsidRPr="00043784">
        <w:rPr>
          <w:rFonts w:hint="cs"/>
          <w:rtl/>
        </w:rPr>
        <w:t xml:space="preserve"> </w:t>
      </w:r>
      <w:r w:rsidR="006322A3">
        <w:rPr>
          <w:rFonts w:hint="cs"/>
          <w:rtl/>
        </w:rPr>
        <w:t>ל</w:t>
      </w:r>
      <w:r w:rsidRPr="00043784">
        <w:rPr>
          <w:rFonts w:hint="cs"/>
          <w:rtl/>
        </w:rPr>
        <w:t>ימתח החבלים</w:t>
      </w:r>
      <w:r w:rsidR="006322A3">
        <w:rPr>
          <w:rFonts w:hint="cs"/>
          <w:rtl/>
        </w:rPr>
        <w:t xml:space="preserve"> ולישב עליה.</w:t>
      </w:r>
    </w:p>
    <w:p w14:paraId="63E4D062" w14:textId="77777777" w:rsidR="00E403A1" w:rsidRPr="00C01657" w:rsidRDefault="00E403A1" w:rsidP="009D377E">
      <w:pPr>
        <w:pStyle w:val="ad"/>
        <w:framePr w:wrap="around"/>
        <w:rPr>
          <w:rtl/>
        </w:rPr>
      </w:pPr>
      <w:bookmarkStart w:id="81" w:name="_Toc155720258"/>
      <w:r w:rsidRPr="00C01657">
        <w:rPr>
          <w:rFonts w:hint="cs"/>
          <w:rtl/>
        </w:rPr>
        <w:t>טז.</w:t>
      </w:r>
      <w:bookmarkEnd w:id="81"/>
      <w:r w:rsidRPr="00C01657">
        <w:rPr>
          <w:rFonts w:hint="cs"/>
          <w:rtl/>
        </w:rPr>
        <w:t xml:space="preserve"> </w:t>
      </w:r>
    </w:p>
    <w:p w14:paraId="30CE54BE" w14:textId="77777777" w:rsidR="00287446" w:rsidRDefault="00E403A1" w:rsidP="00F815F5">
      <w:pPr>
        <w:pStyle w:val="affd"/>
        <w:spacing w:before="60"/>
        <w:rPr>
          <w:ins w:id="10632" w:author="דבורה שירה פלג" w:date="2026-08-03T12:44:00Z" w16du:dateUtc="2026-08-03T09:44:00Z"/>
          <w:rtl/>
        </w:rPr>
      </w:pPr>
      <w:r w:rsidRPr="00C91EAB">
        <w:rPr>
          <w:rFonts w:cs="PFT_Frank" w:hint="cs"/>
          <w:b/>
          <w:bCs/>
          <w:szCs w:val="14"/>
          <w:rtl/>
        </w:rPr>
        <w:t>סככה בבלאי כלים</w:t>
      </w:r>
      <w:r w:rsidRPr="00043784">
        <w:rPr>
          <w:rFonts w:hint="cs"/>
          <w:rtl/>
        </w:rPr>
        <w:t xml:space="preserve"> </w:t>
      </w:r>
      <w:ins w:id="10633" w:author="דבורה שירה פלג" w:date="2026-08-03T12:43:00Z" w16du:dateUtc="2026-08-03T09:43:00Z">
        <w:r w:rsidR="00287446" w:rsidRPr="00914B30">
          <w:rPr>
            <w:rFonts w:hint="cs"/>
            <w:rtl/>
          </w:rPr>
          <w:t xml:space="preserve">אביי-</w:t>
        </w:r>
        <w:r w:rsidR="00287446">
          <w:rPr>
            <w:rFonts w:hint="cs"/>
            <w:rtl/>
          </w:rPr>
          <w:t xml:space="preserve"> </w:t>
        </w:r>
      </w:ins>
      <w:del w:id="10634" w:author="דבורה שירה פלג" w:date="2026-08-03T12:43:00Z" w16du:dateUtc="2026-08-03T09:43:00Z">
        <w:r w:rsidRPr="00043784" w:rsidDel="00287446">
          <w:rPr>
            <w:rFonts w:hint="cs"/>
            <w:rtl/>
          </w:rPr>
          <w:delText>ו</w:delText>
        </w:r>
      </w:del>
      <w:r w:rsidRPr="00043784">
        <w:rPr>
          <w:rFonts w:hint="cs"/>
          <w:rtl/>
        </w:rPr>
        <w:t>מטלניות שאין בהם גע"ג</w:t>
      </w:r>
      <w:r w:rsidR="00C456AD" w:rsidRPr="00043784">
        <w:rPr>
          <w:rFonts w:hint="cs"/>
          <w:rtl/>
        </w:rPr>
        <w:t>,</w:t>
      </w:r>
      <w:r w:rsidRPr="00043784">
        <w:rPr>
          <w:rFonts w:hint="cs"/>
          <w:rtl/>
        </w:rPr>
        <w:t xml:space="preserve"> </w:t>
      </w:r>
      <w:r w:rsidR="00C456AD" w:rsidRPr="00043784">
        <w:rPr>
          <w:rFonts w:hint="cs"/>
          <w:rtl/>
        </w:rPr>
        <w:t xml:space="preserve"> </w:t>
      </w:r>
      <w:r w:rsidRPr="00043784">
        <w:rPr>
          <w:rFonts w:hint="cs"/>
          <w:rtl/>
        </w:rPr>
        <w:t>פסולה,</w:t>
      </w:r>
    </w:p>
    <w:p w14:paraId="698359CC" w14:textId="77777777" w:rsidR="00914B30" w:rsidRDefault="00287446" w:rsidP="00914B30">
      <w:pPr>
        <w:pStyle w:val="affd"/>
        <w:spacing w:before="60"/>
        <w:rPr>
          <w:rtl/>
        </w:rPr>
      </w:pPr>
      <w:ins w:id="10635" w:author="דבורה שירה פלג" w:date="2026-08-03T12:44:00Z" w16du:dateUtc="2026-08-03T09:44:00Z">
        <w:r>
          <w:t xml:space="preserve">ת"כ </w:t>
        </w:r>
        <w:r>
          <w:rPr>
            <w:rStyle w:val="af6"/>
            <w:rPrChange w:id="9027" w:author="מנוע אמוראים" w:date="2026-10-05T16:41:47Z">
              <w:rPr/>
            </w:rPrChange>
          </w:rPr>
          <w:t xml:space="preserve">דראב"ט</w:t>
        </w:r>
        <w:r>
          <w:t xml:space="preserve"> </w:t>
        </w:r>
      </w:ins>
    </w:p>
    <w:p w14:paraId="5C1B20C8" w14:textId="5CBA134D" w:rsidR="00E403A1" w:rsidRPr="00043784" w:rsidRDefault="00287446" w:rsidP="00F815F5">
      <w:pPr>
        <w:pStyle w:val="affd"/>
        <w:spacing w:before="60"/>
        <w:rPr>
          <w:ins w:id="11908" w:author="דבורה שירה פלג" w:date="2026-10-02T10:37:56Z"/>
          <w:rtl/>
        </w:rPr>
      </w:pPr>
      <w:ins w:id="11909" w:author="דבורה שירה פלג" w:date="2026-08-03T12:45:00Z" w16du:dateUtc="2026-08-03T09:45:00Z">
        <w:r>
          <w:rPr>
            <w:rFonts w:hint="cs"/>
            <w:rtl/>
          </w:rPr>
          <w:t xml:space="preserve">שיפא וגמי שירא אע"פ שנפחתו משיעו</w:t>
        </w:r>
      </w:ins>
      <w:ins w:id="11910" w:author="דבורה שירה פלג" w:date="2026-08-03T12:46:00Z" w16du:dateUtc="2026-08-03T09:46:00Z">
        <w:r>
          <w:rPr>
            <w:rFonts w:hint="cs"/>
            <w:rtl/>
          </w:rPr>
          <w:t xml:space="preserve">ריה לא מסככין</w:t>
        </w:r>
      </w:ins>
      <w:r w:rsidR="00E403A1" w:rsidRPr="00043784">
        <w:rPr>
          <w:rFonts w:hint="cs"/>
          <w:rtl/>
        </w:rPr>
        <w:t xml:space="preserve"> </w:t>
      </w:r>
    </w:p>
    <w:p w14:paraId="17C5890D" w14:textId="755E44F6" w:rsidR="00C456AD" w:rsidRPr="00043784" w:rsidRDefault="00E403A1" w:rsidP="00E403A1">
      <w:pPr>
        <w:pStyle w:val="affd"/>
        <w:rPr>
          <w:rtl/>
        </w:rPr>
      </w:pPr>
      <w:r w:rsidRPr="00C91EAB">
        <w:rPr>
          <w:rFonts w:cs="PFT_Frank" w:hint="cs"/>
          <w:b/>
          <w:bCs/>
          <w:szCs w:val="14"/>
          <w:rtl/>
        </w:rPr>
        <w:t>מחצלת הקנים גדולה</w:t>
      </w:r>
      <w:r w:rsidRPr="00043784">
        <w:rPr>
          <w:rFonts w:hint="cs"/>
          <w:rtl/>
        </w:rPr>
        <w:t xml:space="preserve"> </w:t>
      </w:r>
      <w:r w:rsidR="00C456AD" w:rsidRPr="00043784">
        <w:rPr>
          <w:rFonts w:hint="cs"/>
          <w:rtl/>
        </w:rPr>
        <w:t xml:space="preserve">     </w:t>
      </w:r>
      <w:r w:rsidRPr="00043784">
        <w:rPr>
          <w:rFonts w:hint="cs"/>
          <w:rtl/>
        </w:rPr>
        <w:t>מסככין בה</w:t>
      </w:r>
      <w:r w:rsidR="003316BE">
        <w:rPr>
          <w:rFonts w:hint="cs"/>
          <w:rtl/>
        </w:rPr>
        <w:t xml:space="preserve">- </w:t>
      </w:r>
      <w:r w:rsidRPr="00043784">
        <w:rPr>
          <w:rFonts w:hint="cs"/>
          <w:rtl/>
        </w:rPr>
        <w:t xml:space="preserve"> דאינה לישיבה, </w:t>
      </w:r>
    </w:p>
    <w:p w14:paraId="10277CE2" w14:textId="3B6BF745" w:rsidR="00E403A1" w:rsidRPr="00043784" w:rsidRDefault="00C456AD" w:rsidP="00C456AD">
      <w:pPr>
        <w:pStyle w:val="affd"/>
        <w:ind w:left="568" w:firstLine="284"/>
        <w:rPr>
          <w:rtl/>
        </w:rPr>
      </w:pPr>
      <w:r w:rsidRPr="00043784">
        <w:rPr>
          <w:rFonts w:hint="cs"/>
          <w:rtl/>
        </w:rPr>
        <w:t xml:space="preserve">  </w:t>
      </w:r>
      <w:r w:rsidR="00E403A1" w:rsidRPr="000C1CD3">
        <w:rPr>
          <w:rStyle w:val="af6"/>
          <w:rFonts w:hint="cs"/>
          <w:rtl/>
        </w:rPr>
        <w:t>ולר</w:t>
      </w:r>
      <w:r w:rsidR="00E403A1" w:rsidRPr="000C1CD3">
        <w:rPr>
          <w:rStyle w:val="af6"/>
          <w:rtl/>
        </w:rPr>
        <w:t>"</w:t>
      </w:r>
      <w:r w:rsidR="00E403A1" w:rsidRPr="000C1CD3">
        <w:rPr>
          <w:rStyle w:val="af6"/>
          <w:rFonts w:hint="cs"/>
          <w:rtl/>
        </w:rPr>
        <w:t>א</w:t>
      </w:r>
      <w:r w:rsidRPr="000C1CD3">
        <w:rPr>
          <w:rStyle w:val="af6"/>
          <w:rFonts w:hint="cs"/>
          <w:rtl/>
        </w:rPr>
        <w:t>:</w:t>
      </w:r>
      <w:r w:rsidR="00E403A1" w:rsidRPr="00043784">
        <w:rPr>
          <w:rFonts w:hint="cs"/>
          <w:rtl/>
        </w:rPr>
        <w:t xml:space="preserve"> </w:t>
      </w:r>
      <w:r w:rsidRPr="00043784">
        <w:rPr>
          <w:rFonts w:hint="cs"/>
          <w:rtl/>
        </w:rPr>
        <w:t xml:space="preserve">  </w:t>
      </w:r>
      <w:r w:rsidR="00E403A1" w:rsidRPr="00043784">
        <w:rPr>
          <w:rFonts w:hint="cs"/>
          <w:rtl/>
        </w:rPr>
        <w:t xml:space="preserve">אף </w:t>
      </w:r>
      <w:r w:rsidR="0035215E">
        <w:rPr>
          <w:rFonts w:hint="cs"/>
          <w:rtl/>
        </w:rPr>
        <w:t>גדולה</w:t>
      </w:r>
      <w:r w:rsidR="00E403A1" w:rsidRPr="00043784">
        <w:rPr>
          <w:rFonts w:hint="cs"/>
          <w:rtl/>
        </w:rPr>
        <w:t xml:space="preserve"> טמאה דסתמ</w:t>
      </w:r>
      <w:r w:rsidR="0035215E">
        <w:rPr>
          <w:rFonts w:hint="cs"/>
          <w:rtl/>
        </w:rPr>
        <w:t>ה</w:t>
      </w:r>
      <w:r w:rsidR="00E403A1" w:rsidRPr="00043784">
        <w:rPr>
          <w:rFonts w:hint="cs"/>
          <w:rtl/>
        </w:rPr>
        <w:t xml:space="preserve"> לשכיבה. </w:t>
      </w:r>
    </w:p>
    <w:p w14:paraId="53E2FAF8" w14:textId="77777777" w:rsidR="000976EB" w:rsidRPr="000976EB" w:rsidRDefault="000976EB" w:rsidP="000976EB">
      <w:pPr>
        <w:pStyle w:val="31"/>
        <w:framePr w:wrap="notBeside"/>
        <w:rPr>
          <w:rtl/>
        </w:rPr>
      </w:pPr>
      <w:bookmarkStart w:id="82" w:name="_Toc155720259"/>
      <w:r w:rsidRPr="000976EB">
        <w:rPr>
          <w:rtl/>
        </w:rPr>
        <w:t>◄</w:t>
      </w:r>
    </w:p>
    <w:p w14:paraId="55EEB6AD" w14:textId="4453E206" w:rsidR="00E403A1" w:rsidRPr="00043784" w:rsidRDefault="000976EB" w:rsidP="00E403A1">
      <w:pPr>
        <w:widowControl w:val="0"/>
        <w:rPr>
          <w:rtl/>
        </w:rPr>
      </w:pPr>
      <w:r>
        <w:rPr>
          <w:rStyle w:val="a6"/>
          <w:rFonts w:hint="cs"/>
          <w:spacing w:val="0"/>
          <w:rtl/>
        </w:rPr>
        <w:t>ה</w:t>
      </w:r>
      <w:r w:rsidR="00E403A1" w:rsidRPr="00043784">
        <w:rPr>
          <w:rStyle w:val="a6"/>
          <w:rFonts w:hint="cs"/>
          <w:spacing w:val="0"/>
          <w:rtl/>
        </w:rPr>
        <w:t>חוטט בגדיש</w:t>
      </w:r>
      <w:bookmarkEnd w:id="82"/>
      <w:r w:rsidR="00E403A1" w:rsidRPr="00043784">
        <w:rPr>
          <w:rFonts w:hint="cs"/>
          <w:rtl/>
        </w:rPr>
        <w:t xml:space="preserve"> </w:t>
      </w:r>
      <w:r>
        <w:rPr>
          <w:rFonts w:hint="cs"/>
          <w:rtl/>
        </w:rPr>
        <w:t xml:space="preserve">אבל אם </w:t>
      </w:r>
      <w:r w:rsidR="00E403A1" w:rsidRPr="00043784">
        <w:rPr>
          <w:rFonts w:hint="cs"/>
          <w:rtl/>
        </w:rPr>
        <w:t xml:space="preserve">יש חלל טפח על ז' </w:t>
      </w:r>
      <w:del w:id="9022" w:author="הגהת סוכה" w:date="2026-09-27T12:23:34Z">
        <w:r w:rsidR="00E403A1" w:rsidRPr="00043784">
          <w:rPr>
            <w:rFonts w:hint="cs"/>
            <w:rtl/>
          </w:rPr>
          <w:delText xml:space="preserve">הר'ז</w:delText>
        </w:r>
      </w:del>
      <w:ins w:id="9023" w:author="הגהת סוכה" w:date="2026-09-27T12:23:34Z">
        <w:r w:rsidR="00E403A1" w:rsidRPr="00043784">
          <w:rPr>
            <w:rFonts w:hint="cs"/>
            <w:rtl/>
          </w:rPr>
          <w:t xml:space="preserve">הר"ז</w:t>
        </w:r>
      </w:ins>
      <w:r w:rsidR="00E403A1" w:rsidRPr="00043784">
        <w:rPr>
          <w:rFonts w:hint="cs"/>
          <w:rtl/>
        </w:rPr>
        <w:t xml:space="preserve"> סוכה, </w:t>
      </w:r>
      <w:r>
        <w:rPr>
          <w:rStyle w:val="af6"/>
          <w:rFonts w:hint="cs"/>
          <w:rtl/>
        </w:rPr>
        <w:t xml:space="preserve">ו</w:t>
      </w:r>
      <w:del w:id="10537" w:author="דבורה שירה פלג" w:date="2026-10-01T11:26:47Z">
        <w:r>
          <w:rPr>
            <w:rStyle w:val="af6"/>
            <w:rFonts w:hint="cs"/>
            <w:rtl/>
          </w:rPr>
          <w:delText xml:space="preserve">א</w:delText>
        </w:r>
      </w:del>
      <w:ins w:id="10538" w:author="דבורה שירה פלג" w:date="2026-10-01T11:26:47Z">
        <w:r>
          <w:rPr>
            <w:rStyle w:val="af6"/>
            <w:rFonts w:hint="cs"/>
            <w:rtl/>
          </w:rPr>
          <w:t xml:space="preserve">אד</w:t>
        </w:r>
      </w:ins>
      <w:r w:rsidR="00E403A1" w:rsidRPr="000C1CD3">
        <w:rPr>
          <w:rStyle w:val="af6"/>
          <w:rtl/>
        </w:rPr>
        <w:t>"</w:t>
      </w:r>
      <w:del w:id="10535" w:author="דבורה שירה פלג" w:date="2026-10-01T11:26:47Z">
        <w:r>
          <w:rPr>
            <w:rStyle w:val="af6"/>
            <w:rFonts w:hint="cs"/>
            <w:rtl/>
          </w:rPr>
          <w:delText xml:space="preserve">ד</w:delText>
        </w:r>
      </w:del>
      <w:ins w:id="10536" w:author="דבורה שירה פלג" w:date="2026-10-01T11:26:47Z">
        <w:r>
          <w:rPr>
            <w:rStyle w:val="af6"/>
            <w:rFonts w:hint="cs"/>
            <w:rtl/>
          </w:rPr>
          <w:t xml:space="preserve">מ</w:t>
        </w:r>
      </w:ins>
      <w:r w:rsidR="00E403A1" w:rsidRPr="00043784">
        <w:rPr>
          <w:rFonts w:hint="cs"/>
          <w:rtl/>
        </w:rPr>
        <w:t xml:space="preserve">. </w:t>
      </w:r>
    </w:p>
    <w:p w14:paraId="74A33365" w14:textId="7A1BD012" w:rsidR="00EF5A04" w:rsidRDefault="0026136E" w:rsidP="000976EB">
      <w:pPr>
        <w:pStyle w:val="af"/>
        <w:rPr>
          <w:rtl/>
        </w:rPr>
      </w:pPr>
      <w:r>
        <w:rPr>
          <w:rFonts w:hint="cs"/>
          <w:rtl/>
        </w:rPr>
        <w:t>***</w:t>
      </w:r>
    </w:p>
    <w:p>
      <w:pPr>
        <w:pStyle w:val="MishnaBatzad"/>
        <w:rPr>
          <w:ins w:id="20205" w:author="קלוד" w:date="2026-10-06T10:10:33Z"/>
        </w:rPr>
      </w:pPr>
      <w:ins w:id="20204" w:author="קלוד" w:date="2026-10-06T10:10:33Z">
        <w:r>
          <w:t xml:space="preserve">משנה ט</w:t>
        </w:r>
      </w:ins>
    </w:p>
    <w:p w14:paraId="3C151B73" w14:textId="77777777" w:rsidR="00E403A1" w:rsidRPr="00725463" w:rsidRDefault="00E403A1" w:rsidP="009D377E">
      <w:pPr>
        <w:pStyle w:val="afff"/>
        <w:rPr>
          <w:rStyle w:val="afffd"/>
          <w:rtl/>
        </w:rPr>
      </w:pPr>
      <w:bookmarkStart w:id="83" w:name="_Toc155720260"/>
      <w:r w:rsidRPr="00725463">
        <w:rPr>
          <w:rStyle w:val="afffd"/>
          <w:rFonts w:hint="cs"/>
          <w:rtl/>
        </w:rPr>
        <w:t>משלשל דפנות</w:t>
      </w:r>
      <w:bookmarkEnd w:id="83"/>
    </w:p>
    <w:p w14:paraId="2F8A88E8" w14:textId="77777777" w:rsidR="000976EB" w:rsidRPr="000976EB" w:rsidRDefault="000976EB" w:rsidP="000976EB">
      <w:pPr>
        <w:pStyle w:val="31"/>
        <w:framePr w:wrap="notBeside"/>
        <w:rPr>
          <w:rtl/>
        </w:rPr>
      </w:pPr>
      <w:r w:rsidRPr="000976EB">
        <w:rPr>
          <w:rtl/>
        </w:rPr>
        <w:t>◄</w:t>
      </w:r>
    </w:p>
    <w:p w14:paraId="52835524" w14:textId="75FD755E" w:rsidR="00E403A1" w:rsidRPr="004D6354" w:rsidRDefault="000976EB" w:rsidP="009D377E">
      <w:pPr>
        <w:pStyle w:val="a3"/>
        <w:rPr>
          <w:rtl/>
        </w:rPr>
      </w:pPr>
      <w:r w:rsidRPr="000976EB">
        <w:rPr>
          <w:rStyle w:val="TanaimMishna"/>
          <w:rFonts w:hint="cs"/>
          <w:rtl/>
          <w:rPrChange w:id="20022" w:author="קלוד" w:date="2026-10-06T10:10:33Z">
            <w:rPr>
              <w:rStyle w:val="afff2"/>
              <w:rFonts w:hint="cs"/>
              <w:rtl/>
            </w:rPr>
          </w:rPrChange>
        </w:rPr>
        <w:t>ת''ק:</w:t>
      </w:r>
      <w:r>
        <w:rPr>
          <w:rFonts w:hint="cs"/>
          <w:rtl/>
        </w:rPr>
        <w:t xml:space="preserve"> </w:t>
      </w:r>
      <w:r w:rsidR="00E403A1" w:rsidRPr="004D6354">
        <w:rPr>
          <w:rFonts w:hint="cs"/>
          <w:rtl/>
        </w:rPr>
        <w:t>מלמעלה</w:t>
      </w:r>
      <w:r w:rsidR="00734D24">
        <w:rPr>
          <w:rFonts w:hint="cs"/>
          <w:rtl/>
        </w:rPr>
        <w:t>:</w:t>
      </w:r>
      <w:r w:rsidR="00E403A1" w:rsidRPr="004D6354">
        <w:rPr>
          <w:rFonts w:hint="cs"/>
          <w:rtl/>
        </w:rPr>
        <w:t xml:space="preserve"> </w:t>
      </w:r>
      <w:ins w:id="10630" w:author="דבורה שירה פלג" w:date="2026-08-03T12:37:00Z" w16du:dateUtc="2026-08-03T09:37:00Z">
        <w:r w:rsidR="00287446">
          <w:rPr>
            <w:rFonts w:hint="cs"/>
            <w:rtl/>
          </w:rPr>
          <w:t xml:space="preserve">רחוק</w:t>
        </w:r>
      </w:ins>
      <w:del w:id="10631" w:author="דבורה שירה פלג" w:date="2026-08-03T12:36:00Z" w16du:dateUtc="2026-08-03T09:36:00Z">
        <w:r w:rsidR="00E403A1" w:rsidRPr="004D6354" w:rsidDel="00287446">
          <w:rPr>
            <w:rFonts w:hint="cs"/>
            <w:rtl/>
          </w:rPr>
          <w:delText>גבוה</w:delText>
        </w:r>
      </w:del>
      <w:r w:rsidR="00E403A1" w:rsidRPr="004D6354">
        <w:rPr>
          <w:rFonts w:hint="cs"/>
          <w:rtl/>
        </w:rPr>
        <w:t xml:space="preserve"> ג</w:t>
      </w:r>
      <w:r w:rsidR="00E403A1" w:rsidRPr="004D6354">
        <w:rPr>
          <w:rtl/>
        </w:rPr>
        <w:t>"</w:t>
      </w:r>
      <w:r w:rsidR="00E403A1" w:rsidRPr="004D6354">
        <w:rPr>
          <w:rFonts w:hint="cs"/>
          <w:rtl/>
        </w:rPr>
        <w:t>ט פסולה,</w:t>
      </w:r>
      <w:r w:rsidR="00725463">
        <w:rPr>
          <w:rFonts w:hint="cs"/>
          <w:rtl/>
        </w:rPr>
        <w:t xml:space="preserve"> </w:t>
      </w:r>
      <w:r w:rsidR="00734D24">
        <w:rPr>
          <w:rtl/>
        </w:rPr>
        <w:tab/>
      </w:r>
      <w:r w:rsidR="00E403A1" w:rsidRPr="004D6354">
        <w:rPr>
          <w:rFonts w:hint="cs"/>
          <w:rtl/>
        </w:rPr>
        <w:t>מלמטה</w:t>
      </w:r>
      <w:r w:rsidR="00734D24">
        <w:rPr>
          <w:rFonts w:hint="cs"/>
          <w:rtl/>
        </w:rPr>
        <w:t>:</w:t>
      </w:r>
      <w:r w:rsidR="00E403A1" w:rsidRPr="004D6354">
        <w:rPr>
          <w:rFonts w:hint="cs"/>
          <w:rtl/>
        </w:rPr>
        <w:t xml:space="preserve"> גבוה י</w:t>
      </w:r>
      <w:r w:rsidR="00E403A1" w:rsidRPr="004D6354">
        <w:rPr>
          <w:rtl/>
        </w:rPr>
        <w:t>"</w:t>
      </w:r>
      <w:r w:rsidR="00E403A1" w:rsidRPr="004D6354">
        <w:rPr>
          <w:rFonts w:hint="cs"/>
          <w:rtl/>
        </w:rPr>
        <w:t xml:space="preserve">ט כשרה, </w:t>
      </w:r>
    </w:p>
    <w:p w14:paraId="136614AE" w14:textId="77777777" w:rsidR="00E403A1" w:rsidRPr="004D6354" w:rsidRDefault="00E403A1" w:rsidP="009D377E">
      <w:pPr>
        <w:pStyle w:val="a3"/>
        <w:rPr>
          <w:rtl/>
        </w:rPr>
      </w:pPr>
      <w:r w:rsidRPr="004D6354">
        <w:rPr>
          <w:rStyle w:val="TanaimMishna"/>
          <w:rFonts w:hint="cs"/>
          <w:rtl/>
          <w:rPrChange w:id="20023" w:author="קלוד" w:date="2026-10-06T10:10:33Z">
            <w:rPr>
              <w:rStyle w:val="afff2"/>
              <w:rFonts w:hint="cs"/>
              <w:rtl/>
            </w:rPr>
          </w:rPrChange>
        </w:rPr>
        <w:t>ר' יוסי:</w:t>
      </w:r>
      <w:r w:rsidRPr="004D6354">
        <w:rPr>
          <w:rFonts w:hint="cs"/>
          <w:rtl/>
        </w:rPr>
        <w:t xml:space="preserve"> בשניהם י' טפחים. </w:t>
      </w:r>
    </w:p>
    <w:p w14:paraId="4E341F71" w14:textId="77777777" w:rsidR="00A903FA" w:rsidRPr="00F0124F" w:rsidRDefault="005B1143" w:rsidP="00F0124F">
      <w:pPr>
        <w:pStyle w:val="af1"/>
        <w:rPr>
          <w:rtl/>
        </w:rPr>
      </w:pPr>
      <w:bookmarkStart w:id="84" w:name="_Toc155720261"/>
      <w:r w:rsidRPr="00F0124F">
        <w:rPr>
          <w:rFonts w:hint="cs"/>
          <w:rtl/>
        </w:rPr>
        <w:t>חלקו</w:t>
      </w:r>
      <w:r w:rsidR="00E403A1" w:rsidRPr="00F0124F">
        <w:rPr>
          <w:rFonts w:hint="cs"/>
          <w:rtl/>
        </w:rPr>
        <w:t xml:space="preserve"> אי מחיצה תלויה מתרת,</w:t>
      </w:r>
      <w:bookmarkEnd w:id="84"/>
    </w:p>
    <w:p w14:paraId="55E42DFD" w14:textId="3E18915F" w:rsidR="003316BE" w:rsidRPr="003316BE" w:rsidRDefault="000976EB" w:rsidP="001711C4">
      <w:pPr>
        <w:pStyle w:val="31"/>
        <w:framePr w:wrap="notBeside"/>
        <w:rPr>
          <w:rtl/>
        </w:rPr>
      </w:pPr>
      <w:r w:rsidRPr="0077703F">
        <w:rPr>
          <w:rtl/>
        </w:rPr>
        <w:t>◄</w:t>
      </w:r>
      <w:r w:rsidR="00E403A1" w:rsidRPr="003316BE">
        <w:rPr>
          <w:rFonts w:hint="cs"/>
          <w:rtl/>
        </w:rPr>
        <w:t>והך</w:t>
      </w:r>
      <w:r>
        <w:rPr>
          <w:rFonts w:hint="cs"/>
          <w:rtl/>
        </w:rPr>
        <w:t xml:space="preserve"> דלת''ק:</w:t>
      </w:r>
    </w:p>
    <w:p w14:paraId="40A70FC9" w14:textId="44B1C008" w:rsidR="00A903FA" w:rsidRDefault="00E403A1" w:rsidP="00A903FA">
      <w:pPr>
        <w:rPr>
          <w:spacing w:val="-2"/>
          <w:rtl/>
        </w:rPr>
      </w:pPr>
      <w:r w:rsidRPr="009D551D">
        <w:rPr>
          <w:rStyle w:val="ac"/>
          <w:rFonts w:cs="PFT_Frank" w:hint="cs"/>
          <w:spacing w:val="-2"/>
          <w:sz w:val="14"/>
          <w:rtl/>
        </w:rPr>
        <w:t>דבור</w:t>
      </w:r>
      <w:r w:rsidRPr="009D551D">
        <w:rPr>
          <w:rFonts w:hint="cs"/>
          <w:spacing w:val="-2"/>
          <w:rtl/>
        </w:rPr>
        <w:t xml:space="preserve"> צריך מחיצה י</w:t>
      </w:r>
      <w:r w:rsidRPr="009D551D">
        <w:rPr>
          <w:spacing w:val="-2"/>
          <w:rtl/>
        </w:rPr>
        <w:t>"</w:t>
      </w:r>
      <w:r w:rsidRPr="009D551D">
        <w:rPr>
          <w:rFonts w:hint="cs"/>
          <w:spacing w:val="-2"/>
          <w:rtl/>
        </w:rPr>
        <w:t xml:space="preserve">ט בשבת </w:t>
      </w:r>
      <w:r w:rsidRPr="0035215E">
        <w:rPr>
          <w:rStyle w:val="afff6"/>
          <w:rFonts w:hint="cs"/>
          <w:rtl/>
        </w:rPr>
        <w:t xml:space="preserve">מלמעלה </w:t>
      </w:r>
      <w:r w:rsidR="0035215E" w:rsidRPr="0035215E">
        <w:rPr>
          <w:rStyle w:val="afff6"/>
          <w:rFonts w:hint="cs"/>
          <w:rtl/>
        </w:rPr>
        <w:t>או</w:t>
      </w:r>
      <w:r w:rsidR="0035215E">
        <w:rPr>
          <w:rFonts w:hint="cs"/>
          <w:spacing w:val="-2"/>
          <w:rtl/>
        </w:rPr>
        <w:t xml:space="preserve"> </w:t>
      </w:r>
      <w:r w:rsidRPr="009D551D">
        <w:rPr>
          <w:rFonts w:hint="cs"/>
          <w:spacing w:val="-2"/>
          <w:rtl/>
        </w:rPr>
        <w:t xml:space="preserve">מלמטה </w:t>
      </w:r>
      <w:r w:rsidR="0035215E" w:rsidRPr="0035215E">
        <w:rPr>
          <w:rStyle w:val="afff6"/>
          <w:rFonts w:hint="cs"/>
          <w:rtl/>
        </w:rPr>
        <w:t>או</w:t>
      </w:r>
      <w:r w:rsidR="0035215E">
        <w:rPr>
          <w:rFonts w:hint="cs"/>
          <w:spacing w:val="-2"/>
          <w:rtl/>
        </w:rPr>
        <w:t xml:space="preserve"> </w:t>
      </w:r>
      <w:r w:rsidRPr="009D551D">
        <w:rPr>
          <w:rFonts w:hint="cs"/>
          <w:spacing w:val="-2"/>
          <w:rtl/>
        </w:rPr>
        <w:t xml:space="preserve">בתוך אוגנו, </w:t>
      </w:r>
    </w:p>
    <w:p w14:paraId="3932D815" w14:textId="7C7AE8B0" w:rsidR="0035215E" w:rsidRPr="009D551D" w:rsidRDefault="0035215E" w:rsidP="009D377E">
      <w:pPr>
        <w:pStyle w:val="ad"/>
        <w:framePr w:wrap="around"/>
        <w:rPr>
          <w:rtl/>
        </w:rPr>
      </w:pPr>
      <w:r>
        <w:rPr>
          <w:rFonts w:hint="cs"/>
          <w:rtl/>
        </w:rPr>
        <w:t>טז:</w:t>
      </w:r>
    </w:p>
    <w:p w14:paraId="07986716" w14:textId="77777777" w:rsidR="003316BE" w:rsidRPr="003316BE" w:rsidRDefault="00E403A1" w:rsidP="001711C4">
      <w:pPr>
        <w:pStyle w:val="31"/>
        <w:framePr w:wrap="notBeside"/>
        <w:rPr>
          <w:rtl/>
        </w:rPr>
      </w:pPr>
      <w:r w:rsidRPr="003316BE">
        <w:rPr>
          <w:rFonts w:hint="cs"/>
          <w:rtl/>
        </w:rPr>
        <w:t>ולרשב</w:t>
      </w:r>
      <w:r w:rsidRPr="003316BE">
        <w:rPr>
          <w:rtl/>
        </w:rPr>
        <w:t>"</w:t>
      </w:r>
      <w:r w:rsidRPr="003316BE">
        <w:rPr>
          <w:rFonts w:hint="cs"/>
          <w:rtl/>
        </w:rPr>
        <w:t>ג:</w:t>
      </w:r>
    </w:p>
    <w:p w14:paraId="641574C6" w14:textId="75FB0F32" w:rsidR="007468F6" w:rsidRPr="00043784" w:rsidRDefault="00E403A1" w:rsidP="00A903FA">
      <w:pPr>
        <w:rPr>
          <w:rtl/>
        </w:rPr>
      </w:pPr>
      <w:r w:rsidRPr="000C1CD3">
        <w:rPr>
          <w:rStyle w:val="af6"/>
          <w:rFonts w:hint="cs"/>
          <w:rtl/>
        </w:rPr>
        <w:t>לב</w:t>
      </w:r>
      <w:r w:rsidRPr="000C1CD3">
        <w:rPr>
          <w:rStyle w:val="af6"/>
          <w:rtl/>
        </w:rPr>
        <w:t>"</w:t>
      </w:r>
      <w:r w:rsidRPr="000C1CD3">
        <w:rPr>
          <w:rStyle w:val="af6"/>
          <w:rFonts w:hint="cs"/>
          <w:rtl/>
        </w:rPr>
        <w:t>ש</w:t>
      </w:r>
      <w:r w:rsidRPr="00043784">
        <w:rPr>
          <w:rFonts w:hint="cs"/>
          <w:rtl/>
        </w:rPr>
        <w:t xml:space="preserve"> מלמעלה </w:t>
      </w:r>
      <w:r w:rsidRPr="000C1CD3">
        <w:rPr>
          <w:rStyle w:val="af6"/>
          <w:rFonts w:hint="cs"/>
          <w:rtl/>
        </w:rPr>
        <w:t>ולב</w:t>
      </w:r>
      <w:r w:rsidRPr="000C1CD3">
        <w:rPr>
          <w:rStyle w:val="af6"/>
          <w:rtl/>
        </w:rPr>
        <w:t>"</w:t>
      </w:r>
      <w:r w:rsidRPr="000C1CD3">
        <w:rPr>
          <w:rStyle w:val="af6"/>
          <w:rFonts w:hint="cs"/>
          <w:rtl/>
        </w:rPr>
        <w:t xml:space="preserve">ה </w:t>
      </w:r>
      <w:r w:rsidRPr="00043784">
        <w:rPr>
          <w:rFonts w:hint="cs"/>
          <w:rtl/>
        </w:rPr>
        <w:t xml:space="preserve">מלמטה, </w:t>
      </w:r>
    </w:p>
    <w:p w14:paraId="01B897A4" w14:textId="77777777" w:rsidR="003316BE" w:rsidRPr="003316BE" w:rsidRDefault="00B90B5D" w:rsidP="001711C4">
      <w:pPr>
        <w:pStyle w:val="31"/>
        <w:framePr w:wrap="notBeside"/>
        <w:rPr>
          <w:rtl/>
        </w:rPr>
      </w:pPr>
      <w:r w:rsidRPr="003316BE">
        <w:rPr>
          <w:rFonts w:hint="cs"/>
          <w:rtl/>
        </w:rPr>
        <w:t>ר''י</w:t>
      </w:r>
      <w:r w:rsidR="00A903FA" w:rsidRPr="003316BE">
        <w:rPr>
          <w:rFonts w:hint="cs"/>
          <w:rtl/>
        </w:rPr>
        <w:t>:</w:t>
      </w:r>
    </w:p>
    <w:p w14:paraId="262DB935" w14:textId="1D97296E" w:rsidR="00B90B5D" w:rsidRPr="00043784" w:rsidRDefault="00B90B5D" w:rsidP="00B90B5D">
      <w:pPr>
        <w:pStyle w:val="affd"/>
        <w:rPr>
          <w:rtl/>
        </w:rPr>
      </w:pPr>
      <w:r w:rsidRPr="00043784">
        <w:rPr>
          <w:rFonts w:hint="cs"/>
          <w:rtl/>
        </w:rPr>
        <w:t>לא תהא מחיצה גדולה מכותל שביניהן</w:t>
      </w:r>
      <w:r w:rsidR="000976EB">
        <w:rPr>
          <w:rFonts w:hint="cs"/>
          <w:rtl/>
        </w:rPr>
        <w:t xml:space="preserve"> </w:t>
      </w:r>
      <w:r w:rsidR="000976EB">
        <w:rPr>
          <w:rStyle w:val="afff6"/>
          <w:rtl/>
        </w:rPr>
        <w:tab/>
      </w:r>
      <w:r w:rsidR="000976EB">
        <w:rPr>
          <w:rStyle w:val="afff6"/>
          <w:rtl/>
        </w:rPr>
        <w:tab/>
      </w:r>
      <w:r w:rsidR="000976EB">
        <w:rPr>
          <w:rStyle w:val="afff6"/>
          <w:rFonts w:hint="cs"/>
          <w:rtl/>
        </w:rPr>
        <w:t>-</w:t>
      </w:r>
      <w:r w:rsidR="000976EB" w:rsidRPr="000976EB">
        <w:rPr>
          <w:rStyle w:val="afff6"/>
          <w:rFonts w:hint="cs"/>
          <w:rtl/>
        </w:rPr>
        <w:t>ומחיצה תלויה מתרת</w:t>
      </w:r>
    </w:p>
    <w:p w14:paraId="2321137F" w14:textId="11C36B0F" w:rsidR="0035215E" w:rsidRPr="0035215E" w:rsidRDefault="00E403A1" w:rsidP="001711C4">
      <w:pPr>
        <w:pStyle w:val="31"/>
        <w:framePr w:wrap="notBeside"/>
        <w:rPr>
          <w:rtl/>
        </w:rPr>
      </w:pPr>
      <w:r w:rsidRPr="0035215E">
        <w:rPr>
          <w:rFonts w:hint="cs"/>
          <w:rtl/>
        </w:rPr>
        <w:t>וא</w:t>
      </w:r>
      <w:r w:rsidRPr="0035215E">
        <w:rPr>
          <w:rtl/>
        </w:rPr>
        <w:t>"</w:t>
      </w:r>
      <w:r w:rsidRPr="0035215E">
        <w:rPr>
          <w:rFonts w:hint="cs"/>
          <w:rtl/>
        </w:rPr>
        <w:t xml:space="preserve">א </w:t>
      </w:r>
      <w:r w:rsidR="0035215E">
        <w:rPr>
          <w:rFonts w:hint="cs"/>
          <w:rtl/>
        </w:rPr>
        <w:t>דבשיטת</w:t>
      </w:r>
    </w:p>
    <w:p w14:paraId="45A97F07" w14:textId="17079E14" w:rsidR="00E403A1" w:rsidRPr="0035215E" w:rsidRDefault="00E403A1" w:rsidP="0035215E">
      <w:pPr>
        <w:rPr>
          <w:spacing w:val="-2"/>
          <w:rtl/>
        </w:rPr>
      </w:pPr>
      <w:r w:rsidRPr="0035215E">
        <w:rPr>
          <w:rStyle w:val="af6"/>
          <w:rFonts w:hint="cs"/>
          <w:spacing w:val="-2"/>
          <w:rtl/>
        </w:rPr>
        <w:t>רבי יוסי</w:t>
      </w:r>
      <w:r w:rsidR="00BE3416" w:rsidRPr="0035215E">
        <w:rPr>
          <w:rFonts w:hint="cs"/>
          <w:spacing w:val="-2"/>
          <w:rtl/>
        </w:rPr>
        <w:t xml:space="preserve"> דתלויה מתרת,</w:t>
      </w:r>
      <w:r w:rsidRPr="0035215E">
        <w:rPr>
          <w:rFonts w:hint="cs"/>
          <w:spacing w:val="-2"/>
          <w:rtl/>
        </w:rPr>
        <w:t xml:space="preserve"> </w:t>
      </w:r>
      <w:r w:rsidR="000976EB">
        <w:rPr>
          <w:rFonts w:hint="cs"/>
          <w:spacing w:val="-2"/>
          <w:rtl/>
        </w:rPr>
        <w:t xml:space="preserve">- </w:t>
      </w:r>
      <w:r w:rsidRPr="0035215E">
        <w:rPr>
          <w:rFonts w:hint="cs"/>
          <w:spacing w:val="-2"/>
          <w:rtl/>
        </w:rPr>
        <w:t xml:space="preserve">דסוכה דאורייתא ועירובי חצרות דרבנן. </w:t>
      </w:r>
    </w:p>
    <w:p w14:paraId="127AFE39" w14:textId="167DFF00" w:rsidR="00A903FA" w:rsidRDefault="00E403A1" w:rsidP="00A903FA">
      <w:pPr>
        <w:widowControl w:val="0"/>
        <w:rPr>
          <w:rtl/>
        </w:rPr>
      </w:pPr>
      <w:r w:rsidRPr="000C1CD3">
        <w:rPr>
          <w:rStyle w:val="af6"/>
          <w:rFonts w:hint="cs"/>
          <w:rtl/>
        </w:rPr>
        <w:t>ורבי יוסי</w:t>
      </w:r>
      <w:r w:rsidRPr="00043784">
        <w:rPr>
          <w:rFonts w:hint="cs"/>
          <w:rtl/>
        </w:rPr>
        <w:t xml:space="preserve"> </w:t>
      </w:r>
      <w:r w:rsidRPr="000C1CD3">
        <w:rPr>
          <w:rStyle w:val="af6"/>
          <w:rFonts w:hint="cs"/>
          <w:rtl/>
        </w:rPr>
        <w:t>לא</w:t>
      </w:r>
      <w:r w:rsidRPr="00043784">
        <w:rPr>
          <w:rFonts w:hint="cs"/>
          <w:rtl/>
        </w:rPr>
        <w:t xml:space="preserve"> </w:t>
      </w:r>
      <w:r w:rsidRPr="000C1CD3">
        <w:rPr>
          <w:rStyle w:val="af6"/>
          <w:rFonts w:hint="cs"/>
          <w:rtl/>
        </w:rPr>
        <w:t>כר</w:t>
      </w:r>
      <w:r w:rsidRPr="000C1CD3">
        <w:rPr>
          <w:rStyle w:val="af6"/>
          <w:rtl/>
        </w:rPr>
        <w:t>"</w:t>
      </w:r>
      <w:r w:rsidRPr="000C1CD3">
        <w:rPr>
          <w:rStyle w:val="af6"/>
          <w:rFonts w:hint="cs"/>
          <w:rtl/>
        </w:rPr>
        <w:t>י</w:t>
      </w:r>
      <w:r w:rsidRPr="00043784">
        <w:rPr>
          <w:rFonts w:hint="cs"/>
          <w:rtl/>
        </w:rPr>
        <w:t xml:space="preserve"> </w:t>
      </w:r>
      <w:r w:rsidR="00A903FA">
        <w:rPr>
          <w:rFonts w:hint="cs"/>
          <w:rtl/>
        </w:rPr>
        <w:t>-</w:t>
      </w:r>
      <w:r w:rsidRPr="00043784">
        <w:rPr>
          <w:rFonts w:hint="cs"/>
          <w:rtl/>
        </w:rPr>
        <w:t xml:space="preserve">דדווקא </w:t>
      </w:r>
      <w:r w:rsidR="0035215E">
        <w:rPr>
          <w:rFonts w:hint="cs"/>
          <w:rtl/>
        </w:rPr>
        <w:t xml:space="preserve">כאן </w:t>
      </w:r>
      <w:r w:rsidRPr="00043784">
        <w:rPr>
          <w:rFonts w:hint="cs"/>
          <w:rtl/>
        </w:rPr>
        <w:t xml:space="preserve"> דעשה</w:t>
      </w:r>
      <w:r w:rsidR="0035215E">
        <w:rPr>
          <w:rFonts w:hint="cs"/>
          <w:rtl/>
        </w:rPr>
        <w:t>,</w:t>
      </w:r>
      <w:r w:rsidRPr="00043784">
        <w:rPr>
          <w:rFonts w:hint="cs"/>
          <w:rtl/>
        </w:rPr>
        <w:t xml:space="preserve"> אבל שבת דסקילה לא. </w:t>
      </w:r>
    </w:p>
    <w:p w14:paraId="01D9DFEF" w14:textId="77777777" w:rsidR="003316BE" w:rsidRPr="003316BE" w:rsidRDefault="00E403A1" w:rsidP="001711C4">
      <w:pPr>
        <w:pStyle w:val="31"/>
        <w:framePr w:wrap="notBeside"/>
        <w:rPr>
          <w:rtl/>
        </w:rPr>
      </w:pPr>
      <w:r w:rsidRPr="003316BE">
        <w:rPr>
          <w:rFonts w:hint="cs"/>
          <w:rtl/>
        </w:rPr>
        <w:t>והך</w:t>
      </w:r>
    </w:p>
    <w:p w14:paraId="1377798C" w14:textId="21709566" w:rsidR="00A903FA" w:rsidRDefault="00E403A1" w:rsidP="000976EB">
      <w:pPr>
        <w:spacing w:after="60"/>
        <w:rPr>
          <w:rtl/>
        </w:rPr>
      </w:pPr>
      <w:r w:rsidRPr="00043784">
        <w:rPr>
          <w:rFonts w:hint="cs"/>
          <w:rtl/>
        </w:rPr>
        <w:t>דצפורי שכחו ולא הביאו ס</w:t>
      </w:r>
      <w:r w:rsidRPr="00043784">
        <w:rPr>
          <w:rtl/>
        </w:rPr>
        <w:t>"</w:t>
      </w:r>
      <w:r>
        <w:rPr>
          <w:rFonts w:hint="cs"/>
          <w:rtl/>
        </w:rPr>
        <w:t xml:space="preserve">ת </w:t>
      </w:r>
      <w:r>
        <w:rPr>
          <w:rStyle w:val="af6"/>
          <w:rFonts w:hint="cs"/>
          <w:rtl/>
          <w:rPrChange w:id="9028" w:author="מנוע אמוראים" w:date="2026-10-05T16:41:47Z">
            <w:rPr>
              <w:rFonts w:hint="cs"/>
              <w:rtl/>
            </w:rPr>
          </w:rPrChange>
        </w:rPr>
        <w:t xml:space="preserve">מער</w:t>
      </w:r>
      <w:r>
        <w:rPr>
          <w:rStyle w:val="af6"/>
          <w:rtl/>
          <w:rPrChange w:id="9029" w:author="מנוע אמוראים" w:date="2026-10-05T16:41:47Z">
            <w:rPr>
              <w:rtl/>
            </w:rPr>
          </w:rPrChange>
        </w:rPr>
        <w:t xml:space="preserve">"</w:t>
      </w:r>
      <w:r>
        <w:rPr>
          <w:rStyle w:val="af6"/>
          <w:rFonts w:hint="cs"/>
          <w:rtl/>
          <w:rPrChange w:id="9030" w:author="מנוע אמוראים" w:date="2026-10-05T16:41:47Z">
            <w:rPr>
              <w:rFonts w:hint="cs"/>
              <w:rtl/>
            </w:rPr>
          </w:rPrChange>
        </w:rPr>
        <w:t xml:space="preserve">ש</w:t>
      </w:r>
      <w:r w:rsidR="00B63B1E">
        <w:rPr>
          <w:rFonts w:hint="cs"/>
          <w:rtl/>
        </w:rPr>
        <w:t>,</w:t>
      </w:r>
      <w:r w:rsidRPr="00043784">
        <w:rPr>
          <w:rFonts w:hint="cs"/>
          <w:rtl/>
        </w:rPr>
        <w:t xml:space="preserve"> למחר </w:t>
      </w:r>
      <w:r w:rsidR="00B63B1E">
        <w:rPr>
          <w:rFonts w:hint="cs"/>
          <w:rtl/>
        </w:rPr>
        <w:t xml:space="preserve">מצאו </w:t>
      </w:r>
      <w:r w:rsidRPr="00043784">
        <w:rPr>
          <w:rFonts w:hint="cs"/>
          <w:rtl/>
        </w:rPr>
        <w:t>סדינין ע</w:t>
      </w:r>
      <w:r w:rsidRPr="00043784">
        <w:rPr>
          <w:rtl/>
        </w:rPr>
        <w:t>"</w:t>
      </w:r>
      <w:r w:rsidRPr="00043784">
        <w:rPr>
          <w:rFonts w:hint="cs"/>
          <w:rtl/>
        </w:rPr>
        <w:t>ג העמודים</w:t>
      </w:r>
      <w:r w:rsidR="00B63B1E">
        <w:rPr>
          <w:rFonts w:hint="cs"/>
          <w:rtl/>
        </w:rPr>
        <w:t xml:space="preserve"> וטלטלו</w:t>
      </w:r>
      <w:r w:rsidR="00B63B1E">
        <w:rPr>
          <w:rtl/>
        </w:rPr>
        <w:ptab w:relativeTo="margin" w:alignment="right" w:leader="none"/>
      </w:r>
      <w:r w:rsidR="00B63B1E">
        <w:rPr>
          <w:rFonts w:hint="cs"/>
          <w:rtl/>
        </w:rPr>
        <w:t xml:space="preserve">- </w:t>
      </w:r>
      <w:r w:rsidR="00B63B1E" w:rsidRPr="00B63B1E">
        <w:rPr>
          <w:rStyle w:val="af6"/>
          <w:rFonts w:hint="cs"/>
          <w:rtl/>
        </w:rPr>
        <w:t>ע''פ רשבר''י,</w:t>
      </w:r>
      <w:r w:rsidR="00B63B1E">
        <w:rPr>
          <w:rFonts w:hint="cs"/>
          <w:rtl/>
        </w:rPr>
        <w:t xml:space="preserve"> ולא </w:t>
      </w:r>
      <w:r w:rsidR="00B63B1E" w:rsidRPr="00B63B1E">
        <w:rPr>
          <w:rStyle w:val="af6"/>
          <w:rFonts w:hint="cs"/>
          <w:rtl/>
        </w:rPr>
        <w:t>ע''פ ר''י.</w:t>
      </w:r>
    </w:p>
    <w:p w14:paraId="4997275B" w14:textId="77777777" w:rsidR="000976EB" w:rsidRPr="000976EB" w:rsidRDefault="000976EB" w:rsidP="000976EB">
      <w:pPr>
        <w:pStyle w:val="31"/>
        <w:framePr w:wrap="notBeside"/>
        <w:rPr>
          <w:rtl/>
        </w:rPr>
      </w:pPr>
      <w:r w:rsidRPr="000976EB">
        <w:rPr>
          <w:rtl/>
        </w:rPr>
        <w:t>◄</w:t>
      </w:r>
    </w:p>
    <w:p w14:paraId="697EA31C" w14:textId="3FAA475E" w:rsidR="00A903FA" w:rsidRDefault="00E403A1" w:rsidP="000976EB">
      <w:pPr>
        <w:pStyle w:val="afff7"/>
        <w:spacing w:before="0"/>
        <w:rPr>
          <w:rtl/>
        </w:rPr>
      </w:pPr>
      <w:r w:rsidRPr="00C91EAB">
        <w:rPr>
          <w:rFonts w:cs="PFT_Frank" w:hint="cs"/>
          <w:b/>
          <w:bCs/>
          <w:szCs w:val="14"/>
          <w:rtl/>
        </w:rPr>
        <w:t>מחצלת ד' ומשהו</w:t>
      </w:r>
      <w:r w:rsidRPr="00043784">
        <w:rPr>
          <w:rFonts w:hint="cs"/>
          <w:rtl/>
        </w:rPr>
        <w:t xml:space="preserve"> </w:t>
      </w:r>
      <w:r w:rsidR="000976EB">
        <w:rPr>
          <w:rtl/>
        </w:rPr>
        <w:tab/>
      </w:r>
      <w:r w:rsidR="000976EB">
        <w:rPr>
          <w:rFonts w:hint="cs"/>
          <w:rtl/>
        </w:rPr>
        <w:t>-</w:t>
      </w:r>
      <w:r w:rsidRPr="00043784">
        <w:rPr>
          <w:rFonts w:hint="cs"/>
          <w:rtl/>
        </w:rPr>
        <w:t xml:space="preserve">מתרת בסוכה משום דופן, </w:t>
      </w:r>
    </w:p>
    <w:p w14:paraId="3A444C4D" w14:textId="14485D1E" w:rsidR="00BE3416" w:rsidRPr="00043784" w:rsidRDefault="00E403A1" w:rsidP="00E0620E">
      <w:pPr>
        <w:widowControl w:val="0"/>
        <w:rPr>
          <w:rtl/>
        </w:rPr>
      </w:pPr>
      <w:r w:rsidRPr="00043784">
        <w:rPr>
          <w:rFonts w:hint="cs"/>
          <w:rtl/>
        </w:rPr>
        <w:t xml:space="preserve">באמצע </w:t>
      </w:r>
      <w:r w:rsidR="00B63B1E">
        <w:rPr>
          <w:rFonts w:hint="cs"/>
          <w:rtl/>
        </w:rPr>
        <w:t xml:space="preserve">ויש </w:t>
      </w:r>
      <w:r w:rsidRPr="00043784">
        <w:rPr>
          <w:rFonts w:hint="cs"/>
          <w:rtl/>
        </w:rPr>
        <w:t xml:space="preserve">לבוד למעלה ולמטה, </w:t>
      </w:r>
      <w:r w:rsidR="00B63B1E">
        <w:rPr>
          <w:rtl/>
        </w:rPr>
        <w:ptab w:relativeTo="margin" w:alignment="right" w:leader="none"/>
      </w:r>
      <w:r w:rsidR="00B63B1E" w:rsidRPr="00B63B1E">
        <w:rPr>
          <w:rStyle w:val="af6"/>
          <w:rFonts w:hint="cs"/>
          <w:rtl/>
        </w:rPr>
        <w:t>וקמ''ל</w:t>
      </w:r>
      <w:r w:rsidR="00B63B1E">
        <w:rPr>
          <w:rStyle w:val="af6"/>
          <w:rFonts w:hint="cs"/>
          <w:rtl/>
        </w:rPr>
        <w:t>:</w:t>
      </w:r>
      <w:r w:rsidR="00B63B1E">
        <w:rPr>
          <w:rFonts w:hint="cs"/>
          <w:rtl/>
        </w:rPr>
        <w:t xml:space="preserve"> </w:t>
      </w:r>
      <w:r w:rsidRPr="00043784">
        <w:rPr>
          <w:rFonts w:hint="cs"/>
          <w:rtl/>
        </w:rPr>
        <w:t>דאמרי</w:t>
      </w:r>
      <w:r w:rsidR="00B63B1E">
        <w:rPr>
          <w:rFonts w:hint="cs"/>
          <w:rtl/>
        </w:rPr>
        <w:t>'</w:t>
      </w:r>
      <w:r>
        <w:rPr>
          <w:rFonts w:hint="cs"/>
          <w:rtl/>
        </w:rPr>
        <w:t xml:space="preserve"> </w:t>
      </w:r>
      <w:del w:id="9001" w:author="עריכה מהאתר" w:date="2026-10-06T12:30:27Z">
        <w:r>
          <w:rPr>
            <w:rFonts w:hint="cs"/>
            <w:rtl/>
          </w:rPr>
          <w:delText xml:space="preserve">תר</w:delText>
        </w:r>
      </w:del>
      <w:ins w:id="9002" w:author="עריכה מהאתר" w:date="2026-10-06T12:30:27Z">
        <w:r>
          <w:rPr>
            <w:rFonts w:hint="cs"/>
            <w:rtl/>
          </w:rPr>
          <w:t xml:space="preserve">שנ</w:t>
        </w:r>
      </w:ins>
      <w:r>
        <w:rPr>
          <w:rFonts w:hint="cs"/>
          <w:rtl/>
        </w:rPr>
        <w:t xml:space="preserve">י לבוד, </w:t>
      </w:r>
    </w:p>
    <w:p w14:paraId="69300BB9" w14:textId="7A3905EE" w:rsidR="00E403A1" w:rsidRPr="00043784" w:rsidRDefault="00E403A1" w:rsidP="001D1084">
      <w:pPr>
        <w:widowControl w:val="0"/>
        <w:rPr>
          <w:rtl/>
        </w:rPr>
      </w:pPr>
      <w:r w:rsidRPr="00C91EAB">
        <w:rPr>
          <w:rFonts w:cs="PFT_Frank" w:hint="cs"/>
          <w:b/>
          <w:bCs/>
          <w:szCs w:val="14"/>
          <w:rtl/>
        </w:rPr>
        <w:t xml:space="preserve">מחצלת ז' ומשהו </w:t>
      </w:r>
      <w:r w:rsidRPr="00043784">
        <w:rPr>
          <w:rFonts w:hint="cs"/>
          <w:rtl/>
        </w:rPr>
        <w:t>היינו בסוכה ג</w:t>
      </w:r>
      <w:r w:rsidR="00B63B1E">
        <w:rPr>
          <w:rFonts w:hint="cs"/>
          <w:rtl/>
        </w:rPr>
        <w:t>בוה</w:t>
      </w:r>
      <w:r w:rsidRPr="00043784">
        <w:rPr>
          <w:rFonts w:hint="cs"/>
          <w:rtl/>
        </w:rPr>
        <w:t xml:space="preserve">ה </w:t>
      </w:r>
      <w:r w:rsidRPr="000C1CD3">
        <w:rPr>
          <w:rStyle w:val="af6"/>
          <w:rFonts w:hint="cs"/>
          <w:rtl/>
        </w:rPr>
        <w:t>ו</w:t>
      </w:r>
      <w:ins w:id="10629" w:author="דבורה שירה פלג" w:date="2026-07-26T10:51:00Z" w16du:dateUtc="2026-07-26T07:51:00Z">
        <w:r w:rsidR="00D7140B">
          <w:rPr>
            <w:rStyle w:val="af6"/>
            <w:rFonts w:hint="cs"/>
            <w:rtl/>
          </w:rPr>
          <w:t xml:space="preserve">קמ"ל </w:t>
        </w:r>
      </w:ins>
      <w:r w:rsidRPr="000C1CD3">
        <w:rPr>
          <w:rStyle w:val="af6"/>
          <w:rFonts w:hint="cs"/>
          <w:rtl/>
        </w:rPr>
        <w:t>כר</w:t>
      </w:r>
      <w:r w:rsidRPr="000C1CD3">
        <w:rPr>
          <w:rStyle w:val="af6"/>
          <w:rtl/>
        </w:rPr>
        <w:t>"</w:t>
      </w:r>
      <w:r w:rsidRPr="000C1CD3">
        <w:rPr>
          <w:rStyle w:val="af6"/>
          <w:rFonts w:hint="cs"/>
          <w:rtl/>
        </w:rPr>
        <w:t>י</w:t>
      </w:r>
      <w:r w:rsidR="00B63B1E">
        <w:rPr>
          <w:rStyle w:val="af6"/>
          <w:rFonts w:hint="cs"/>
          <w:rtl/>
        </w:rPr>
        <w:t>:</w:t>
      </w:r>
      <w:r w:rsidRPr="00043784">
        <w:rPr>
          <w:rFonts w:hint="cs"/>
          <w:rtl/>
        </w:rPr>
        <w:t xml:space="preserve"> דמשלשלין למטה. </w:t>
      </w:r>
    </w:p>
    <w:p w14:paraId="464CBBCD" w14:textId="3F2CA690" w:rsidR="00E403A1" w:rsidRPr="00043784" w:rsidRDefault="00E403A1" w:rsidP="00B63B1E">
      <w:pPr>
        <w:pStyle w:val="afff7"/>
        <w:spacing w:before="0"/>
        <w:rPr>
          <w:rtl/>
        </w:rPr>
      </w:pPr>
      <w:r w:rsidRPr="00C91EAB">
        <w:rPr>
          <w:rFonts w:cs="PFT_Frank" w:hint="cs"/>
          <w:b/>
          <w:bCs/>
          <w:szCs w:val="14"/>
          <w:rtl/>
        </w:rPr>
        <w:t>פס ד' ומשהו</w:t>
      </w:r>
      <w:r w:rsidRPr="00F8723C">
        <w:rPr>
          <w:rStyle w:val="ac"/>
          <w:rFonts w:cs="PFT_Frank" w:hint="cs"/>
          <w:sz w:val="14"/>
          <w:rtl/>
        </w:rPr>
        <w:t xml:space="preserve"> </w:t>
      </w:r>
      <w:r w:rsidRPr="00043784">
        <w:rPr>
          <w:rFonts w:hint="cs"/>
          <w:rtl/>
        </w:rPr>
        <w:t xml:space="preserve">מתיר בסוכה </w:t>
      </w:r>
      <w:r w:rsidR="00B63B1E">
        <w:rPr>
          <w:rFonts w:hint="cs"/>
          <w:rtl/>
        </w:rPr>
        <w:t>כ</w:t>
      </w:r>
      <w:r w:rsidRPr="00043784">
        <w:rPr>
          <w:rFonts w:hint="cs"/>
          <w:rtl/>
        </w:rPr>
        <w:t>דופן, ובלבוד</w:t>
      </w:r>
      <w:r w:rsidR="00650C87" w:rsidRPr="00043784">
        <w:rPr>
          <w:rFonts w:hint="cs"/>
          <w:rtl/>
        </w:rPr>
        <w:t>,</w:t>
      </w:r>
      <w:r w:rsidRPr="00043784">
        <w:rPr>
          <w:rFonts w:hint="cs"/>
          <w:rtl/>
        </w:rPr>
        <w:t xml:space="preserve"> </w:t>
      </w:r>
      <w:r w:rsidRPr="00B63B1E">
        <w:rPr>
          <w:rStyle w:val="af6"/>
          <w:rFonts w:hint="cs"/>
          <w:rtl/>
        </w:rPr>
        <w:t>וקמ</w:t>
      </w:r>
      <w:r w:rsidRPr="00B63B1E">
        <w:rPr>
          <w:rStyle w:val="af6"/>
          <w:rtl/>
        </w:rPr>
        <w:t>"</w:t>
      </w:r>
      <w:r w:rsidRPr="00B63B1E">
        <w:rPr>
          <w:rStyle w:val="af6"/>
          <w:rFonts w:hint="cs"/>
          <w:rtl/>
        </w:rPr>
        <w:t>ל</w:t>
      </w:r>
      <w:r w:rsidRPr="00043784">
        <w:rPr>
          <w:rFonts w:hint="cs"/>
          <w:rtl/>
        </w:rPr>
        <w:t xml:space="preserve"> </w:t>
      </w:r>
      <w:r w:rsidR="00B63B1E">
        <w:rPr>
          <w:rFonts w:hint="cs"/>
          <w:rtl/>
        </w:rPr>
        <w:t>שיעור</w:t>
      </w:r>
      <w:r w:rsidRPr="00043784">
        <w:rPr>
          <w:rFonts w:hint="cs"/>
          <w:rtl/>
        </w:rPr>
        <w:t xml:space="preserve"> סוכה קטנה שבעה.</w:t>
      </w:r>
    </w:p>
    <w:p w14:paraId="08CD8AE8" w14:textId="0D4CCF4F" w:rsidR="00E403A1" w:rsidRPr="00E42FF2" w:rsidRDefault="0026136E" w:rsidP="00E42FF2">
      <w:pPr>
        <w:pStyle w:val="af"/>
      </w:pPr>
      <w:r>
        <w:rPr>
          <w:rFonts w:hint="cs"/>
          <w:rtl/>
        </w:rPr>
        <w:t>***</w:t>
      </w:r>
    </w:p>
    <w:p w14:paraId="50569B2E" w14:textId="77777777" w:rsidR="00E403A1" w:rsidRPr="00C01657" w:rsidRDefault="00E403A1" w:rsidP="009D377E">
      <w:pPr>
        <w:pStyle w:val="ad"/>
        <w:framePr w:wrap="around"/>
        <w:rPr>
          <w:rStyle w:val="ae"/>
          <w:rtl/>
        </w:rPr>
      </w:pPr>
      <w:bookmarkStart w:id="85" w:name="_Toc155720262"/>
      <w:r w:rsidRPr="00C01657">
        <w:rPr>
          <w:rStyle w:val="ae"/>
          <w:rFonts w:hint="cs"/>
          <w:rtl/>
        </w:rPr>
        <w:t>יז.</w:t>
      </w:r>
      <w:bookmarkEnd w:id="85"/>
    </w:p>
    <w:p w14:paraId="38BBD064" w14:textId="77777777" w:rsidR="000976EB" w:rsidRPr="000976EB" w:rsidRDefault="000976EB" w:rsidP="000976EB">
      <w:pPr>
        <w:pStyle w:val="31"/>
        <w:framePr w:wrap="notBeside"/>
        <w:rPr>
          <w:rtl/>
        </w:rPr>
      </w:pPr>
      <w:bookmarkStart w:id="86" w:name="_Toc155720263"/>
      <w:r w:rsidRPr="000976EB">
        <w:rPr>
          <w:rtl/>
        </w:rPr>
        <w:t>◄</w:t>
      </w:r>
    </w:p>
    <w:p>
      <w:pPr>
        <w:pStyle w:val="MishnaBatzad"/>
        <w:rPr>
          <w:ins w:id="20207" w:author="קלוד" w:date="2026-10-06T10:10:33Z"/>
        </w:rPr>
      </w:pPr>
      <w:ins w:id="20206" w:author="קלוד" w:date="2026-10-06T10:10:33Z">
        <w:r>
          <w:t xml:space="preserve">משנה י</w:t>
        </w:r>
      </w:ins>
    </w:p>
    <w:p w14:paraId="258C16B1" w14:textId="54C09DC2" w:rsidR="00832E15" w:rsidRPr="004D6354" w:rsidRDefault="00E403A1" w:rsidP="009D377E">
      <w:pPr>
        <w:pStyle w:val="afff"/>
        <w:rPr>
          <w:rtl/>
        </w:rPr>
      </w:pPr>
      <w:r w:rsidRPr="00734D24">
        <w:rPr>
          <w:rStyle w:val="afffd"/>
          <w:rFonts w:hint="cs"/>
          <w:rtl/>
        </w:rPr>
        <w:t>הרחיק הסיכוך מ</w:t>
      </w:r>
      <w:r w:rsidR="00B63B1E">
        <w:rPr>
          <w:rStyle w:val="afffd"/>
          <w:rFonts w:hint="cs"/>
          <w:rtl/>
        </w:rPr>
        <w:t>ה</w:t>
      </w:r>
      <w:r w:rsidRPr="00734D24">
        <w:rPr>
          <w:rStyle w:val="afffd"/>
          <w:rFonts w:hint="cs"/>
          <w:rtl/>
        </w:rPr>
        <w:t>דפנות ג</w:t>
      </w:r>
      <w:r w:rsidRPr="00734D24">
        <w:rPr>
          <w:rStyle w:val="afffd"/>
          <w:rtl/>
        </w:rPr>
        <w:t>"</w:t>
      </w:r>
      <w:r w:rsidRPr="00734D24">
        <w:rPr>
          <w:rStyle w:val="afffd"/>
          <w:rFonts w:hint="cs"/>
          <w:rtl/>
        </w:rPr>
        <w:t>ט</w:t>
      </w:r>
      <w:r w:rsidRPr="004D6354">
        <w:rPr>
          <w:rFonts w:hint="cs"/>
          <w:rtl/>
        </w:rPr>
        <w:t xml:space="preserve"> </w:t>
      </w:r>
      <w:r w:rsidR="000976EB">
        <w:rPr>
          <w:rtl/>
        </w:rPr>
        <w:tab/>
      </w:r>
      <w:r w:rsidR="000976EB">
        <w:rPr>
          <w:rFonts w:hint="cs"/>
          <w:rtl/>
        </w:rPr>
        <w:t xml:space="preserve">- </w:t>
      </w:r>
      <w:r w:rsidRPr="004D6354">
        <w:rPr>
          <w:rFonts w:hint="cs"/>
          <w:rtl/>
        </w:rPr>
        <w:t>פסולה,</w:t>
      </w:r>
      <w:bookmarkEnd w:id="86"/>
    </w:p>
    <w:p w14:paraId="0A4F5C1F" w14:textId="77777777" w:rsidR="00E403A1" w:rsidRPr="004D6354" w:rsidRDefault="00E403A1" w:rsidP="009D377E">
      <w:pPr>
        <w:pStyle w:val="afff"/>
        <w:rPr>
          <w:rtl/>
        </w:rPr>
      </w:pPr>
      <w:bookmarkStart w:id="87" w:name="_Toc155720264"/>
      <w:r w:rsidRPr="00734D24">
        <w:rPr>
          <w:rStyle w:val="afffd"/>
          <w:rFonts w:hint="cs"/>
          <w:rtl/>
        </w:rPr>
        <w:t>בית שנפחת וסיכך ע</w:t>
      </w:r>
      <w:r w:rsidRPr="00734D24">
        <w:rPr>
          <w:rStyle w:val="afffd"/>
          <w:rtl/>
        </w:rPr>
        <w:t>"</w:t>
      </w:r>
      <w:r w:rsidRPr="00734D24">
        <w:rPr>
          <w:rStyle w:val="afffd"/>
          <w:rFonts w:hint="cs"/>
          <w:rtl/>
        </w:rPr>
        <w:t>ג</w:t>
      </w:r>
      <w:r w:rsidR="001F2DD8" w:rsidRPr="004D6354">
        <w:rPr>
          <w:rFonts w:hint="cs"/>
          <w:rtl/>
        </w:rPr>
        <w:t>,</w:t>
      </w:r>
      <w:r w:rsidRPr="004D6354">
        <w:rPr>
          <w:rFonts w:hint="cs"/>
          <w:rtl/>
        </w:rPr>
        <w:t xml:space="preserve"> אם יש מכותל לסיכוך ד</w:t>
      </w:r>
      <w:r w:rsidRPr="004D6354">
        <w:rPr>
          <w:rtl/>
        </w:rPr>
        <w:t>"</w:t>
      </w:r>
      <w:r w:rsidRPr="004D6354">
        <w:rPr>
          <w:rFonts w:hint="cs"/>
          <w:rtl/>
        </w:rPr>
        <w:t xml:space="preserve">א </w:t>
      </w:r>
      <w:r w:rsidR="00B90B5D" w:rsidRPr="004D6354">
        <w:rPr>
          <w:rFonts w:hint="cs"/>
          <w:rtl/>
        </w:rPr>
        <w:t xml:space="preserve"> - </w:t>
      </w:r>
      <w:r w:rsidRPr="004D6354">
        <w:rPr>
          <w:rFonts w:hint="cs"/>
          <w:rtl/>
        </w:rPr>
        <w:t>פסולה,</w:t>
      </w:r>
      <w:bookmarkEnd w:id="87"/>
      <w:r w:rsidRPr="004D6354">
        <w:rPr>
          <w:rFonts w:hint="cs"/>
          <w:rtl/>
        </w:rPr>
        <w:t xml:space="preserve"> </w:t>
      </w:r>
    </w:p>
    <w:p w14:paraId="218DC03E" w14:textId="77777777" w:rsidR="00E403A1" w:rsidRPr="004D6354" w:rsidRDefault="00E403A1" w:rsidP="009D377E">
      <w:pPr>
        <w:pStyle w:val="a3"/>
        <w:rPr>
          <w:rtl/>
        </w:rPr>
      </w:pPr>
      <w:r w:rsidRPr="004D6354">
        <w:rPr>
          <w:rFonts w:hint="cs"/>
          <w:rtl/>
        </w:rPr>
        <w:t xml:space="preserve">וכן חצר המוקפת אכסדרה, </w:t>
      </w:r>
    </w:p>
    <w:p w14:paraId="79E5BCD3" w14:textId="7A6E0E03" w:rsidR="00E403A1" w:rsidRPr="004D6354" w:rsidRDefault="00E403A1" w:rsidP="009D377E">
      <w:pPr>
        <w:pStyle w:val="afff"/>
        <w:rPr>
          <w:rtl/>
        </w:rPr>
      </w:pPr>
      <w:bookmarkStart w:id="88" w:name="_Toc155720265"/>
      <w:r w:rsidRPr="00D805AE">
        <w:rPr>
          <w:rStyle w:val="afffd"/>
          <w:rFonts w:hint="cs"/>
          <w:rtl/>
        </w:rPr>
        <w:t>סוכה גדולה</w:t>
      </w:r>
      <w:r w:rsidRPr="00D805AE">
        <w:rPr>
          <w:rFonts w:hint="cs"/>
          <w:rtl/>
        </w:rPr>
        <w:t xml:space="preserve"> שהקיפוה ב</w:t>
      </w:r>
      <w:r w:rsidR="00B63B1E">
        <w:rPr>
          <w:rFonts w:hint="cs"/>
          <w:rtl/>
        </w:rPr>
        <w:t>סכך פסול</w:t>
      </w:r>
      <w:r w:rsidRPr="00D805AE">
        <w:rPr>
          <w:rFonts w:hint="cs"/>
          <w:rtl/>
        </w:rPr>
        <w:t>,</w:t>
      </w:r>
      <w:r w:rsidR="003316BE" w:rsidRPr="00D805AE">
        <w:rPr>
          <w:rFonts w:hint="cs"/>
          <w:rtl/>
        </w:rPr>
        <w:t xml:space="preserve"> </w:t>
      </w:r>
      <w:r w:rsidRPr="00D805AE">
        <w:rPr>
          <w:rFonts w:hint="cs"/>
          <w:rtl/>
        </w:rPr>
        <w:t>ויש תחתיו ד</w:t>
      </w:r>
      <w:r w:rsidRPr="00D805AE">
        <w:rPr>
          <w:rtl/>
        </w:rPr>
        <w:t>"</w:t>
      </w:r>
      <w:r w:rsidRPr="00D805AE">
        <w:rPr>
          <w:rFonts w:hint="cs"/>
          <w:rtl/>
        </w:rPr>
        <w:t xml:space="preserve">א </w:t>
      </w:r>
      <w:r w:rsidR="000976EB">
        <w:rPr>
          <w:rtl/>
        </w:rPr>
        <w:tab/>
      </w:r>
      <w:r w:rsidR="000976EB">
        <w:rPr>
          <w:rFonts w:hint="cs"/>
          <w:rtl/>
        </w:rPr>
        <w:t xml:space="preserve">- </w:t>
      </w:r>
      <w:r w:rsidRPr="00D805AE">
        <w:rPr>
          <w:rFonts w:hint="cs"/>
          <w:rtl/>
        </w:rPr>
        <w:t>פסולה</w:t>
      </w:r>
      <w:r w:rsidRPr="004D6354">
        <w:rPr>
          <w:rFonts w:hint="cs"/>
          <w:rtl/>
        </w:rPr>
        <w:t>.</w:t>
      </w:r>
      <w:bookmarkEnd w:id="88"/>
    </w:p>
    <w:p w14:paraId="7D89EF1F" w14:textId="77777777" w:rsidR="00BE3416" w:rsidRPr="00043784" w:rsidRDefault="00E403A1" w:rsidP="00BE3416">
      <w:pPr>
        <w:spacing w:before="60"/>
        <w:rPr>
          <w:rtl/>
        </w:rPr>
      </w:pPr>
      <w:r w:rsidRPr="00043784">
        <w:rPr>
          <w:rStyle w:val="a6"/>
          <w:rFonts w:hint="cs"/>
          <w:spacing w:val="0"/>
          <w:rtl/>
        </w:rPr>
        <w:t>בית שנפחת</w:t>
      </w:r>
      <w:r w:rsidRPr="00043784">
        <w:rPr>
          <w:rFonts w:hint="cs"/>
          <w:rtl/>
        </w:rPr>
        <w:t xml:space="preserve"> </w:t>
      </w:r>
      <w:del w:id="10628" w:author="דבורה שירה פלג" w:date="2026-07-26T10:53:00Z" w16du:dateUtc="2026-07-26T07:53:00Z">
        <w:r w:rsidRPr="00043784" w:rsidDel="004D0D66">
          <w:rPr>
            <w:rFonts w:hint="cs"/>
            <w:rtl/>
          </w:rPr>
          <w:delText>אפי'</w:delText>
        </w:r>
      </w:del>
      <w:r w:rsidRPr="00043784">
        <w:rPr>
          <w:rFonts w:hint="cs"/>
          <w:rtl/>
        </w:rPr>
        <w:t xml:space="preserve"> דמחיצותיו לבית, </w:t>
      </w:r>
    </w:p>
    <w:p w14:paraId="756C7561" w14:textId="77777777" w:rsidR="004D0D66" w:rsidRDefault="00E403A1" w:rsidP="00BE3416">
      <w:pPr>
        <w:pStyle w:val="affd"/>
        <w:rPr>
          <w:ins w:id="10627" w:author="דבורה שירה פלג" w:date="2026-07-26T10:53:00Z" w16du:dateUtc="2026-07-26T07:53:00Z"/>
          <w:rtl/>
        </w:rPr>
      </w:pPr>
      <w:r w:rsidRPr="00043784">
        <w:rPr>
          <w:rStyle w:val="a6"/>
          <w:rFonts w:hint="cs"/>
          <w:spacing w:val="0"/>
          <w:rtl/>
        </w:rPr>
        <w:t>אכסדרה</w:t>
      </w:r>
      <w:r w:rsidRPr="00043784">
        <w:rPr>
          <w:rFonts w:hint="cs"/>
          <w:rtl/>
        </w:rPr>
        <w:t xml:space="preserve"> </w:t>
      </w:r>
      <w:r w:rsidR="00B63B1E">
        <w:rPr>
          <w:rFonts w:hint="cs"/>
          <w:rtl/>
        </w:rPr>
        <w:t xml:space="preserve">אף </w:t>
      </w:r>
      <w:r w:rsidR="00B90B5D" w:rsidRPr="00043784">
        <w:rPr>
          <w:rFonts w:hint="cs"/>
          <w:rtl/>
        </w:rPr>
        <w:t>דמחיצותיה לחוץ</w:t>
      </w:r>
      <w:r w:rsidR="00B63B1E">
        <w:rPr>
          <w:rFonts w:hint="cs"/>
          <w:rtl/>
        </w:rPr>
        <w:t>,</w:t>
      </w:r>
      <w:r w:rsidR="00B90B5D" w:rsidRPr="00043784">
        <w:rPr>
          <w:rFonts w:hint="cs"/>
          <w:rtl/>
        </w:rPr>
        <w:t xml:space="preserve"> </w:t>
      </w:r>
      <w:r w:rsidRPr="00B63B1E">
        <w:rPr>
          <w:rStyle w:val="a6"/>
          <w:rFonts w:hint="cs"/>
          <w:rtl/>
        </w:rPr>
        <w:t>סוכה גדולה</w:t>
      </w:r>
    </w:p>
    <w:p w14:paraId="2FA77DDC" w14:textId="4CDA7FFA" w:rsidR="00E403A1" w:rsidRPr="00043784" w:rsidRDefault="00E403A1" w:rsidP="00BE3416">
      <w:pPr>
        <w:pStyle w:val="affd"/>
        <w:rPr>
          <w:rtl/>
        </w:rPr>
      </w:pPr>
      <w:r w:rsidRPr="00043784">
        <w:rPr>
          <w:rFonts w:hint="cs"/>
          <w:rtl/>
        </w:rPr>
        <w:t xml:space="preserve"> </w:t>
      </w:r>
      <w:r w:rsidR="00B63B1E">
        <w:rPr>
          <w:rFonts w:hint="cs"/>
          <w:rtl/>
        </w:rPr>
        <w:t xml:space="preserve">אף </w:t>
      </w:r>
      <w:r w:rsidRPr="00043784">
        <w:rPr>
          <w:rFonts w:hint="cs"/>
          <w:rtl/>
        </w:rPr>
        <w:t>דסככה פסול.</w:t>
      </w:r>
    </w:p>
    <w:p w14:paraId="0E00365E" w14:textId="2D94620E" w:rsidR="003316BE" w:rsidRPr="003316BE" w:rsidRDefault="000976EB" w:rsidP="001711C4">
      <w:pPr>
        <w:pStyle w:val="31"/>
        <w:framePr w:wrap="notBeside"/>
        <w:rPr>
          <w:rtl/>
        </w:rPr>
      </w:pPr>
      <w:r w:rsidRPr="0077703F">
        <w:rPr>
          <w:rtl/>
        </w:rPr>
        <w:t>◄</w:t>
      </w:r>
      <w:r w:rsidR="00E403A1" w:rsidRPr="003316BE">
        <w:rPr>
          <w:rFonts w:hint="cs"/>
          <w:rtl/>
        </w:rPr>
        <w:t>רבנן דרב:</w:t>
      </w:r>
    </w:p>
    <w:p w14:paraId="1BDBA54F" w14:textId="371F19E1" w:rsidR="00E403A1" w:rsidRDefault="00E403A1" w:rsidP="003316BE">
      <w:pPr>
        <w:widowControl w:val="0"/>
        <w:rPr>
          <w:rtl/>
        </w:rPr>
      </w:pPr>
      <w:r w:rsidRPr="00F8723C">
        <w:rPr>
          <w:rStyle w:val="ac"/>
          <w:rFonts w:cs="PFT_Frank" w:hint="cs"/>
          <w:sz w:val="14"/>
          <w:rtl/>
        </w:rPr>
        <w:t>אויר פוסל בג</w:t>
      </w:r>
      <w:r w:rsidRPr="00F8723C">
        <w:rPr>
          <w:rStyle w:val="ac"/>
          <w:rFonts w:cs="PFT_Frank"/>
          <w:sz w:val="14"/>
          <w:rtl/>
        </w:rPr>
        <w:t>"</w:t>
      </w:r>
      <w:r w:rsidRPr="00F8723C">
        <w:rPr>
          <w:rStyle w:val="ac"/>
          <w:rFonts w:cs="PFT_Frank" w:hint="cs"/>
          <w:sz w:val="14"/>
          <w:rtl/>
        </w:rPr>
        <w:t>ט</w:t>
      </w:r>
      <w:r w:rsidR="00B63B1E">
        <w:rPr>
          <w:rStyle w:val="ac"/>
          <w:rFonts w:cs="PFT_Frank" w:hint="cs"/>
          <w:sz w:val="14"/>
          <w:rtl/>
        </w:rPr>
        <w:t>-</w:t>
      </w:r>
      <w:r w:rsidRPr="00043784">
        <w:rPr>
          <w:rFonts w:hint="cs"/>
          <w:rtl/>
        </w:rPr>
        <w:t xml:space="preserve"> </w:t>
      </w:r>
      <w:r w:rsidR="00B63B1E">
        <w:rPr>
          <w:rtl/>
        </w:rPr>
        <w:ptab w:relativeTo="margin" w:alignment="right" w:leader="none"/>
      </w:r>
      <w:r w:rsidRPr="00043784">
        <w:rPr>
          <w:rFonts w:hint="cs"/>
          <w:rtl/>
        </w:rPr>
        <w:t>דהרחיק הסיכוך מדפנות ג</w:t>
      </w:r>
      <w:r w:rsidRPr="00043784">
        <w:rPr>
          <w:rtl/>
        </w:rPr>
        <w:t>"</w:t>
      </w:r>
      <w:r w:rsidRPr="00043784">
        <w:rPr>
          <w:rFonts w:hint="cs"/>
          <w:rtl/>
        </w:rPr>
        <w:t xml:space="preserve">ט פסולה, </w:t>
      </w:r>
    </w:p>
    <w:p w14:paraId="3C6E6B9F" w14:textId="6E1104DF" w:rsidR="00E403A1" w:rsidRPr="000C1CD3" w:rsidRDefault="00E403A1" w:rsidP="003316BE">
      <w:pPr>
        <w:pStyle w:val="affd"/>
        <w:rPr>
          <w:spacing w:val="-4"/>
          <w:rtl/>
        </w:rPr>
      </w:pPr>
      <w:r w:rsidRPr="000C1CD3">
        <w:rPr>
          <w:rStyle w:val="ac"/>
          <w:rFonts w:cs="PFT_Frank" w:hint="cs"/>
          <w:spacing w:val="-4"/>
          <w:sz w:val="14"/>
          <w:rtl/>
        </w:rPr>
        <w:t>וסכך פסול</w:t>
      </w:r>
      <w:r w:rsidRPr="000C1CD3">
        <w:rPr>
          <w:rFonts w:hint="cs"/>
          <w:spacing w:val="-4"/>
          <w:rtl/>
        </w:rPr>
        <w:t xml:space="preserve"> בד</w:t>
      </w:r>
      <w:r w:rsidRPr="000C1CD3">
        <w:rPr>
          <w:spacing w:val="-4"/>
          <w:rtl/>
        </w:rPr>
        <w:t>"</w:t>
      </w:r>
      <w:r w:rsidRPr="000C1CD3">
        <w:rPr>
          <w:rFonts w:hint="cs"/>
          <w:spacing w:val="-4"/>
          <w:rtl/>
        </w:rPr>
        <w:t>ט,</w:t>
      </w:r>
      <w:r w:rsidRPr="000C1CD3">
        <w:rPr>
          <w:rStyle w:val="ac"/>
          <w:rFonts w:cs="PFT_Frank" w:hint="cs"/>
          <w:spacing w:val="-4"/>
          <w:sz w:val="14"/>
          <w:rtl/>
        </w:rPr>
        <w:t xml:space="preserve"> </w:t>
      </w:r>
      <w:r w:rsidR="00B63B1E">
        <w:rPr>
          <w:rFonts w:hint="cs"/>
          <w:spacing w:val="-4"/>
          <w:rtl/>
        </w:rPr>
        <w:t>ו</w:t>
      </w:r>
      <w:r w:rsidRPr="000C1CD3">
        <w:rPr>
          <w:rFonts w:hint="cs"/>
          <w:spacing w:val="-4"/>
          <w:rtl/>
        </w:rPr>
        <w:t>בית שנפחת</w:t>
      </w:r>
      <w:r w:rsidRPr="000C1CD3">
        <w:rPr>
          <w:rStyle w:val="ac"/>
          <w:rFonts w:cs="PFT_Frank" w:hint="cs"/>
          <w:spacing w:val="-4"/>
          <w:sz w:val="14"/>
          <w:rtl/>
        </w:rPr>
        <w:t xml:space="preserve"> </w:t>
      </w:r>
      <w:r w:rsidRPr="000C1CD3">
        <w:rPr>
          <w:rFonts w:hint="cs"/>
          <w:spacing w:val="-4"/>
          <w:rtl/>
        </w:rPr>
        <w:t>ד</w:t>
      </w:r>
      <w:r w:rsidRPr="000C1CD3">
        <w:rPr>
          <w:spacing w:val="-4"/>
          <w:rtl/>
        </w:rPr>
        <w:t>"</w:t>
      </w:r>
      <w:r w:rsidRPr="000C1CD3">
        <w:rPr>
          <w:rFonts w:hint="cs"/>
          <w:spacing w:val="-4"/>
          <w:rtl/>
        </w:rPr>
        <w:t xml:space="preserve">א פסול, </w:t>
      </w:r>
      <w:r w:rsidR="00B63B1E">
        <w:rPr>
          <w:rFonts w:hint="cs"/>
          <w:spacing w:val="-4"/>
          <w:rtl/>
        </w:rPr>
        <w:t xml:space="preserve">- משום </w:t>
      </w:r>
      <w:r w:rsidR="003316BE" w:rsidRPr="000C1CD3">
        <w:rPr>
          <w:rStyle w:val="ac"/>
          <w:rFonts w:cs="PFT_Frank" w:hint="cs"/>
          <w:spacing w:val="-4"/>
          <w:sz w:val="14"/>
          <w:rtl/>
        </w:rPr>
        <w:t>דופן</w:t>
      </w:r>
      <w:r w:rsidRPr="000C1CD3">
        <w:rPr>
          <w:rStyle w:val="ac"/>
          <w:rFonts w:cs="PFT_Frank" w:hint="cs"/>
          <w:spacing w:val="-4"/>
          <w:sz w:val="14"/>
          <w:rtl/>
        </w:rPr>
        <w:t xml:space="preserve"> עקומה</w:t>
      </w:r>
      <w:r w:rsidRPr="000C1CD3">
        <w:rPr>
          <w:rFonts w:hint="cs"/>
          <w:spacing w:val="-4"/>
          <w:rtl/>
        </w:rPr>
        <w:t xml:space="preserve">. </w:t>
      </w:r>
    </w:p>
    <w:p w14:paraId="732387CD" w14:textId="282653CB" w:rsidR="00E403A1" w:rsidRDefault="00DA7A60" w:rsidP="00E403A1">
      <w:pPr>
        <w:widowControl w:val="0"/>
        <w:rPr>
          <w:rtl/>
        </w:rPr>
      </w:pPr>
      <w:ins w:id="10626" w:author="דבורה שירה פלג" w:date="2026-08-03T12:25:00Z" w16du:dateUtc="2026-08-03T09:25:00Z">
        <w:r>
          <w:rPr>
            <w:rStyle w:val="ac"/>
            <w:rFonts w:cs="PFT_Frank" w:hint="cs"/>
            <w:sz w:val="14"/>
            <w:rtl/>
          </w:rPr>
          <w:t xml:space="preserve">סכך פסול פחות מארבעה ואויר פחות משלושה-כשרה</w:t>
        </w:r>
        <w:r w:rsidRPr="00F8723C">
          <w:rPr>
            <w:rStyle w:val="ac"/>
            <w:rFonts w:cs="PFT_Frank" w:hint="cs"/>
            <w:sz w:val="14"/>
            <w:rtl/>
          </w:rPr>
          <w:t xml:space="preserve"> </w:t>
        </w:r>
      </w:ins>
      <w:r w:rsidR="00E403A1" w:rsidRPr="00F8723C">
        <w:rPr>
          <w:rStyle w:val="ac"/>
          <w:rFonts w:cs="PFT_Frank" w:hint="cs"/>
          <w:sz w:val="14"/>
          <w:rtl/>
        </w:rPr>
        <w:t>מלאה בשפודין</w:t>
      </w:r>
      <w:r w:rsidR="00E403A1" w:rsidRPr="00043784">
        <w:rPr>
          <w:rFonts w:hint="cs"/>
          <w:rtl/>
        </w:rPr>
        <w:t xml:space="preserve"> פסולה, </w:t>
      </w:r>
    </w:p>
    <w:p w14:paraId="190594D9" w14:textId="04A1C3C1" w:rsidR="00B63B1E" w:rsidRPr="00043784" w:rsidRDefault="00B63B1E" w:rsidP="009D377E">
      <w:pPr>
        <w:pStyle w:val="ad"/>
        <w:framePr w:wrap="around"/>
        <w:rPr>
          <w:rtl/>
        </w:rPr>
      </w:pPr>
      <w:r>
        <w:rPr>
          <w:rFonts w:hint="cs"/>
          <w:rtl/>
        </w:rPr>
        <w:t>יז:</w:t>
      </w:r>
    </w:p>
    <w:p w14:paraId="37CA6B2D" w14:textId="77777777" w:rsidR="003316BE" w:rsidRPr="003316BE" w:rsidRDefault="00E403A1" w:rsidP="001711C4">
      <w:pPr>
        <w:pStyle w:val="31"/>
        <w:framePr w:wrap="notBeside"/>
        <w:rPr>
          <w:rtl/>
        </w:rPr>
      </w:pPr>
      <w:r w:rsidRPr="003316BE">
        <w:rPr>
          <w:rFonts w:hint="cs"/>
          <w:rtl/>
        </w:rPr>
        <w:t>והקשה רבה</w:t>
      </w:r>
      <w:r w:rsidR="001F2DD8" w:rsidRPr="003316BE">
        <w:rPr>
          <w:rFonts w:hint="cs"/>
          <w:rtl/>
        </w:rPr>
        <w:t>:</w:t>
      </w:r>
    </w:p>
    <w:p w14:paraId="351DC9E5" w14:textId="77D1C7C9" w:rsidR="00E403A1" w:rsidRPr="00043784" w:rsidRDefault="00E403A1" w:rsidP="00E403A1">
      <w:pPr>
        <w:pStyle w:val="affd"/>
        <w:rPr>
          <w:rtl/>
        </w:rPr>
      </w:pPr>
      <w:r w:rsidRPr="00043784">
        <w:rPr>
          <w:rFonts w:hint="cs"/>
          <w:rtl/>
        </w:rPr>
        <w:t>דלא יהא אויר גרוע מסכך פסול</w:t>
      </w:r>
      <w:r w:rsidR="00B63B1E">
        <w:rPr>
          <w:rFonts w:hint="cs"/>
          <w:rtl/>
        </w:rPr>
        <w:t xml:space="preserve"> </w:t>
      </w:r>
      <w:r w:rsidR="00B63B1E" w:rsidRPr="00B63B1E">
        <w:rPr>
          <w:rStyle w:val="afff6"/>
          <w:rFonts w:hint="cs"/>
          <w:rtl/>
        </w:rPr>
        <w:t>דמשום הפלגה הוא</w:t>
      </w:r>
      <w:r w:rsidRPr="00043784">
        <w:rPr>
          <w:rFonts w:hint="cs"/>
          <w:rtl/>
        </w:rPr>
        <w:t xml:space="preserve">, </w:t>
      </w:r>
    </w:p>
    <w:p w14:paraId="240EBC04" w14:textId="77777777" w:rsidR="003316BE" w:rsidRPr="003316BE" w:rsidRDefault="00E403A1" w:rsidP="001711C4">
      <w:pPr>
        <w:pStyle w:val="31"/>
        <w:framePr w:wrap="notBeside"/>
        <w:rPr>
          <w:rtl/>
        </w:rPr>
      </w:pPr>
      <w:r w:rsidRPr="003316BE">
        <w:rPr>
          <w:rFonts w:hint="cs"/>
          <w:rtl/>
        </w:rPr>
        <w:t>לרבה:</w:t>
      </w:r>
    </w:p>
    <w:p w14:paraId="52D72AEF" w14:textId="532CF2B7" w:rsidR="00BE3416" w:rsidRPr="00043784" w:rsidRDefault="00E403A1" w:rsidP="00E403A1">
      <w:pPr>
        <w:pStyle w:val="affd"/>
        <w:rPr>
          <w:rtl/>
        </w:rPr>
      </w:pPr>
      <w:r w:rsidRPr="00F8723C">
        <w:rPr>
          <w:rStyle w:val="ac"/>
          <w:rFonts w:cs="PFT_Frank" w:hint="cs"/>
          <w:sz w:val="14"/>
          <w:rtl/>
        </w:rPr>
        <w:t>סכך פסול</w:t>
      </w:r>
      <w:r w:rsidRPr="00043784">
        <w:rPr>
          <w:rFonts w:hint="cs"/>
          <w:rtl/>
        </w:rPr>
        <w:t xml:space="preserve"> </w:t>
      </w:r>
      <w:del w:id="9024" w:author="הגהת סוכה" w:date="2026-09-27T12:23:34Z">
        <w:r w:rsidRPr="00043784">
          <w:rPr>
            <w:rFonts w:hint="cs"/>
            <w:rtl/>
          </w:rPr>
          <w:delText xml:space="preserve">בד'</w:delText>
        </w:r>
      </w:del>
      <w:ins w:id="9025" w:author="הגהת סוכה" w:date="2026-09-27T12:23:34Z">
        <w:r w:rsidRPr="00043784">
          <w:rPr>
            <w:rFonts w:hint="cs"/>
            <w:rtl/>
          </w:rPr>
          <w:t xml:space="preserve">בד"א</w:t>
        </w:r>
      </w:ins>
      <w:del w:id="9026" w:author="הגהת סוכה" w:date="2026-09-27T12:23:34Z">
        <w:r w:rsidR="00B63B1E">
          <w:rPr>
            <w:rFonts w:hint="cs"/>
            <w:rtl/>
          </w:rPr>
          <w:delText xml:space="preserve">א</w:delText>
        </w:r>
      </w:del>
      <w:r w:rsidRPr="00043784">
        <w:rPr>
          <w:rFonts w:hint="cs"/>
          <w:rtl/>
        </w:rPr>
        <w:t xml:space="preserve">, דבעי' שיעור הפוסל, </w:t>
      </w:r>
      <w:r w:rsidR="00B63B1E">
        <w:rPr>
          <w:rFonts w:hint="cs"/>
          <w:rtl/>
        </w:rPr>
        <w:t>ו</w:t>
      </w:r>
      <w:r>
        <w:rPr>
          <w:rFonts w:hint="cs"/>
          <w:rtl/>
        </w:rPr>
        <w:t xml:space="preserve">אויר </w:t>
      </w:r>
      <w:del w:id="9001" w:author="עריכה מהאתר" w:date="2026-10-06T12:30:27Z">
        <w:r>
          <w:rPr>
            <w:rFonts w:hint="cs"/>
            <w:rtl/>
          </w:rPr>
          <w:delText xml:space="preserve">ג''</w:delText>
        </w:r>
      </w:del>
      <w:ins w:id="9002" w:author="עריכה מהאתר" w:date="2026-10-06T12:30:27Z">
        <w:r>
          <w:rPr>
            <w:rFonts w:hint="cs"/>
            <w:rtl/>
          </w:rPr>
          <w:t xml:space="preserve">פחות מג"</w:t>
        </w:r>
      </w:ins>
      <w:r>
        <w:rPr>
          <w:rFonts w:hint="cs"/>
          <w:rtl/>
        </w:rPr>
        <w:t xml:space="preserve">ט לא מצטרף.</w:t>
      </w:r>
    </w:p>
    <w:p w14:paraId="72830A96" w14:textId="44C548D8" w:rsidR="00E403A1" w:rsidRPr="00043784" w:rsidRDefault="00B63B1E" w:rsidP="00B63B1E">
      <w:pPr>
        <w:pStyle w:val="affd"/>
        <w:rPr>
          <w:rtl/>
        </w:rPr>
      </w:pPr>
      <w:r>
        <w:rPr>
          <w:rFonts w:cs="PFT_Frank" w:hint="cs"/>
          <w:b/>
          <w:bCs/>
          <w:szCs w:val="14"/>
          <w:rtl/>
        </w:rPr>
        <w:t xml:space="preserve">ואפי' בסוכה קט</w:t>
      </w:r>
      <w:del w:id="9001" w:author="עריכה מהאתר" w:date="2026-10-06T12:30:28Z">
        <w:r>
          <w:rPr>
            <w:rFonts w:cs="PFT_Frank" w:hint="cs"/>
            <w:b/>
            <w:bCs/>
            <w:szCs w:val="14"/>
            <w:rtl/>
          </w:rPr>
          <w:delText xml:space="preserve">נה</w:delText>
        </w:r>
      </w:del>
      <w:ins w:id="9002" w:author="עריכה מהאתר" w:date="2026-10-06T12:30:28Z">
        <w:r>
          <w:rPr>
            <w:rFonts w:cs="PFT_Frank" w:hint="cs"/>
            <w:b/>
            <w:bCs/>
            <w:szCs w:val="14"/>
            <w:rtl/>
          </w:rPr>
          <w:t xml:space="preserve">נה </w:t>
        </w:r>
      </w:ins>
      <w:del w:id="10622" w:author="דבורה שירה פלג" w:date="2026-08-03T12:27:00Z" w16du:dateUtc="2026-08-03T09:27:00Z">
        <w:r w:rsidRPr="00B63B1E" w:rsidDel="00DA7A60">
          <w:rPr>
            <w:rFonts w:cs="PFT_Frank" w:hint="cs"/>
            <w:b/>
            <w:bCs/>
            <w:rtl/>
          </w:rPr>
          <w:delText xml:space="preserve"> </w:delText>
        </w:r>
        <w:r w:rsidRPr="00B63B1E" w:rsidDel="00DA7A60">
          <w:rPr>
            <w:rStyle w:val="afff6"/>
            <w:rFonts w:hint="cs"/>
            <w:rtl/>
          </w:rPr>
          <w:delText>ששניהם בג''ט</w:delText>
        </w:r>
        <w:r w:rsidDel="00DA7A60">
          <w:rPr>
            <w:rFonts w:hint="cs"/>
            <w:rtl/>
          </w:rPr>
          <w:delText xml:space="preserve"> </w:delText>
        </w:r>
        <w:r w:rsidDel="00DA7A60">
          <w:rPr>
            <w:rtl/>
          </w:rPr>
          <w:delText>–</w:delText>
        </w:r>
      </w:del>
      <w:del w:id="10623" w:author="דבורה שירה פלג" w:date="2026-08-03T12:28:00Z" w16du:dateUtc="2026-08-03T09:28:00Z">
        <w:r w:rsidDel="00DA7A60">
          <w:rPr>
            <w:rFonts w:hint="cs"/>
            <w:rtl/>
          </w:rPr>
          <w:delText xml:space="preserve"> אכתי</w:delText>
        </w:r>
      </w:del>
      <w:ins w:id="10624" w:author="דבורה שירה פלג" w:date="2026-08-03T12:29:00Z" w16du:dateUtc="2026-08-03T09:29:00Z">
        <w:r w:rsidR="00DA7A60">
          <w:rPr>
            <w:rFonts w:cs="PFT_Frank" w:hint="cs"/>
            <w:b/>
            <w:bCs/>
            <w:szCs w:val="14"/>
            <w:rtl/>
          </w:rPr>
          <w:t xml:space="preserve">משום</w:t>
        </w:r>
      </w:ins>
      <w:r w:rsidR="00DA7A60">
        <w:rPr>
          <w:rFonts w:hint="cs"/>
          <w:rtl/>
        </w:rPr>
        <w:t xml:space="preserve"> </w:t>
      </w:r>
      <w:ins w:id="10625" w:author="דבורה שירה פלג" w:date="2026-08-03T12:36:00Z" w16du:dateUtc="2026-08-03T09:36:00Z">
        <w:r w:rsidR="00287446">
          <w:rPr>
            <w:rFonts w:hint="cs"/>
            <w:rtl/>
          </w:rPr>
          <w:t xml:space="preserve">ד</w:t>
        </w:r>
      </w:ins>
      <w:r w:rsidR="00E403A1" w:rsidRPr="00043784">
        <w:rPr>
          <w:rFonts w:hint="cs"/>
          <w:rtl/>
        </w:rPr>
        <w:t>אין שיעור סכך כשר</w:t>
      </w:r>
      <w:r>
        <w:rPr>
          <w:rFonts w:hint="cs"/>
          <w:rtl/>
        </w:rPr>
        <w:t>.</w:t>
      </w:r>
    </w:p>
    <w:p w14:paraId="111A25C8" w14:textId="77777777" w:rsidR="003316BE" w:rsidRPr="003316BE" w:rsidRDefault="00E403A1" w:rsidP="001711C4">
      <w:pPr>
        <w:pStyle w:val="31"/>
        <w:framePr w:wrap="notBeside"/>
        <w:rPr>
          <w:rtl/>
        </w:rPr>
      </w:pPr>
      <w:r w:rsidRPr="003316BE">
        <w:rPr>
          <w:rFonts w:hint="cs"/>
          <w:rtl/>
        </w:rPr>
        <w:t>והך</w:t>
      </w:r>
    </w:p>
    <w:p w14:paraId="283A1DF8" w14:textId="659FD4AC" w:rsidR="00E403A1" w:rsidRPr="00043784" w:rsidRDefault="00E403A1" w:rsidP="00E403A1">
      <w:pPr>
        <w:pStyle w:val="affd"/>
        <w:rPr>
          <w:rtl/>
        </w:rPr>
      </w:pPr>
      <w:r w:rsidRPr="00F8723C">
        <w:rPr>
          <w:rStyle w:val="ac"/>
          <w:rFonts w:cs="PFT_Frank" w:hint="cs"/>
          <w:sz w:val="14"/>
          <w:rtl/>
        </w:rPr>
        <w:t>דבגד גע</w:t>
      </w:r>
      <w:r w:rsidRPr="00F8723C">
        <w:rPr>
          <w:rStyle w:val="ac"/>
          <w:rFonts w:cs="PFT_Frank"/>
          <w:sz w:val="14"/>
          <w:rtl/>
        </w:rPr>
        <w:t>"</w:t>
      </w:r>
      <w:r w:rsidRPr="00F8723C">
        <w:rPr>
          <w:rStyle w:val="ac"/>
          <w:rFonts w:cs="PFT_Frank" w:hint="cs"/>
          <w:sz w:val="14"/>
          <w:rtl/>
        </w:rPr>
        <w:t>ג,</w:t>
      </w:r>
      <w:r w:rsidRPr="00043784">
        <w:rPr>
          <w:rFonts w:hint="cs"/>
          <w:rtl/>
        </w:rPr>
        <w:t xml:space="preserve"> שק דע</w:t>
      </w:r>
      <w:r w:rsidRPr="00043784">
        <w:rPr>
          <w:rtl/>
        </w:rPr>
        <w:t>"</w:t>
      </w:r>
      <w:r w:rsidRPr="00043784">
        <w:rPr>
          <w:rFonts w:hint="cs"/>
          <w:rtl/>
        </w:rPr>
        <w:t>ד, עור הע</w:t>
      </w:r>
      <w:r w:rsidRPr="00043784">
        <w:rPr>
          <w:rtl/>
        </w:rPr>
        <w:t>"</w:t>
      </w:r>
      <w:r w:rsidRPr="00043784">
        <w:rPr>
          <w:rFonts w:hint="cs"/>
          <w:rtl/>
        </w:rPr>
        <w:t>ה, מפץ וע</w:t>
      </w:r>
      <w:r w:rsidRPr="00043784">
        <w:rPr>
          <w:rtl/>
        </w:rPr>
        <w:t>"</w:t>
      </w:r>
      <w:r w:rsidRPr="00043784">
        <w:rPr>
          <w:rFonts w:hint="cs"/>
          <w:rtl/>
        </w:rPr>
        <w:t>ו</w:t>
      </w:r>
      <w:r w:rsidR="00B63B1E">
        <w:rPr>
          <w:rFonts w:hint="cs"/>
          <w:rtl/>
        </w:rPr>
        <w:t>-</w:t>
      </w:r>
      <w:r w:rsidRPr="00043784">
        <w:rPr>
          <w:rFonts w:hint="cs"/>
          <w:rtl/>
        </w:rPr>
        <w:t xml:space="preserve"> </w:t>
      </w:r>
      <w:r w:rsidRPr="00F8723C">
        <w:rPr>
          <w:rStyle w:val="ac"/>
          <w:rFonts w:cs="PFT_Frank" w:hint="cs"/>
          <w:sz w:val="14"/>
          <w:rtl/>
        </w:rPr>
        <w:t>מצטרפין</w:t>
      </w:r>
      <w:r w:rsidRPr="00043784">
        <w:rPr>
          <w:rFonts w:hint="cs"/>
          <w:rtl/>
        </w:rPr>
        <w:t xml:space="preserve"> אפי' </w:t>
      </w:r>
      <w:r w:rsidR="003316BE">
        <w:rPr>
          <w:rFonts w:hint="cs"/>
          <w:rtl/>
        </w:rPr>
        <w:t>ש</w:t>
      </w:r>
      <w:r w:rsidRPr="00043784">
        <w:rPr>
          <w:rFonts w:hint="cs"/>
          <w:rtl/>
        </w:rPr>
        <w:t>אין שיעורם שווה</w:t>
      </w:r>
      <w:r w:rsidR="00B63B1E">
        <w:rPr>
          <w:rFonts w:hint="cs"/>
          <w:rtl/>
        </w:rPr>
        <w:t>-</w:t>
      </w:r>
      <w:r w:rsidRPr="00043784">
        <w:rPr>
          <w:rFonts w:hint="cs"/>
          <w:rtl/>
        </w:rPr>
        <w:t xml:space="preserve"> הואיל וראוי</w:t>
      </w:r>
      <w:r w:rsidR="00B63B1E">
        <w:rPr>
          <w:rFonts w:hint="cs"/>
          <w:rtl/>
        </w:rPr>
        <w:t>ן</w:t>
      </w:r>
      <w:r w:rsidRPr="00043784">
        <w:rPr>
          <w:rFonts w:hint="cs"/>
          <w:rtl/>
        </w:rPr>
        <w:t xml:space="preserve"> לטמא מושב, </w:t>
      </w:r>
      <w:r w:rsidRPr="00F8723C">
        <w:rPr>
          <w:rStyle w:val="ac"/>
          <w:rFonts w:cs="PFT_Frank" w:hint="cs"/>
          <w:sz w:val="14"/>
          <w:rtl/>
        </w:rPr>
        <w:t>כהך</w:t>
      </w:r>
      <w:r w:rsidRPr="00043784">
        <w:rPr>
          <w:rFonts w:hint="cs"/>
          <w:rtl/>
        </w:rPr>
        <w:t xml:space="preserve"> דמקצע מכולן טפח על טפח טמא הואיל וראוי לטלאי ע</w:t>
      </w:r>
      <w:r w:rsidRPr="00043784">
        <w:rPr>
          <w:rtl/>
        </w:rPr>
        <w:t>"</w:t>
      </w:r>
      <w:r w:rsidRPr="00043784">
        <w:rPr>
          <w:rFonts w:hint="cs"/>
          <w:rtl/>
        </w:rPr>
        <w:t xml:space="preserve">ג חמור, </w:t>
      </w:r>
    </w:p>
    <w:p w14:paraId="7D65EA5D" w14:textId="77777777" w:rsidR="003316BE" w:rsidRPr="003316BE" w:rsidRDefault="00E403A1" w:rsidP="001711C4">
      <w:pPr>
        <w:pStyle w:val="31"/>
        <w:framePr w:wrap="notBeside"/>
        <w:rPr>
          <w:rtl/>
        </w:rPr>
      </w:pPr>
      <w:r w:rsidRPr="003316BE">
        <w:rPr>
          <w:rFonts w:hint="cs"/>
          <w:rtl/>
        </w:rPr>
        <w:t>בסורא שנו:</w:t>
      </w:r>
    </w:p>
    <w:p w14:paraId="589C8823" w14:textId="529BAA8A" w:rsidR="00E403A1" w:rsidRPr="00043784" w:rsidRDefault="00E403A1" w:rsidP="00E403A1">
      <w:pPr>
        <w:widowControl w:val="0"/>
        <w:rPr>
          <w:rtl/>
        </w:rPr>
      </w:pPr>
      <w:r w:rsidRPr="00043784">
        <w:rPr>
          <w:rFonts w:hint="cs"/>
          <w:rtl/>
        </w:rPr>
        <w:t>דפסול בד"ט</w:t>
      </w:r>
      <w:r w:rsidR="001D1084">
        <w:rPr>
          <w:rFonts w:hint="cs"/>
          <w:rtl/>
        </w:rPr>
        <w:t>,</w:t>
      </w:r>
      <w:r w:rsidRPr="00043784">
        <w:rPr>
          <w:rFonts w:hint="cs"/>
          <w:rtl/>
        </w:rPr>
        <w:t xml:space="preserve"> </w:t>
      </w:r>
      <w:r w:rsidRPr="000C1CD3">
        <w:rPr>
          <w:rStyle w:val="af6"/>
          <w:rFonts w:hint="cs"/>
          <w:rtl/>
        </w:rPr>
        <w:t>ולרבה</w:t>
      </w:r>
      <w:r w:rsidR="001D1084" w:rsidRPr="000C1CD3">
        <w:rPr>
          <w:rStyle w:val="af6"/>
          <w:rFonts w:hint="cs"/>
          <w:rtl/>
        </w:rPr>
        <w:t>:</w:t>
      </w:r>
      <w:r w:rsidRPr="00043784">
        <w:rPr>
          <w:rFonts w:hint="cs"/>
          <w:rtl/>
        </w:rPr>
        <w:t xml:space="preserve"> בד''א</w:t>
      </w:r>
      <w:r w:rsidR="001D1084">
        <w:rPr>
          <w:rFonts w:hint="cs"/>
          <w:rtl/>
        </w:rPr>
        <w:t>.</w:t>
      </w:r>
    </w:p>
    <w:p w14:paraId="36411CD2" w14:textId="77777777" w:rsidR="003316BE" w:rsidRPr="003316BE" w:rsidRDefault="00E403A1" w:rsidP="001711C4">
      <w:pPr>
        <w:pStyle w:val="31"/>
        <w:framePr w:wrap="notBeside"/>
        <w:rPr>
          <w:rtl/>
        </w:rPr>
      </w:pPr>
      <w:r>
        <w:rPr>
          <w:rFonts w:hint="cs"/>
          <w:rtl/>
        </w:rPr>
        <w:t xml:space="preserve">בנה</w:t>
      </w:r>
      <w:del w:id="9001" w:author="עריכה מהאתר" w:date="2026-10-06T12:30:29Z">
        <w:r>
          <w:rPr>
            <w:rFonts w:hint="cs"/>
            <w:rtl/>
          </w:rPr>
          <w:delText xml:space="preserve">דר</w:delText>
        </w:r>
      </w:del>
      <w:ins w:id="9002" w:author="עריכה מהאתר" w:date="2026-10-06T12:30:29Z">
        <w:r>
          <w:rPr>
            <w:rFonts w:hint="cs"/>
            <w:rtl/>
          </w:rPr>
          <w:t xml:space="preserve">רד</w:t>
        </w:r>
      </w:ins>
      <w:r>
        <w:rPr>
          <w:rFonts w:hint="cs"/>
          <w:rtl/>
        </w:rPr>
        <w:t xml:space="preserve">עא שנו:</w:t>
      </w:r>
    </w:p>
    <w:p w14:paraId="693FA74A" w14:textId="553481DD" w:rsidR="00E403A1" w:rsidRPr="00685762" w:rsidRDefault="00E403A1" w:rsidP="000976EB">
      <w:pPr>
        <w:pStyle w:val="affd"/>
        <w:widowControl w:val="0"/>
        <w:rPr>
          <w:spacing w:val="-2"/>
          <w:rtl/>
        </w:rPr>
      </w:pPr>
      <w:r w:rsidRPr="00685762">
        <w:rPr>
          <w:rStyle w:val="ac"/>
          <w:rFonts w:cs="PFT_Frank" w:hint="cs"/>
          <w:spacing w:val="-2"/>
          <w:sz w:val="14"/>
          <w:rtl/>
        </w:rPr>
        <w:t>סכך פסול</w:t>
      </w:r>
      <w:r w:rsidR="000976EB" w:rsidRPr="00685762">
        <w:rPr>
          <w:rStyle w:val="ac"/>
          <w:rFonts w:cs="PFT_Frank" w:hint="cs"/>
          <w:spacing w:val="-2"/>
          <w:sz w:val="14"/>
          <w:rtl/>
        </w:rPr>
        <w:t xml:space="preserve"> מן הצד</w:t>
      </w:r>
      <w:r w:rsidR="000976EB" w:rsidRPr="00685762">
        <w:rPr>
          <w:rFonts w:hint="cs"/>
          <w:spacing w:val="-2"/>
          <w:rtl/>
        </w:rPr>
        <w:t xml:space="preserve"> בד' אמות.</w:t>
      </w:r>
      <w:r w:rsidRPr="00685762">
        <w:rPr>
          <w:rFonts w:hint="cs"/>
          <w:spacing w:val="-2"/>
          <w:rtl/>
        </w:rPr>
        <w:t xml:space="preserve"> </w:t>
      </w:r>
      <w:r w:rsidRPr="00685762">
        <w:rPr>
          <w:rStyle w:val="ac"/>
          <w:rFonts w:cs="PFT_Frank" w:hint="cs"/>
          <w:spacing w:val="-2"/>
          <w:sz w:val="14"/>
          <w:rtl/>
        </w:rPr>
        <w:t>באמצע</w:t>
      </w:r>
      <w:r w:rsidR="000976EB" w:rsidRPr="00685762">
        <w:rPr>
          <w:rStyle w:val="af6"/>
          <w:rFonts w:hint="cs"/>
          <w:spacing w:val="-2"/>
          <w:rtl/>
        </w:rPr>
        <w:t xml:space="preserve">- רב: </w:t>
      </w:r>
      <w:r w:rsidR="000976EB" w:rsidRPr="00685762">
        <w:rPr>
          <w:rFonts w:hint="cs"/>
          <w:spacing w:val="-2"/>
          <w:rtl/>
        </w:rPr>
        <w:t>ד' אמה.</w:t>
      </w:r>
      <w:r w:rsidR="000976EB" w:rsidRPr="00685762">
        <w:rPr>
          <w:rStyle w:val="af6"/>
          <w:rFonts w:hint="cs"/>
          <w:spacing w:val="-2"/>
          <w:rtl/>
        </w:rPr>
        <w:t xml:space="preserve"> </w:t>
      </w:r>
      <w:r w:rsidR="00685762" w:rsidRPr="00685762">
        <w:rPr>
          <w:rStyle w:val="af6"/>
          <w:spacing w:val="-2"/>
          <w:rtl/>
        </w:rPr>
        <w:t>◄</w:t>
      </w:r>
      <w:r w:rsidRPr="00685762">
        <w:rPr>
          <w:rStyle w:val="af6"/>
          <w:rFonts w:hint="cs"/>
          <w:spacing w:val="-2"/>
          <w:rtl/>
        </w:rPr>
        <w:t xml:space="preserve">שמואל: </w:t>
      </w:r>
      <w:r w:rsidRPr="00685762">
        <w:rPr>
          <w:rFonts w:hint="cs"/>
          <w:spacing w:val="-2"/>
          <w:rtl/>
        </w:rPr>
        <w:t>ד</w:t>
      </w:r>
      <w:r w:rsidRPr="00685762">
        <w:rPr>
          <w:spacing w:val="-2"/>
          <w:rtl/>
        </w:rPr>
        <w:t>"</w:t>
      </w:r>
      <w:r w:rsidRPr="00685762">
        <w:rPr>
          <w:rFonts w:hint="cs"/>
          <w:spacing w:val="-2"/>
          <w:rtl/>
        </w:rPr>
        <w:t>ט</w:t>
      </w:r>
    </w:p>
    <w:p w14:paraId="2490B5FF" w14:textId="77777777" w:rsidR="003316BE" w:rsidRPr="003316BE" w:rsidRDefault="00E403A1" w:rsidP="001711C4">
      <w:pPr>
        <w:pStyle w:val="31"/>
        <w:framePr w:wrap="notBeside"/>
        <w:rPr>
          <w:rtl/>
        </w:rPr>
      </w:pPr>
      <w:r w:rsidRPr="003316BE">
        <w:rPr>
          <w:rFonts w:hint="cs"/>
          <w:rtl/>
        </w:rPr>
        <w:t>והך</w:t>
      </w:r>
    </w:p>
    <w:p w14:paraId="4A01AF34" w14:textId="51A67864" w:rsidR="00E403A1" w:rsidRPr="00043784" w:rsidRDefault="00E403A1" w:rsidP="00E403A1">
      <w:pPr>
        <w:pStyle w:val="affd"/>
        <w:rPr>
          <w:rtl/>
        </w:rPr>
      </w:pPr>
      <w:r w:rsidRPr="00F8723C">
        <w:rPr>
          <w:rStyle w:val="ac"/>
          <w:rFonts w:cs="PFT_Frank" w:hint="cs"/>
          <w:sz w:val="14"/>
          <w:rtl/>
        </w:rPr>
        <w:t>נסר רחב ד</w:t>
      </w:r>
      <w:r w:rsidRPr="00F8723C">
        <w:rPr>
          <w:rStyle w:val="ac"/>
          <w:rFonts w:cs="PFT_Frank"/>
          <w:sz w:val="14"/>
          <w:rtl/>
        </w:rPr>
        <w:t>"</w:t>
      </w:r>
      <w:r w:rsidRPr="00F8723C">
        <w:rPr>
          <w:rStyle w:val="ac"/>
          <w:rFonts w:cs="PFT_Frank" w:hint="cs"/>
          <w:sz w:val="14"/>
          <w:rtl/>
        </w:rPr>
        <w:t>ט כשרה,</w:t>
      </w:r>
      <w:r w:rsidRPr="000C1CD3">
        <w:rPr>
          <w:rStyle w:val="af6"/>
          <w:rFonts w:hint="cs"/>
          <w:rtl/>
        </w:rPr>
        <w:t xml:space="preserve"> לרב </w:t>
      </w:r>
      <w:r w:rsidRPr="00F8723C">
        <w:rPr>
          <w:rStyle w:val="ac"/>
          <w:rFonts w:cs="PFT_Frank" w:hint="cs"/>
          <w:sz w:val="14"/>
          <w:rtl/>
        </w:rPr>
        <w:t xml:space="preserve">ניחא, </w:t>
      </w:r>
      <w:r w:rsidRPr="000C1CD3">
        <w:rPr>
          <w:rStyle w:val="af6"/>
          <w:rFonts w:hint="cs"/>
          <w:rtl/>
        </w:rPr>
        <w:t>לשמואל</w:t>
      </w:r>
      <w:r w:rsidRPr="00043784">
        <w:rPr>
          <w:rFonts w:hint="cs"/>
          <w:rtl/>
        </w:rPr>
        <w:t xml:space="preserve"> מיירי מן הצד, </w:t>
      </w:r>
    </w:p>
    <w:p w14:paraId="7F062C1A" w14:textId="77777777" w:rsidR="003316BE" w:rsidRPr="003316BE" w:rsidRDefault="00E403A1" w:rsidP="001711C4">
      <w:pPr>
        <w:pStyle w:val="31"/>
        <w:framePr w:wrap="notBeside"/>
        <w:rPr>
          <w:rtl/>
        </w:rPr>
      </w:pPr>
      <w:r w:rsidRPr="003316BE">
        <w:rPr>
          <w:rFonts w:hint="cs"/>
          <w:rtl/>
        </w:rPr>
        <w:t>והך</w:t>
      </w:r>
    </w:p>
    <w:p w14:paraId="3DAB3841" w14:textId="765A5A2B" w:rsidR="00E403A1" w:rsidRPr="00043784" w:rsidRDefault="00E403A1" w:rsidP="00E403A1">
      <w:pPr>
        <w:pStyle w:val="affd"/>
        <w:widowControl w:val="0"/>
        <w:rPr>
          <w:rtl/>
        </w:rPr>
      </w:pPr>
      <w:r w:rsidRPr="00F8723C">
        <w:rPr>
          <w:rStyle w:val="ac"/>
          <w:rFonts w:cs="PFT_Frank" w:hint="cs"/>
          <w:sz w:val="14"/>
          <w:rtl/>
        </w:rPr>
        <w:t>דב' סדינין</w:t>
      </w:r>
      <w:r w:rsidRPr="00043784">
        <w:rPr>
          <w:rFonts w:hint="cs"/>
          <w:rtl/>
        </w:rPr>
        <w:t xml:space="preserve"> מצטרפין, </w:t>
      </w:r>
      <w:r w:rsidRPr="00F8723C">
        <w:rPr>
          <w:rStyle w:val="ac"/>
          <w:rFonts w:cs="PFT_Frank" w:hint="cs"/>
          <w:sz w:val="14"/>
          <w:rtl/>
        </w:rPr>
        <w:t>ב' נסרים</w:t>
      </w:r>
      <w:r w:rsidRPr="00043784">
        <w:rPr>
          <w:rFonts w:hint="cs"/>
          <w:rtl/>
        </w:rPr>
        <w:t xml:space="preserve"> לא, </w:t>
      </w:r>
      <w:r w:rsidRPr="000C1CD3">
        <w:rPr>
          <w:rStyle w:val="af6"/>
          <w:rFonts w:hint="cs"/>
          <w:rtl/>
        </w:rPr>
        <w:t xml:space="preserve">ולר"מ </w:t>
      </w:r>
      <w:r w:rsidRPr="00043784">
        <w:rPr>
          <w:rFonts w:hint="cs"/>
          <w:rtl/>
        </w:rPr>
        <w:t xml:space="preserve">נסרים כסדינין. </w:t>
      </w:r>
    </w:p>
    <w:p w14:paraId="6CB1B443" w14:textId="77777777" w:rsidR="003316BE" w:rsidRPr="003316BE" w:rsidRDefault="00E403A1" w:rsidP="001711C4">
      <w:pPr>
        <w:pStyle w:val="31"/>
        <w:framePr w:wrap="notBeside"/>
        <w:rPr>
          <w:rtl/>
        </w:rPr>
      </w:pPr>
      <w:r w:rsidRPr="003316BE">
        <w:rPr>
          <w:rFonts w:hint="cs"/>
          <w:rtl/>
        </w:rPr>
        <w:t>ללישנא</w:t>
      </w:r>
      <w:r w:rsidR="00D97121" w:rsidRPr="003316BE">
        <w:rPr>
          <w:rFonts w:hint="cs"/>
          <w:rtl/>
        </w:rPr>
        <w:t xml:space="preserve"> </w:t>
      </w:r>
      <w:r w:rsidRPr="003316BE">
        <w:rPr>
          <w:rFonts w:hint="cs"/>
          <w:rtl/>
        </w:rPr>
        <w:t xml:space="preserve"> דרב:</w:t>
      </w:r>
    </w:p>
    <w:p w14:paraId="6C99F1B3" w14:textId="4F0004E8" w:rsidR="00E403A1" w:rsidRPr="00043784" w:rsidRDefault="00E403A1" w:rsidP="00E403A1">
      <w:pPr>
        <w:pStyle w:val="affd"/>
        <w:widowControl w:val="0"/>
        <w:rPr>
          <w:rtl/>
        </w:rPr>
      </w:pPr>
      <w:r w:rsidRPr="00043784">
        <w:rPr>
          <w:rFonts w:hint="cs"/>
          <w:rtl/>
        </w:rPr>
        <w:t>דבין באמצע בין מן הצד בד</w:t>
      </w:r>
      <w:r w:rsidRPr="00043784">
        <w:rPr>
          <w:rtl/>
        </w:rPr>
        <w:t>"</w:t>
      </w:r>
      <w:r w:rsidRPr="00043784">
        <w:rPr>
          <w:rFonts w:hint="cs"/>
          <w:rtl/>
        </w:rPr>
        <w:t xml:space="preserve">א </w:t>
      </w:r>
      <w:r w:rsidR="00685762">
        <w:rPr>
          <w:rFonts w:hint="cs"/>
          <w:rtl/>
        </w:rPr>
        <w:t>-</w:t>
      </w:r>
      <w:r w:rsidRPr="00043784">
        <w:rPr>
          <w:rFonts w:hint="cs"/>
          <w:rtl/>
        </w:rPr>
        <w:t>מצטרפין לד</w:t>
      </w:r>
      <w:r w:rsidRPr="00043784">
        <w:rPr>
          <w:rtl/>
        </w:rPr>
        <w:t>"</w:t>
      </w:r>
      <w:r w:rsidRPr="00043784">
        <w:rPr>
          <w:rFonts w:hint="cs"/>
          <w:rtl/>
        </w:rPr>
        <w:t xml:space="preserve">א, </w:t>
      </w:r>
    </w:p>
    <w:p w14:paraId="34A38C58" w14:textId="24276E86" w:rsidR="003316BE" w:rsidRPr="003316BE" w:rsidRDefault="00E403A1" w:rsidP="001711C4">
      <w:pPr>
        <w:pStyle w:val="31"/>
        <w:framePr w:wrap="notBeside"/>
        <w:rPr>
          <w:rtl/>
        </w:rPr>
      </w:pPr>
      <w:r w:rsidRPr="003316BE">
        <w:rPr>
          <w:rFonts w:hint="cs"/>
          <w:rtl/>
        </w:rPr>
        <w:t xml:space="preserve">וללישנא </w:t>
      </w:r>
      <w:r w:rsidR="00D97121" w:rsidRPr="003316BE">
        <w:rPr>
          <w:rFonts w:hint="cs"/>
          <w:rtl/>
        </w:rPr>
        <w:t xml:space="preserve"> </w:t>
      </w:r>
      <w:r w:rsidRPr="003316BE">
        <w:rPr>
          <w:rFonts w:hint="cs"/>
          <w:rtl/>
        </w:rPr>
        <w:t>דרב</w:t>
      </w:r>
      <w:r w:rsidR="00B63B1E">
        <w:rPr>
          <w:rFonts w:hint="cs"/>
          <w:rtl/>
        </w:rPr>
        <w:t>:</w:t>
      </w:r>
    </w:p>
    <w:p w14:paraId="6BCD3211" w14:textId="665E313A" w:rsidR="009D551D" w:rsidRPr="00DE06B0" w:rsidRDefault="00B63B1E" w:rsidP="00DE06B0">
      <w:pPr>
        <w:pStyle w:val="affd"/>
        <w:widowControl w:val="0"/>
        <w:rPr>
          <w:rtl/>
        </w:rPr>
      </w:pPr>
      <w:r>
        <w:rPr>
          <w:rFonts w:hint="cs"/>
          <w:rtl/>
        </w:rPr>
        <w:t>ד</w:t>
      </w:r>
      <w:r w:rsidR="00E403A1" w:rsidRPr="00043784">
        <w:rPr>
          <w:rFonts w:hint="cs"/>
          <w:rtl/>
        </w:rPr>
        <w:t xml:space="preserve">באמצע ב</w:t>
      </w:r>
      <w:del w:id="9027" w:author="הגהת סוכה" w:date="2026-09-27T12:23:34Z">
        <w:r w:rsidR="00E403A1" w:rsidRPr="00043784">
          <w:rPr>
            <w:rFonts w:hint="cs"/>
            <w:rtl/>
          </w:rPr>
          <w:delText xml:space="preserve">ד'</w:delText>
        </w:r>
      </w:del>
      <w:ins w:id="9028" w:author="הגהת סוכה" w:date="2026-09-27T12:23:34Z">
        <w:r w:rsidR="00E403A1" w:rsidRPr="00043784">
          <w:rPr>
            <w:rFonts w:hint="cs"/>
            <w:rtl/>
          </w:rPr>
          <w:t xml:space="preserve">ד"ט</w:t>
        </w:r>
      </w:ins>
      <w:del w:id="9029" w:author="הגהת סוכה" w:date="2026-09-27T12:23:34Z">
        <w:r>
          <w:rPr>
            <w:rFonts w:hint="cs"/>
            <w:rtl/>
          </w:rPr>
          <w:delText xml:space="preserve">ט</w:delText>
        </w:r>
      </w:del>
      <w:r w:rsidR="00E403A1" w:rsidRPr="00043784">
        <w:rPr>
          <w:rFonts w:hint="cs"/>
          <w:rtl/>
        </w:rPr>
        <w:t xml:space="preserve">, </w:t>
      </w:r>
      <w:r>
        <w:rPr>
          <w:rStyle w:val="af6"/>
          <w:rFonts w:hint="cs"/>
          <w:rtl/>
        </w:rPr>
        <w:t xml:space="preserve">- </w:t>
      </w:r>
      <w:r w:rsidR="00E403A1" w:rsidRPr="00B63B1E">
        <w:rPr>
          <w:rStyle w:val="af6"/>
          <w:rFonts w:hint="cs"/>
          <w:rtl/>
        </w:rPr>
        <w:t>מיירי</w:t>
      </w:r>
      <w:r>
        <w:rPr>
          <w:rStyle w:val="af6"/>
          <w:rFonts w:hint="cs"/>
          <w:rtl/>
        </w:rPr>
        <w:t>:</w:t>
      </w:r>
      <w:r w:rsidR="00E403A1" w:rsidRPr="00B63B1E">
        <w:rPr>
          <w:rStyle w:val="af6"/>
          <w:rFonts w:hint="cs"/>
          <w:rtl/>
        </w:rPr>
        <w:t xml:space="preserve"> </w:t>
      </w:r>
      <w:r w:rsidR="00E403A1" w:rsidRPr="00043784">
        <w:rPr>
          <w:rFonts w:hint="cs"/>
          <w:rtl/>
        </w:rPr>
        <w:t xml:space="preserve">ביש </w:t>
      </w:r>
      <w:del w:id="9030" w:author="הגהת סוכה" w:date="2026-09-27T12:23:34Z">
        <w:r w:rsidR="00E403A1" w:rsidRPr="00043784">
          <w:rPr>
            <w:rFonts w:hint="cs"/>
            <w:rtl/>
          </w:rPr>
          <w:delText xml:space="preserve">ד'</w:delText>
        </w:r>
      </w:del>
      <w:ins w:id="9031" w:author="הגהת סוכה" w:date="2026-09-27T12:23:34Z">
        <w:r w:rsidR="00E403A1" w:rsidRPr="00043784">
          <w:rPr>
            <w:rFonts w:hint="cs"/>
            <w:rtl/>
          </w:rPr>
          <w:t xml:space="preserve">ד"ט</w:t>
        </w:r>
      </w:ins>
      <w:del w:id="9032" w:author="הגהת סוכה" w:date="2026-09-27T12:23:34Z">
        <w:r>
          <w:rPr>
            <w:rFonts w:hint="cs"/>
            <w:rtl/>
          </w:rPr>
          <w:delText xml:space="preserve">ט</w:delText>
        </w:r>
      </w:del>
      <w:r w:rsidR="00E403A1" w:rsidRPr="00043784">
        <w:rPr>
          <w:rFonts w:hint="cs"/>
          <w:rtl/>
        </w:rPr>
        <w:t xml:space="preserve"> ומצטרפין לד' אמות מן הצד. </w:t>
      </w:r>
    </w:p>
    <w:p w14:paraId="116BF4F2" w14:textId="5A6289BB" w:rsidR="007D72CB" w:rsidRDefault="007D72CB" w:rsidP="009D377E">
      <w:pPr>
        <w:pStyle w:val="ad"/>
        <w:framePr w:wrap="around"/>
        <w:rPr>
          <w:rtl/>
        </w:rPr>
      </w:pPr>
      <w:bookmarkStart w:id="91" w:name="_Toc155720268"/>
      <w:r>
        <w:rPr>
          <w:rFonts w:hint="cs"/>
          <w:rtl/>
        </w:rPr>
        <w:t>יח.</w:t>
      </w:r>
    </w:p>
    <w:p w14:paraId="37F35367" w14:textId="2338D764" w:rsidR="003316BE" w:rsidRPr="003316BE" w:rsidRDefault="00E403A1" w:rsidP="003316BE">
      <w:pPr>
        <w:pStyle w:val="af1"/>
        <w:rPr>
          <w:rtl/>
        </w:rPr>
      </w:pPr>
      <w:r w:rsidRPr="003316BE">
        <w:rPr>
          <w:rFonts w:hint="cs"/>
          <w:rtl/>
        </w:rPr>
        <w:t xml:space="preserve">נסרי ארז </w:t>
      </w:r>
      <w:del w:id="9033" w:author="הגהת סוכה" w:date="2026-09-27T12:23:34Z">
        <w:r w:rsidR="007D72CB">
          <w:rPr>
            <w:rFonts w:hint="cs"/>
            <w:rtl/>
          </w:rPr>
          <w:delText xml:space="preserve">ד'ט</w:delText>
        </w:r>
      </w:del>
      <w:ins w:id="9034" w:author="הגהת סוכה" w:date="2026-09-27T12:23:34Z">
        <w:r w:rsidR="007D72CB">
          <w:rPr>
            <w:rFonts w:hint="cs"/>
            <w:rtl/>
          </w:rPr>
          <w:t xml:space="preserve">ד"ט</w:t>
        </w:r>
      </w:ins>
      <w:r w:rsidR="007D72CB">
        <w:rPr>
          <w:rFonts w:hint="cs"/>
          <w:rtl/>
        </w:rPr>
        <w:t xml:space="preserve"> - פסולה, ב</w:t>
      </w:r>
      <w:r w:rsidRPr="003316BE">
        <w:rPr>
          <w:rFonts w:hint="cs"/>
          <w:rtl/>
        </w:rPr>
        <w:t xml:space="preserve">אין </w:t>
      </w:r>
      <w:del w:id="9035" w:author="הגהת סוכה" w:date="2026-09-27T12:23:34Z">
        <w:r w:rsidRPr="003316BE">
          <w:rPr>
            <w:rFonts w:hint="cs"/>
            <w:rtl/>
          </w:rPr>
          <w:delText xml:space="preserve">ד'</w:delText>
        </w:r>
      </w:del>
      <w:ins w:id="9036" w:author="הגהת סוכה" w:date="2026-09-27T12:23:34Z">
        <w:r w:rsidRPr="003316BE">
          <w:rPr>
            <w:rFonts w:hint="cs"/>
            <w:rtl/>
          </w:rPr>
          <w:t xml:space="preserve">ד"ט</w:t>
        </w:r>
      </w:ins>
      <w:del w:id="9037" w:author="הגהת סוכה" w:date="2026-09-27T12:23:34Z">
        <w:r w:rsidR="007D72CB">
          <w:rPr>
            <w:rFonts w:hint="cs"/>
            <w:rtl/>
          </w:rPr>
          <w:delText xml:space="preserve">ט</w:delText>
        </w:r>
      </w:del>
      <w:r w:rsidR="00BF6492" w:rsidRPr="003316BE">
        <w:rPr>
          <w:rFonts w:hint="cs"/>
          <w:rtl/>
        </w:rPr>
        <w:t>:</w:t>
      </w:r>
      <w:bookmarkEnd w:id="91"/>
      <w:r w:rsidRPr="003316BE">
        <w:rPr>
          <w:rFonts w:hint="cs"/>
          <w:rtl/>
        </w:rPr>
        <w:t xml:space="preserve"> </w:t>
      </w:r>
    </w:p>
    <w:p w14:paraId="08B1B579" w14:textId="3A6F0184" w:rsidR="00E403A1" w:rsidRPr="007D72CB" w:rsidRDefault="00E403A1" w:rsidP="003316BE">
      <w:pPr>
        <w:rPr>
          <w:spacing w:val="-2"/>
          <w:rtl/>
        </w:rPr>
      </w:pPr>
      <w:r w:rsidRPr="007D72CB">
        <w:rPr>
          <w:rStyle w:val="af6"/>
          <w:rFonts w:hint="cs"/>
          <w:spacing w:val="-2"/>
          <w:rtl/>
        </w:rPr>
        <w:t>ר</w:t>
      </w:r>
      <w:r w:rsidRPr="007D72CB">
        <w:rPr>
          <w:rStyle w:val="af6"/>
          <w:spacing w:val="-2"/>
          <w:rtl/>
        </w:rPr>
        <w:t>"</w:t>
      </w:r>
      <w:r w:rsidR="007D72CB" w:rsidRPr="007D72CB">
        <w:rPr>
          <w:rStyle w:val="af6"/>
          <w:rFonts w:hint="cs"/>
          <w:spacing w:val="-2"/>
          <w:rtl/>
        </w:rPr>
        <w:t>י:</w:t>
      </w:r>
      <w:r w:rsidRPr="007D72CB">
        <w:rPr>
          <w:rFonts w:hint="cs"/>
          <w:spacing w:val="-2"/>
          <w:rtl/>
        </w:rPr>
        <w:t xml:space="preserve"> מכשיר.</w:t>
      </w:r>
      <w:r w:rsidR="007D72CB" w:rsidRPr="007D72CB">
        <w:rPr>
          <w:rFonts w:hint="cs"/>
          <w:spacing w:val="-2"/>
          <w:rtl/>
        </w:rPr>
        <w:t xml:space="preserve"> </w:t>
      </w:r>
      <w:r w:rsidR="007D72CB">
        <w:rPr>
          <w:rFonts w:hint="cs"/>
          <w:spacing w:val="-2"/>
          <w:rtl/>
        </w:rPr>
        <w:t xml:space="preserve">  </w:t>
      </w:r>
      <w:r w:rsidRPr="007D72CB">
        <w:rPr>
          <w:rStyle w:val="af6"/>
          <w:rFonts w:hint="cs"/>
          <w:spacing w:val="-2"/>
          <w:rtl/>
        </w:rPr>
        <w:t>ור</w:t>
      </w:r>
      <w:r w:rsidRPr="007D72CB">
        <w:rPr>
          <w:rStyle w:val="af6"/>
          <w:spacing w:val="-2"/>
          <w:rtl/>
        </w:rPr>
        <w:t>"</w:t>
      </w:r>
      <w:r w:rsidR="007D72CB" w:rsidRPr="007D72CB">
        <w:rPr>
          <w:rStyle w:val="af6"/>
          <w:rFonts w:hint="cs"/>
          <w:spacing w:val="-2"/>
          <w:rtl/>
        </w:rPr>
        <w:t>מ</w:t>
      </w:r>
      <w:r w:rsidR="00BF6492" w:rsidRPr="007D72CB">
        <w:rPr>
          <w:rStyle w:val="af6"/>
          <w:rFonts w:hint="cs"/>
          <w:spacing w:val="-2"/>
          <w:rtl/>
        </w:rPr>
        <w:t>:</w:t>
      </w:r>
      <w:r w:rsidRPr="007D72CB">
        <w:rPr>
          <w:rStyle w:val="ac"/>
          <w:rFonts w:cs="PFT_Frank" w:hint="cs"/>
          <w:spacing w:val="-2"/>
          <w:sz w:val="14"/>
          <w:rtl/>
        </w:rPr>
        <w:t xml:space="preserve"> </w:t>
      </w:r>
      <w:r w:rsidRPr="007D72CB">
        <w:rPr>
          <w:rFonts w:hint="cs"/>
          <w:spacing w:val="-2"/>
          <w:rtl/>
        </w:rPr>
        <w:t>פוסל</w:t>
      </w:r>
      <w:r w:rsidRPr="007D72CB">
        <w:rPr>
          <w:rStyle w:val="ac"/>
          <w:rFonts w:cs="PFT_Frank" w:hint="cs"/>
          <w:spacing w:val="-2"/>
          <w:sz w:val="14"/>
          <w:rtl/>
        </w:rPr>
        <w:t xml:space="preserve"> ומודה</w:t>
      </w:r>
      <w:r w:rsidRPr="007D72CB">
        <w:rPr>
          <w:rFonts w:hint="cs"/>
          <w:spacing w:val="-2"/>
          <w:rtl/>
        </w:rPr>
        <w:t xml:space="preserve"> שבמניח פסל </w:t>
      </w:r>
      <w:r w:rsidR="007D72CB" w:rsidRPr="007D72CB">
        <w:rPr>
          <w:rFonts w:hint="cs"/>
          <w:spacing w:val="-2"/>
          <w:rtl/>
        </w:rPr>
        <w:t>בין נסר לנסר</w:t>
      </w:r>
      <w:r w:rsidRPr="007D72CB">
        <w:rPr>
          <w:rFonts w:hint="cs"/>
          <w:spacing w:val="-2"/>
          <w:rtl/>
        </w:rPr>
        <w:t xml:space="preserve"> כשרה</w:t>
      </w:r>
    </w:p>
    <w:p w14:paraId="248BAA97" w14:textId="35FFFA39" w:rsidR="00E403A1" w:rsidRPr="00043784" w:rsidRDefault="00E403A1" w:rsidP="003316BE">
      <w:pPr>
        <w:pStyle w:val="affd"/>
        <w:spacing w:after="60"/>
        <w:rPr>
          <w:rtl/>
        </w:rPr>
      </w:pPr>
      <w:r w:rsidRPr="00043784">
        <w:rPr>
          <w:rFonts w:hint="cs"/>
          <w:rtl/>
        </w:rPr>
        <w:t>אפי' למ</w:t>
      </w:r>
      <w:r w:rsidRPr="00043784">
        <w:rPr>
          <w:rtl/>
        </w:rPr>
        <w:t>"</w:t>
      </w:r>
      <w:r w:rsidRPr="00043784">
        <w:rPr>
          <w:rFonts w:hint="cs"/>
          <w:rtl/>
        </w:rPr>
        <w:t>ד באמצע בד</w:t>
      </w:r>
      <w:r w:rsidRPr="00043784">
        <w:rPr>
          <w:rtl/>
        </w:rPr>
        <w:t>"</w:t>
      </w:r>
      <w:r w:rsidRPr="00043784">
        <w:rPr>
          <w:rFonts w:hint="cs"/>
          <w:rtl/>
        </w:rPr>
        <w:t>ט כשרה, דמיירי בסוכה דח'</w:t>
      </w:r>
      <w:r w:rsidR="007D72CB">
        <w:rPr>
          <w:rFonts w:hint="cs"/>
          <w:rtl/>
        </w:rPr>
        <w:t xml:space="preserve"> אמות</w:t>
      </w:r>
      <w:r w:rsidRPr="00043784">
        <w:rPr>
          <w:rFonts w:hint="cs"/>
          <w:rtl/>
        </w:rPr>
        <w:t xml:space="preserve"> מצומצמות ונתן </w:t>
      </w:r>
      <w:r w:rsidR="007D72CB">
        <w:rPr>
          <w:rFonts w:hint="cs"/>
          <w:rtl/>
        </w:rPr>
        <w:t>ג</w:t>
      </w:r>
      <w:r w:rsidRPr="00043784">
        <w:rPr>
          <w:rFonts w:hint="cs"/>
          <w:rtl/>
        </w:rPr>
        <w:t>' נסר ופסל מב' צדדים והו</w:t>
      </w:r>
      <w:r w:rsidRPr="00043784">
        <w:rPr>
          <w:rtl/>
        </w:rPr>
        <w:t>"</w:t>
      </w:r>
      <w:r w:rsidRPr="00043784">
        <w:rPr>
          <w:rFonts w:hint="cs"/>
          <w:rtl/>
        </w:rPr>
        <w:t>ל ב' פסלים באמצע והכשר סוכה באמצע.</w:t>
      </w:r>
      <w:r w:rsidR="007D72CB">
        <w:rPr>
          <w:rStyle w:val="afff6"/>
          <w:rFonts w:hint="cs"/>
          <w:rtl/>
        </w:rPr>
        <w:t xml:space="preserve"> </w:t>
      </w:r>
      <w:r w:rsidR="007D72CB" w:rsidRPr="007D72CB">
        <w:rPr>
          <w:rStyle w:val="afff6"/>
          <w:rFonts w:hint="cs"/>
          <w:rtl/>
        </w:rPr>
        <w:t>[ודופן עקומה לצדדין]</w:t>
      </w:r>
      <w:r w:rsidRPr="00043784">
        <w:rPr>
          <w:rFonts w:hint="cs"/>
          <w:rtl/>
        </w:rPr>
        <w:t xml:space="preserve"> </w:t>
      </w:r>
    </w:p>
    <w:p w14:paraId="26E027B7" w14:textId="77777777" w:rsidR="003316BE" w:rsidRPr="003316BE" w:rsidRDefault="00E403A1" w:rsidP="001711C4">
      <w:pPr>
        <w:pStyle w:val="31"/>
        <w:framePr w:wrap="notBeside"/>
        <w:rPr>
          <w:rtl/>
        </w:rPr>
      </w:pPr>
      <w:r w:rsidRPr="003316BE">
        <w:rPr>
          <w:rFonts w:hint="cs"/>
          <w:rtl/>
        </w:rPr>
        <w:t>אביי:</w:t>
      </w:r>
    </w:p>
    <w:p w14:paraId="1D1C2F36" w14:textId="32F8DAA9" w:rsidR="00E403A1" w:rsidRPr="00043784" w:rsidRDefault="00E403A1" w:rsidP="003316BE">
      <w:pPr>
        <w:rPr>
          <w:rtl/>
        </w:rPr>
      </w:pPr>
      <w:r w:rsidRPr="00F8723C">
        <w:rPr>
          <w:rStyle w:val="ac"/>
          <w:rFonts w:cs="PFT_Frank" w:hint="cs"/>
          <w:sz w:val="14"/>
          <w:rtl/>
        </w:rPr>
        <w:t>אויר ג' בסוכה גדולה</w:t>
      </w:r>
      <w:r w:rsidRPr="00043784">
        <w:rPr>
          <w:rFonts w:hint="cs"/>
          <w:rtl/>
        </w:rPr>
        <w:t xml:space="preserve"> ומיעטו בקנים </w:t>
      </w:r>
      <w:r w:rsidR="007D72CB">
        <w:rPr>
          <w:rFonts w:hint="cs"/>
          <w:rtl/>
        </w:rPr>
        <w:t>א</w:t>
      </w:r>
      <w:r w:rsidRPr="00043784">
        <w:rPr>
          <w:rFonts w:hint="cs"/>
          <w:rtl/>
        </w:rPr>
        <w:t>ו</w:t>
      </w:r>
      <w:r w:rsidR="007D72CB">
        <w:rPr>
          <w:rFonts w:hint="cs"/>
          <w:rtl/>
        </w:rPr>
        <w:t xml:space="preserve"> </w:t>
      </w:r>
      <w:r w:rsidRPr="00043784">
        <w:rPr>
          <w:rFonts w:hint="cs"/>
          <w:rtl/>
        </w:rPr>
        <w:t xml:space="preserve">שיפודין הוי מיעוט, </w:t>
      </w:r>
    </w:p>
    <w:p w14:paraId="5D4BE19D" w14:textId="5A7BD607" w:rsidR="001F2DD8" w:rsidRPr="00043784" w:rsidRDefault="00E403A1" w:rsidP="001F2DD8">
      <w:pPr>
        <w:pStyle w:val="affd"/>
        <w:rPr>
          <w:rtl/>
        </w:rPr>
      </w:pPr>
      <w:r w:rsidRPr="00F8723C">
        <w:rPr>
          <w:rStyle w:val="ac"/>
          <w:rFonts w:cs="PFT_Frank" w:hint="cs"/>
          <w:sz w:val="14"/>
          <w:rtl/>
        </w:rPr>
        <w:t>בסוכה קטנה</w:t>
      </w:r>
      <w:r w:rsidR="003316BE">
        <w:rPr>
          <w:rStyle w:val="ac"/>
          <w:rFonts w:cs="PFT_Frank" w:hint="cs"/>
          <w:sz w:val="14"/>
          <w:rtl/>
        </w:rPr>
        <w:t>:</w:t>
      </w:r>
      <w:r w:rsidR="001F2DD8" w:rsidRPr="00F8723C">
        <w:rPr>
          <w:rStyle w:val="ac"/>
          <w:rFonts w:cs="PFT_Frank" w:hint="cs"/>
          <w:sz w:val="14"/>
          <w:rtl/>
        </w:rPr>
        <w:t xml:space="preserve"> מהצד</w:t>
      </w:r>
      <w:r w:rsidR="003316BE">
        <w:rPr>
          <w:rStyle w:val="ac"/>
          <w:rFonts w:cs="PFT_Frank" w:hint="cs"/>
          <w:sz w:val="14"/>
          <w:rtl/>
        </w:rPr>
        <w:t>:</w:t>
      </w:r>
      <w:r w:rsidR="001F2DD8" w:rsidRPr="00F8723C">
        <w:rPr>
          <w:rStyle w:val="ac"/>
          <w:rFonts w:cs="PFT_Frank" w:hint="cs"/>
          <w:sz w:val="14"/>
          <w:rtl/>
        </w:rPr>
        <w:t xml:space="preserve"> </w:t>
      </w:r>
      <w:r w:rsidRPr="00F8723C">
        <w:rPr>
          <w:rStyle w:val="ac"/>
          <w:rFonts w:cs="PFT_Frank" w:hint="cs"/>
          <w:sz w:val="14"/>
          <w:rtl/>
        </w:rPr>
        <w:t>בקנים</w:t>
      </w:r>
      <w:r w:rsidRPr="00043784">
        <w:rPr>
          <w:rFonts w:hint="cs"/>
          <w:rtl/>
        </w:rPr>
        <w:t xml:space="preserve"> הוי מיעוט, </w:t>
      </w:r>
      <w:r w:rsidRPr="00F8723C">
        <w:rPr>
          <w:rStyle w:val="ac"/>
          <w:rFonts w:cs="PFT_Frank" w:hint="cs"/>
          <w:sz w:val="14"/>
          <w:rtl/>
        </w:rPr>
        <w:t>בשיפודים</w:t>
      </w:r>
      <w:r w:rsidR="003316BE">
        <w:rPr>
          <w:rStyle w:val="ac"/>
          <w:rFonts w:cs="PFT_Frank" w:hint="cs"/>
          <w:sz w:val="14"/>
          <w:rtl/>
        </w:rPr>
        <w:t>:</w:t>
      </w:r>
      <w:r w:rsidRPr="00043784">
        <w:rPr>
          <w:rFonts w:hint="cs"/>
          <w:rtl/>
        </w:rPr>
        <w:t xml:space="preserve"> לא, </w:t>
      </w:r>
    </w:p>
    <w:p w14:paraId="431B2A50" w14:textId="49EA681D" w:rsidR="00E403A1" w:rsidRPr="00685762" w:rsidRDefault="007D72CB" w:rsidP="007D72CB">
      <w:pPr>
        <w:pStyle w:val="affd"/>
        <w:ind w:firstLine="170"/>
        <w:rPr>
          <w:spacing w:val="-2"/>
          <w:rtl/>
        </w:rPr>
      </w:pPr>
      <w:r>
        <w:rPr>
          <w:rStyle w:val="ac"/>
          <w:rFonts w:cs="PFT_Frank" w:hint="cs"/>
          <w:spacing w:val="-2"/>
          <w:sz w:val="14"/>
          <w:rtl/>
        </w:rPr>
        <w:t xml:space="preserve"> </w:t>
      </w:r>
      <w:r w:rsidR="00E403A1" w:rsidRPr="00685762">
        <w:rPr>
          <w:rStyle w:val="ac"/>
          <w:rFonts w:cs="PFT_Frank" w:hint="cs"/>
          <w:spacing w:val="-2"/>
          <w:sz w:val="14"/>
          <w:rtl/>
        </w:rPr>
        <w:t>ובאמצע</w:t>
      </w:r>
      <w:r w:rsidR="003316BE" w:rsidRPr="00685762">
        <w:rPr>
          <w:rFonts w:hint="cs"/>
          <w:spacing w:val="-2"/>
          <w:rtl/>
        </w:rPr>
        <w:t>:</w:t>
      </w:r>
      <w:r w:rsidR="00E403A1" w:rsidRPr="00685762">
        <w:rPr>
          <w:rFonts w:hint="cs"/>
          <w:spacing w:val="-2"/>
          <w:rtl/>
        </w:rPr>
        <w:t xml:space="preserve"> </w:t>
      </w:r>
      <w:r w:rsidR="005B1143" w:rsidRPr="00685762">
        <w:rPr>
          <w:rStyle w:val="af6"/>
          <w:rFonts w:cs="FrankRuehl" w:hint="cs"/>
          <w:spacing w:val="-2"/>
          <w:rtl/>
        </w:rPr>
        <w:t>חלקו</w:t>
      </w:r>
      <w:r w:rsidR="00E403A1" w:rsidRPr="00685762">
        <w:rPr>
          <w:rStyle w:val="af6"/>
          <w:rFonts w:cs="FrankRuehl" w:hint="cs"/>
          <w:spacing w:val="-2"/>
          <w:rtl/>
        </w:rPr>
        <w:t xml:space="preserve"> אי</w:t>
      </w:r>
      <w:r w:rsidRPr="00685762">
        <w:rPr>
          <w:rStyle w:val="af6"/>
          <w:rFonts w:cs="FrankRuehl" w:hint="cs"/>
          <w:spacing w:val="-2"/>
          <w:rtl/>
        </w:rPr>
        <w:t xml:space="preserve"> </w:t>
      </w:r>
      <w:r w:rsidR="00685762" w:rsidRPr="00685762">
        <w:rPr>
          <w:rStyle w:val="af6"/>
          <w:spacing w:val="-2"/>
          <w:rtl/>
        </w:rPr>
        <w:t>◄</w:t>
      </w:r>
      <w:r w:rsidRPr="00685762">
        <w:rPr>
          <w:rStyle w:val="af6"/>
          <w:rFonts w:cs="FrankRuehl" w:hint="cs"/>
          <w:spacing w:val="-2"/>
          <w:rtl/>
        </w:rPr>
        <w:t>אמרי</w:t>
      </w:r>
      <w:r w:rsidR="00E403A1" w:rsidRPr="00685762">
        <w:rPr>
          <w:rStyle w:val="af6"/>
          <w:rFonts w:cs="FrankRuehl" w:hint="cs"/>
          <w:spacing w:val="-2"/>
          <w:rtl/>
        </w:rPr>
        <w:t xml:space="preserve"> </w:t>
      </w:r>
      <w:r w:rsidR="00E403A1" w:rsidRPr="00685762">
        <w:rPr>
          <w:rFonts w:hint="cs"/>
          <w:spacing w:val="-2"/>
          <w:rtl/>
        </w:rPr>
        <w:t>לבוד</w:t>
      </w:r>
      <w:r w:rsidRPr="00685762">
        <w:rPr>
          <w:rFonts w:hint="cs"/>
          <w:spacing w:val="-2"/>
          <w:rtl/>
        </w:rPr>
        <w:t xml:space="preserve"> באמצע</w:t>
      </w:r>
      <w:r w:rsidR="00E403A1" w:rsidRPr="00685762">
        <w:rPr>
          <w:rFonts w:hint="cs"/>
          <w:spacing w:val="-2"/>
          <w:rtl/>
        </w:rPr>
        <w:t>,</w:t>
      </w:r>
      <w:r w:rsidR="00E403A1" w:rsidRPr="00685762">
        <w:rPr>
          <w:rStyle w:val="af6"/>
          <w:rFonts w:cs="FrankRuehl" w:hint="cs"/>
          <w:spacing w:val="-2"/>
          <w:rtl/>
        </w:rPr>
        <w:t xml:space="preserve"> או </w:t>
      </w:r>
      <w:r w:rsidR="00E403A1" w:rsidRPr="00685762">
        <w:rPr>
          <w:rFonts w:hint="cs"/>
          <w:spacing w:val="-2"/>
          <w:rtl/>
        </w:rPr>
        <w:t>שאני קורות דרבנן</w:t>
      </w:r>
    </w:p>
    <w:p w14:paraId="36F60B9A" w14:textId="2505847B" w:rsidR="00A36268" w:rsidRPr="007442BE" w:rsidRDefault="00E403A1" w:rsidP="007D72CB">
      <w:pPr>
        <w:pStyle w:val="af1"/>
        <w:rPr>
          <w:spacing w:val="-4"/>
          <w:rtl/>
        </w:rPr>
      </w:pPr>
      <w:r w:rsidRPr="007442BE">
        <w:rPr>
          <w:rFonts w:hint="cs"/>
          <w:spacing w:val="-4"/>
          <w:rtl/>
        </w:rPr>
        <w:t>טעם דמ</w:t>
      </w:r>
      <w:r w:rsidRPr="007442BE">
        <w:rPr>
          <w:spacing w:val="-4"/>
          <w:rtl/>
        </w:rPr>
        <w:t>"</w:t>
      </w:r>
      <w:r w:rsidRPr="007442BE">
        <w:rPr>
          <w:rFonts w:hint="cs"/>
          <w:spacing w:val="-4"/>
          <w:rtl/>
        </w:rPr>
        <w:t>ד אין לבוד באמצע</w:t>
      </w:r>
      <w:r w:rsidR="007442BE" w:rsidRPr="007442BE">
        <w:rPr>
          <w:rFonts w:hint="cs"/>
          <w:spacing w:val="-4"/>
          <w:rtl/>
        </w:rPr>
        <w:t xml:space="preserve"> כדחזי' גבי טומאה בארובה בבית</w:t>
      </w:r>
    </w:p>
    <w:p w14:paraId="6F825C4A" w14:textId="0D9F6AF5" w:rsidR="007442BE" w:rsidRPr="007442BE" w:rsidDel="00831BA8" w:rsidRDefault="00685762" w:rsidP="001711C4">
      <w:pPr>
        <w:pStyle w:val="31"/>
        <w:framePr w:wrap="notBeside"/>
        <w:rPr>
          <w:del w:id="10620" w:author="דבורה שירה פלג" w:date="2026-08-03T12:17:00Z"/>
          <w:rtl/>
        </w:rPr>
      </w:pPr>
      <w:del w:id="10621" w:author="דבורה שירה פלג" w:date="2026-08-03T12:17:00Z" w16du:dateUtc="2026-08-03T09:17:00Z">
        <w:r w:rsidRPr="0077703F" w:rsidDel="00831BA8">
          <w:rPr>
            <w:rtl/>
          </w:rPr>
          <w:delText>◄</w:delText>
        </w:r>
        <w:r w:rsidR="007442BE" w:rsidRPr="007442BE" w:rsidDel="00831BA8">
          <w:rPr>
            <w:rFonts w:hint="cs"/>
            <w:rtl/>
          </w:rPr>
          <w:delText>פותח טפח</w:delText>
        </w:r>
      </w:del>
    </w:p>
    <w:p w14:paraId="4AC879D3" w14:textId="5E4DBAB5" w:rsidR="00E403A1" w:rsidRPr="00F8723C" w:rsidRDefault="00831BA8" w:rsidP="00E403A1">
      <w:pPr>
        <w:widowControl w:val="0"/>
        <w:rPr>
          <w:rStyle w:val="ac"/>
          <w:rFonts w:cs="PFT_Frank"/>
          <w:sz w:val="14"/>
          <w:rtl/>
        </w:rPr>
      </w:pPr>
      <w:ins w:id="10617" w:author="דבורה שירה פלג" w:date="2026-08-03T12:17:00Z" w16du:dateUtc="2026-08-03T09:17:00Z">
        <w:r>
          <w:rPr>
            <w:rStyle w:val="ac"/>
            <w:rFonts w:cs="PFT_Frank" w:hint="cs"/>
            <w:sz w:val="14"/>
            <w:rtl/>
          </w:rPr>
          <w:t xml:space="preserve">ואפ</w:t>
        </w:r>
      </w:ins>
      <w:ins w:id="10618" w:author="דבורה שירה פלג" w:date="2026-08-03T12:18:00Z" w16du:dateUtc="2026-08-03T09:18:00Z">
        <w:r>
          <w:rPr>
            <w:rStyle w:val="ac"/>
            <w:rFonts w:cs="PFT_Frank" w:hint="cs"/>
            <w:sz w:val="14"/>
            <w:rtl/>
          </w:rPr>
          <w:t xml:space="preserve">י' אין פותח טפח </w:t>
        </w:r>
      </w:ins>
      <w:r w:rsidR="00E403A1" w:rsidRPr="00F8723C">
        <w:rPr>
          <w:rStyle w:val="ac"/>
          <w:rFonts w:cs="PFT_Frank" w:hint="cs"/>
          <w:sz w:val="14"/>
          <w:rtl/>
        </w:rPr>
        <w:t>טומאה בבית</w:t>
      </w:r>
      <w:r w:rsidR="00E403A1" w:rsidRPr="00043784">
        <w:rPr>
          <w:rFonts w:hint="cs"/>
          <w:rtl/>
        </w:rPr>
        <w:t>:</w:t>
      </w:r>
      <w:r w:rsidR="00E403A1" w:rsidRPr="00F8723C">
        <w:rPr>
          <w:rStyle w:val="ac"/>
          <w:rFonts w:cs="PFT_Frank" w:hint="cs"/>
          <w:sz w:val="14"/>
          <w:rtl/>
        </w:rPr>
        <w:t xml:space="preserve"> כולו</w:t>
      </w:r>
      <w:r w:rsidR="00E403A1" w:rsidRPr="00043784">
        <w:rPr>
          <w:rFonts w:hint="cs"/>
          <w:rtl/>
        </w:rPr>
        <w:t xml:space="preserve"> טמא, </w:t>
      </w:r>
      <w:r w:rsidR="00E403A1" w:rsidRPr="00F8723C">
        <w:rPr>
          <w:rStyle w:val="ac"/>
          <w:rFonts w:cs="PFT_Frank" w:hint="cs"/>
          <w:sz w:val="14"/>
          <w:rtl/>
        </w:rPr>
        <w:t>ושכנגד ארובה</w:t>
      </w:r>
      <w:r w:rsidR="00E403A1" w:rsidRPr="00043784">
        <w:rPr>
          <w:rFonts w:hint="cs"/>
          <w:rtl/>
        </w:rPr>
        <w:t xml:space="preserve"> טהור, </w:t>
      </w:r>
    </w:p>
    <w:p w14:paraId="16938CC3" w14:textId="653AD218" w:rsidR="00E403A1" w:rsidRPr="00C01657" w:rsidRDefault="00E403A1" w:rsidP="007442BE">
      <w:pPr>
        <w:widowControl w:val="0"/>
        <w:rPr>
          <w:rtl/>
        </w:rPr>
      </w:pPr>
      <w:r w:rsidRPr="00F8723C">
        <w:rPr>
          <w:rStyle w:val="ac"/>
          <w:rFonts w:cs="PFT_Frank" w:hint="cs"/>
          <w:sz w:val="14"/>
          <w:rtl/>
        </w:rPr>
        <w:t>טומאה כנגד ארובה</w:t>
      </w:r>
      <w:r w:rsidRPr="00043784">
        <w:rPr>
          <w:rFonts w:hint="cs"/>
          <w:rtl/>
        </w:rPr>
        <w:t xml:space="preserve"> כל הבית טהור, </w:t>
      </w:r>
    </w:p>
    <w:p w14:paraId="35CD860C" w14:textId="69DBD1BD" w:rsidR="007442BE" w:rsidRPr="007442BE" w:rsidDel="00831BA8" w:rsidRDefault="007442BE">
      <w:pPr>
        <w:pStyle w:val="31"/>
        <w:framePr w:wrap="notBeside"/>
        <w:rPr>
          <w:del w:id="10615" w:author="דבורה שירה פלג" w:date="2026-08-03T12:15:00Z"/>
          <w:rtl/>
        </w:rPr>
      </w:pPr>
      <w:del w:id="10616" w:author="דבורה שירה פלג" w:date="2026-08-03T12:15:00Z" w16du:dateUtc="2026-08-03T09:15:00Z">
        <w:r w:rsidRPr="007442BE" w:rsidDel="00831BA8">
          <w:rPr>
            <w:rFonts w:hint="cs"/>
            <w:rtl/>
          </w:rPr>
          <w:delText>אין פותח טפח</w:delText>
        </w:r>
      </w:del>
    </w:p>
    <w:p w14:paraId="526A90BD" w14:textId="7E854C6C" w:rsidR="00E403A1" w:rsidRPr="007442BE" w:rsidDel="00831BA8" w:rsidRDefault="00E403A1" w:rsidP="007442BE">
      <w:pPr>
        <w:widowControl w:val="0"/>
        <w:rPr>
          <w:del w:id="10612" w:author="דבורה שירה פלג" w:date="2026-08-03T12:15:00Z"/>
          <w:rStyle w:val="af6"/>
          <w:spacing w:val="-8"/>
          <w:rtl/>
        </w:rPr>
      </w:pPr>
      <w:del w:id="10613" w:author="דבורה שירה פלג" w:date="2026-08-03T12:15:00Z" w16du:dateUtc="2026-08-03T09:15:00Z">
        <w:r w:rsidRPr="007442BE" w:rsidDel="00831BA8">
          <w:rPr>
            <w:rStyle w:val="ac"/>
            <w:rFonts w:cs="PFT_Frank" w:hint="cs"/>
            <w:spacing w:val="-8"/>
            <w:sz w:val="14"/>
            <w:rtl/>
          </w:rPr>
          <w:delText>טומאה בבית: כנגד ארובה</w:delText>
        </w:r>
        <w:r w:rsidRPr="007442BE" w:rsidDel="00831BA8">
          <w:rPr>
            <w:rFonts w:hint="cs"/>
            <w:spacing w:val="-8"/>
            <w:rtl/>
          </w:rPr>
          <w:delText xml:space="preserve"> טהור, </w:delText>
        </w:r>
        <w:r w:rsidRPr="007442BE" w:rsidDel="00831BA8">
          <w:rPr>
            <w:rStyle w:val="ac"/>
            <w:rFonts w:cs="PFT_Frank" w:hint="cs"/>
            <w:spacing w:val="-8"/>
            <w:sz w:val="14"/>
            <w:rtl/>
          </w:rPr>
          <w:delText>טומאה כנגד ארובה</w:delText>
        </w:r>
        <w:r w:rsidRPr="007442BE" w:rsidDel="00831BA8">
          <w:rPr>
            <w:rFonts w:hint="cs"/>
            <w:spacing w:val="-8"/>
            <w:rtl/>
          </w:rPr>
          <w:delText xml:space="preserve">: כל הבית טהור. </w:delText>
        </w:r>
      </w:del>
    </w:p>
    <w:p w14:paraId="0067BDB0" w14:textId="77777777" w:rsidR="003316BE" w:rsidRPr="003316BE" w:rsidRDefault="00E403A1" w:rsidP="001711C4">
      <w:pPr>
        <w:pStyle w:val="31"/>
        <w:framePr w:wrap="notBeside"/>
        <w:rPr>
          <w:rtl/>
        </w:rPr>
      </w:pPr>
      <w:r w:rsidRPr="003316BE">
        <w:rPr>
          <w:rFonts w:hint="cs"/>
          <w:rtl/>
        </w:rPr>
        <w:t>ואידך:</w:t>
      </w:r>
    </w:p>
    <w:p w14:paraId="5D3F81F8" w14:textId="51615C44" w:rsidR="00E403A1" w:rsidRPr="00043784" w:rsidRDefault="00E403A1" w:rsidP="007442BE">
      <w:pPr>
        <w:spacing w:after="60"/>
        <w:rPr>
          <w:rtl/>
        </w:rPr>
      </w:pPr>
      <w:r>
        <w:rPr>
          <w:rFonts w:hint="cs"/>
          <w:rtl/>
        </w:rPr>
        <w:t xml:space="preserve">שאני הלכות טומאה ד</w:t>
      </w:r>
      <w:del w:id="9001" w:author="עריכה מהאתר" w:date="2026-10-06T12:30:30Z">
        <w:r>
          <w:rPr>
            <w:rFonts w:hint="cs"/>
            <w:rtl/>
          </w:rPr>
          <w:delText xml:space="preserve">הכי</w:delText>
        </w:r>
      </w:del>
      <w:ins w:id="9002" w:author="עריכה מהאתר" w:date="2026-10-06T12:30:30Z">
        <w:r>
          <w:rPr>
            <w:rFonts w:hint="cs"/>
            <w:rtl/>
          </w:rPr>
          <w:t xml:space="preserve">כך</w:t>
        </w:r>
      </w:ins>
      <w:r>
        <w:rPr>
          <w:rFonts w:hint="cs"/>
          <w:rtl/>
        </w:rPr>
        <w:t xml:space="preserve"> גמירי.</w:t>
      </w:r>
    </w:p>
    <w:p w14:paraId="72AC5AFB" w14:textId="77777777" w:rsidR="007442BE" w:rsidRPr="007442BE" w:rsidRDefault="00E403A1" w:rsidP="001711C4">
      <w:pPr>
        <w:pStyle w:val="31"/>
        <w:framePr w:wrap="notBeside"/>
        <w:rPr>
          <w:rtl/>
        </w:rPr>
      </w:pPr>
      <w:r w:rsidRPr="007442BE">
        <w:rPr>
          <w:rFonts w:hint="cs"/>
          <w:rtl/>
        </w:rPr>
        <w:t>דרש ריב"א</w:t>
      </w:r>
      <w:r w:rsidR="00B97B18" w:rsidRPr="007442BE">
        <w:rPr>
          <w:rFonts w:hint="cs"/>
          <w:rtl/>
        </w:rPr>
        <w:t>:</w:t>
      </w:r>
    </w:p>
    <w:p w14:paraId="6869E2BB" w14:textId="129DF51F" w:rsidR="00E403A1" w:rsidRDefault="00E403A1" w:rsidP="007442BE">
      <w:pPr>
        <w:pStyle w:val="affd"/>
        <w:rPr>
          <w:rtl/>
        </w:rPr>
      </w:pPr>
      <w:r w:rsidRPr="00685762">
        <w:rPr>
          <w:rStyle w:val="af2"/>
          <w:rFonts w:hint="cs"/>
          <w:rtl/>
        </w:rPr>
        <w:t>בית שנפחת</w:t>
      </w:r>
      <w:r w:rsidRPr="007442BE">
        <w:rPr>
          <w:rStyle w:val="af2"/>
          <w:rFonts w:hint="cs"/>
          <w:rtl/>
        </w:rPr>
        <w:t xml:space="preserve"> </w:t>
      </w:r>
      <w:r w:rsidRPr="007442BE">
        <w:rPr>
          <w:rFonts w:hint="cs"/>
          <w:rtl/>
        </w:rPr>
        <w:t>וסיכך ע</w:t>
      </w:r>
      <w:r w:rsidRPr="007442BE">
        <w:rPr>
          <w:rtl/>
        </w:rPr>
        <w:t>"</w:t>
      </w:r>
      <w:r w:rsidRPr="007442BE">
        <w:rPr>
          <w:rFonts w:hint="cs"/>
          <w:rtl/>
        </w:rPr>
        <w:t>ג</w:t>
      </w:r>
      <w:r w:rsidR="007442BE">
        <w:rPr>
          <w:rFonts w:hint="cs"/>
          <w:rtl/>
        </w:rPr>
        <w:t>-</w:t>
      </w:r>
      <w:r w:rsidRPr="007442BE">
        <w:rPr>
          <w:rFonts w:hint="cs"/>
          <w:rtl/>
        </w:rPr>
        <w:t xml:space="preserve"> </w:t>
      </w:r>
      <w:r w:rsidR="007442BE" w:rsidRPr="00685762">
        <w:rPr>
          <w:rStyle w:val="ac"/>
          <w:rFonts w:cs="PFT_Frank" w:hint="cs"/>
          <w:sz w:val="14"/>
          <w:rtl/>
        </w:rPr>
        <w:t>פחות מ</w:t>
      </w:r>
      <w:r w:rsidRPr="00685762">
        <w:rPr>
          <w:rStyle w:val="ac"/>
          <w:rFonts w:cs="PFT_Frank" w:hint="cs"/>
          <w:sz w:val="14"/>
          <w:rtl/>
        </w:rPr>
        <w:t>ד</w:t>
      </w:r>
      <w:r w:rsidR="007442BE" w:rsidRPr="00685762">
        <w:rPr>
          <w:rStyle w:val="ac"/>
          <w:rFonts w:cs="PFT_Frank" w:hint="cs"/>
          <w:sz w:val="14"/>
          <w:rtl/>
        </w:rPr>
        <w:t>' אמות</w:t>
      </w:r>
      <w:r w:rsidRPr="007442BE">
        <w:rPr>
          <w:rFonts w:hint="cs"/>
          <w:rtl/>
        </w:rPr>
        <w:t xml:space="preserve"> </w:t>
      </w:r>
      <w:r w:rsidR="007442BE" w:rsidRPr="007442BE">
        <w:rPr>
          <w:rFonts w:hint="cs"/>
          <w:rtl/>
        </w:rPr>
        <w:t xml:space="preserve">כשרה, </w:t>
      </w:r>
      <w:r w:rsidR="007442BE" w:rsidRPr="00685762">
        <w:rPr>
          <w:rStyle w:val="ac"/>
          <w:rFonts w:cs="PFT_Frank" w:hint="cs"/>
          <w:sz w:val="14"/>
          <w:rtl/>
        </w:rPr>
        <w:t xml:space="preserve">ד''א </w:t>
      </w:r>
      <w:r w:rsidR="007442BE" w:rsidRPr="007442BE">
        <w:rPr>
          <w:rFonts w:hint="cs"/>
          <w:rtl/>
        </w:rPr>
        <w:t>פסולה</w:t>
      </w:r>
      <w:r w:rsidR="007442BE">
        <w:rPr>
          <w:rFonts w:hint="cs"/>
          <w:rtl/>
        </w:rPr>
        <w:t>.</w:t>
      </w:r>
      <w:r w:rsidR="007442BE" w:rsidRPr="007442BE">
        <w:rPr>
          <w:rFonts w:hint="cs"/>
          <w:rtl/>
        </w:rPr>
        <w:t xml:space="preserve"> </w:t>
      </w:r>
    </w:p>
    <w:p w14:paraId="6EF93E29" w14:textId="77777777" w:rsidR="007442BE" w:rsidRPr="007442BE" w:rsidRDefault="007442BE" w:rsidP="001711C4">
      <w:pPr>
        <w:pStyle w:val="31"/>
        <w:framePr w:wrap="notBeside"/>
        <w:rPr>
          <w:rtl/>
        </w:rPr>
      </w:pPr>
      <w:r w:rsidRPr="007442BE">
        <w:rPr>
          <w:rFonts w:hint="cs"/>
          <w:rtl/>
        </w:rPr>
        <w:t xml:space="preserve">דרש ריב''א </w:t>
      </w:r>
    </w:p>
    <w:p w14:paraId="00064434" w14:textId="65EB923C" w:rsidR="007442BE" w:rsidRDefault="007442BE" w:rsidP="007442BE">
      <w:pPr>
        <w:pStyle w:val="affd"/>
        <w:rPr>
          <w:rtl/>
        </w:rPr>
      </w:pPr>
      <w:r w:rsidRPr="007442BE">
        <w:rPr>
          <w:rFonts w:cs="PFT_Frank" w:hint="cs"/>
          <w:b/>
          <w:bCs/>
          <w:szCs w:val="14"/>
          <w:rtl/>
        </w:rPr>
        <w:t xml:space="preserve">אברומא </w:t>
      </w:r>
      <w:r w:rsidRPr="007442BE">
        <w:rPr>
          <w:rStyle w:val="afff6"/>
          <w:rFonts w:hint="cs"/>
          <w:rtl/>
        </w:rPr>
        <w:t>דגיגים</w:t>
      </w:r>
      <w:r>
        <w:rPr>
          <w:rFonts w:hint="cs"/>
          <w:rtl/>
        </w:rPr>
        <w:t xml:space="preserve"> דמקום פלוני מותרת, </w:t>
      </w:r>
      <w:r>
        <w:rPr>
          <w:rtl/>
        </w:rPr>
        <w:ptab w:relativeTo="margin" w:alignment="right" w:leader="none"/>
      </w:r>
      <w:r>
        <w:rPr>
          <w:rFonts w:hint="cs"/>
          <w:rtl/>
        </w:rPr>
        <w:t xml:space="preserve">דמקום פלוני אסורה, </w:t>
      </w:r>
    </w:p>
    <w:p w14:paraId="2176D934" w14:textId="77777777" w:rsidR="007442BE" w:rsidRPr="007442BE" w:rsidRDefault="007442BE" w:rsidP="001711C4">
      <w:pPr>
        <w:pStyle w:val="31"/>
        <w:framePr w:wrap="notBeside"/>
        <w:rPr>
          <w:rtl/>
        </w:rPr>
      </w:pPr>
      <w:r w:rsidRPr="007442BE">
        <w:rPr>
          <w:rFonts w:hint="cs"/>
          <w:rtl/>
        </w:rPr>
        <w:t>כאביי</w:t>
      </w:r>
    </w:p>
    <w:p w14:paraId="377C67C3" w14:textId="2C41AD36" w:rsidR="007442BE" w:rsidRPr="007442BE" w:rsidRDefault="007442BE" w:rsidP="00BA17E3">
      <w:pPr>
        <w:pStyle w:val="affd"/>
        <w:rPr>
          <w:rStyle w:val="afff6"/>
          <w:spacing w:val="-6"/>
          <w:rtl/>
        </w:rPr>
      </w:pPr>
      <w:r w:rsidRPr="007442BE">
        <w:rPr>
          <w:rFonts w:hint="cs"/>
          <w:spacing w:val="-6"/>
          <w:rtl/>
        </w:rPr>
        <w:t xml:space="preserve">דגיגים דנהר בב שרי </w:t>
      </w:r>
      <w:r w:rsidRPr="007442BE">
        <w:rPr>
          <w:rStyle w:val="afff6"/>
          <w:rFonts w:hint="cs"/>
          <w:spacing w:val="-6"/>
          <w:rtl/>
        </w:rPr>
        <w:t xml:space="preserve">שאין הטיט שם מגדל </w:t>
      </w:r>
      <w:ins w:id="10609" w:author="דבורה שירה פלג" w:date="2026-07-26T11:01:00Z" w16du:dateUtc="2026-07-26T08:01:00Z">
        <w:r w:rsidR="004D0D66">
          <w:rPr>
            <w:rStyle w:val="afff6"/>
            <w:rFonts w:hint="cs"/>
            <w:spacing w:val="-6"/>
            <w:rtl/>
          </w:rPr>
          <w:t xml:space="preserve">דג טמא</w:t>
        </w:r>
      </w:ins>
      <w:del w:id="10610" w:author="דבורה שירה פלג" w:date="2026-07-26T11:01:00Z" w16du:dateUtc="2026-07-26T08:01:00Z">
        <w:r w:rsidRPr="007442BE" w:rsidDel="004D0D66">
          <w:rPr>
            <w:rStyle w:val="afff6"/>
            <w:rFonts w:hint="cs"/>
            <w:spacing w:val="-6"/>
            <w:rtl/>
          </w:rPr>
          <w:delText>שקצים</w:delText>
        </w:r>
      </w:del>
      <w:r w:rsidRPr="007442BE">
        <w:rPr>
          <w:rStyle w:val="afff6"/>
          <w:rFonts w:hint="cs"/>
          <w:spacing w:val="-6"/>
          <w:rtl/>
        </w:rPr>
        <w:t xml:space="preserve">, </w:t>
      </w:r>
      <w:r w:rsidR="00BA17E3">
        <w:rPr>
          <w:rStyle w:val="afff6"/>
          <w:rFonts w:hint="cs"/>
          <w:spacing w:val="-6"/>
          <w:rtl/>
        </w:rPr>
        <w:t xml:space="preserve">ולא </w:t>
      </w:r>
      <w:r w:rsidRPr="007442BE">
        <w:rPr>
          <w:rStyle w:val="afff6"/>
          <w:rFonts w:hint="cs"/>
          <w:spacing w:val="-6"/>
          <w:rtl/>
        </w:rPr>
        <w:t>זרימת המים ומליחותם</w:t>
      </w:r>
      <w:r>
        <w:rPr>
          <w:rStyle w:val="afff6"/>
          <w:rFonts w:hint="cs"/>
          <w:spacing w:val="-6"/>
          <w:rtl/>
        </w:rPr>
        <w:t>.</w:t>
      </w:r>
      <w:r w:rsidRPr="007442BE">
        <w:rPr>
          <w:rStyle w:val="afff6"/>
          <w:rFonts w:hint="cs"/>
          <w:spacing w:val="-6"/>
          <w:rtl/>
        </w:rPr>
        <w:t xml:space="preserve"> </w:t>
      </w:r>
    </w:p>
    <w:p w14:paraId="3087ADD5" w14:textId="77777777" w:rsidR="007442BE" w:rsidRPr="007442BE" w:rsidRDefault="007442BE" w:rsidP="001711C4">
      <w:pPr>
        <w:pStyle w:val="31"/>
        <w:framePr w:wrap="notBeside"/>
        <w:rPr>
          <w:rtl/>
        </w:rPr>
      </w:pPr>
      <w:r w:rsidRPr="007442BE">
        <w:rPr>
          <w:rFonts w:hint="cs"/>
          <w:rtl/>
        </w:rPr>
        <w:t>רבינא</w:t>
      </w:r>
    </w:p>
    <w:p w14:paraId="29B36E7A" w14:textId="2343BD5B" w:rsidR="007442BE" w:rsidRPr="007442BE" w:rsidRDefault="007442BE" w:rsidP="007442BE">
      <w:pPr>
        <w:pStyle w:val="affd"/>
        <w:rPr>
          <w:rtl/>
        </w:rPr>
      </w:pPr>
      <w:r>
        <w:rPr>
          <w:rFonts w:hint="cs"/>
          <w:rtl/>
        </w:rPr>
        <w:t xml:space="preserve">וכעת שנהר איתן וגמדא נשפכים לשם </w:t>
      </w:r>
      <w:r>
        <w:rPr>
          <w:rtl/>
        </w:rPr>
        <w:t>–</w:t>
      </w:r>
      <w:r>
        <w:rPr>
          <w:rFonts w:hint="cs"/>
          <w:rtl/>
        </w:rPr>
        <w:t xml:space="preserve"> אסור. </w:t>
      </w:r>
    </w:p>
    <w:p w14:paraId="001DDD24" w14:textId="77777777" w:rsidR="00E403A1" w:rsidRPr="00C01657" w:rsidRDefault="00E403A1" w:rsidP="009D377E">
      <w:pPr>
        <w:pStyle w:val="ad"/>
        <w:framePr w:wrap="around"/>
        <w:rPr>
          <w:rStyle w:val="ae"/>
          <w:rtl/>
        </w:rPr>
      </w:pPr>
      <w:bookmarkStart w:id="92" w:name="_Toc155720272"/>
      <w:r w:rsidRPr="00C01657">
        <w:rPr>
          <w:rStyle w:val="ae"/>
          <w:rFonts w:hint="cs"/>
          <w:rtl/>
        </w:rPr>
        <w:t>יח:</w:t>
      </w:r>
      <w:bookmarkEnd w:id="92"/>
    </w:p>
    <w:p w14:paraId="54B40FB2" w14:textId="77777777" w:rsidR="00685762" w:rsidRPr="00685762" w:rsidRDefault="00685762" w:rsidP="00685762">
      <w:pPr>
        <w:pStyle w:val="31"/>
        <w:framePr w:wrap="notBeside"/>
        <w:rPr>
          <w:rtl/>
        </w:rPr>
      </w:pPr>
      <w:bookmarkStart w:id="93" w:name="_Toc155720273"/>
      <w:r w:rsidRPr="00685762">
        <w:rPr>
          <w:rtl/>
        </w:rPr>
        <w:t>◄</w:t>
      </w:r>
    </w:p>
    <w:p w14:paraId="14B94BAE" w14:textId="406DF09A" w:rsidR="00E403A1" w:rsidRPr="00043784" w:rsidRDefault="00E403A1" w:rsidP="00F815F5">
      <w:pPr>
        <w:widowControl w:val="0"/>
        <w:spacing w:before="60"/>
        <w:rPr>
          <w:rtl/>
        </w:rPr>
      </w:pPr>
      <w:r w:rsidRPr="00685762">
        <w:rPr>
          <w:rStyle w:val="af2"/>
          <w:rFonts w:hint="cs"/>
          <w:rtl/>
        </w:rPr>
        <w:t>אכסדרה</w:t>
      </w:r>
      <w:bookmarkEnd w:id="93"/>
      <w:r w:rsidRPr="00A47A1A">
        <w:rPr>
          <w:rStyle w:val="af2"/>
          <w:rFonts w:hint="cs"/>
          <w:rtl/>
        </w:rPr>
        <w:t xml:space="preserve"> </w:t>
      </w:r>
      <w:r w:rsidRPr="00F8723C">
        <w:rPr>
          <w:rStyle w:val="ac"/>
          <w:rFonts w:cs="PFT_Frank" w:hint="cs"/>
          <w:sz w:val="14"/>
          <w:rtl/>
        </w:rPr>
        <w:t>שיש לה פצימין</w:t>
      </w:r>
      <w:r w:rsidRPr="00043784">
        <w:rPr>
          <w:rFonts w:hint="cs"/>
          <w:rtl/>
        </w:rPr>
        <w:t>-   כשרה</w:t>
      </w:r>
      <w:r w:rsidR="00663594" w:rsidRPr="00043784">
        <w:rPr>
          <w:rFonts w:hint="cs"/>
          <w:rtl/>
        </w:rPr>
        <w:t>.</w:t>
      </w:r>
      <w:r w:rsidRPr="00043784">
        <w:rPr>
          <w:rFonts w:hint="cs"/>
          <w:rtl/>
        </w:rPr>
        <w:t xml:space="preserve"> </w:t>
      </w:r>
    </w:p>
    <w:p w14:paraId="76C64E9D" w14:textId="77777777" w:rsidR="007442BE" w:rsidRDefault="00E403A1" w:rsidP="007442BE">
      <w:pPr>
        <w:pStyle w:val="affd"/>
        <w:ind w:left="284" w:firstLine="284"/>
        <w:rPr>
          <w:rtl/>
        </w:rPr>
      </w:pPr>
      <w:r w:rsidRPr="00F8723C">
        <w:rPr>
          <w:rStyle w:val="ac"/>
          <w:rFonts w:cs="PFT_Frank" w:hint="cs"/>
          <w:sz w:val="14"/>
          <w:rtl/>
        </w:rPr>
        <w:t>אין לה</w:t>
      </w:r>
      <w:r w:rsidR="007442BE">
        <w:rPr>
          <w:rStyle w:val="ac"/>
          <w:rFonts w:cs="PFT_Frank" w:hint="cs"/>
          <w:sz w:val="14"/>
          <w:rtl/>
        </w:rPr>
        <w:t xml:space="preserve"> פצימין</w:t>
      </w:r>
      <w:r w:rsidRPr="00043784">
        <w:rPr>
          <w:rFonts w:hint="cs"/>
          <w:rtl/>
        </w:rPr>
        <w:t xml:space="preserve"> </w:t>
      </w:r>
      <w:r w:rsidR="007442BE">
        <w:rPr>
          <w:rtl/>
        </w:rPr>
        <w:ptab w:relativeTo="margin" w:alignment="right" w:leader="none"/>
      </w:r>
      <w:r w:rsidRPr="000C1CD3">
        <w:rPr>
          <w:rStyle w:val="af6"/>
          <w:rFonts w:hint="cs"/>
          <w:rtl/>
        </w:rPr>
        <w:t>אביי:</w:t>
      </w:r>
      <w:r w:rsidRPr="00043784">
        <w:rPr>
          <w:rFonts w:hint="cs"/>
          <w:rtl/>
        </w:rPr>
        <w:t xml:space="preserve"> כשרה</w:t>
      </w:r>
      <w:r w:rsidR="00663594" w:rsidRPr="00043784">
        <w:rPr>
          <w:rFonts w:hint="cs"/>
          <w:rtl/>
        </w:rPr>
        <w:t>,</w:t>
      </w:r>
      <w:r w:rsidRPr="00043784">
        <w:rPr>
          <w:rFonts w:hint="cs"/>
          <w:rtl/>
        </w:rPr>
        <w:t xml:space="preserve"> </w:t>
      </w:r>
      <w:r w:rsidR="00663594" w:rsidRPr="00043784">
        <w:rPr>
          <w:rFonts w:hint="cs"/>
          <w:rtl/>
        </w:rPr>
        <w:t>ד</w:t>
      </w:r>
      <w:r w:rsidRPr="00043784">
        <w:rPr>
          <w:rFonts w:hint="cs"/>
          <w:rtl/>
        </w:rPr>
        <w:t>פי תקרה יורד וסותם</w:t>
      </w:r>
      <w:r w:rsidR="00663594" w:rsidRPr="00043784">
        <w:rPr>
          <w:rFonts w:hint="cs"/>
          <w:rtl/>
        </w:rPr>
        <w:t>.</w:t>
      </w:r>
    </w:p>
    <w:p w14:paraId="2398FC06" w14:textId="7E60D873" w:rsidR="00E403A1" w:rsidRPr="007442BE" w:rsidRDefault="007442BE" w:rsidP="007442BE">
      <w:pPr>
        <w:pStyle w:val="affd"/>
        <w:rPr>
          <w:rStyle w:val="afff6"/>
          <w:rtl/>
        </w:rPr>
      </w:pPr>
      <w:r>
        <w:rPr>
          <w:rtl/>
        </w:rPr>
        <w:ptab w:relativeTo="margin" w:alignment="right" w:leader="none"/>
      </w:r>
      <w:r>
        <w:rPr>
          <w:rFonts w:hint="cs"/>
          <w:rtl/>
        </w:rPr>
        <w:t xml:space="preserve">  </w:t>
      </w:r>
      <w:r w:rsidR="00685762" w:rsidRPr="00685762">
        <w:rPr>
          <w:rStyle w:val="af6"/>
          <w:rtl/>
        </w:rPr>
        <w:t>◄</w:t>
      </w:r>
      <w:r w:rsidR="00E403A1" w:rsidRPr="000C1CD3">
        <w:rPr>
          <w:rStyle w:val="af6"/>
          <w:rFonts w:hint="cs"/>
          <w:rtl/>
        </w:rPr>
        <w:t>רבא</w:t>
      </w:r>
      <w:r w:rsidR="00E403A1" w:rsidRPr="00043784">
        <w:rPr>
          <w:rFonts w:hint="cs"/>
          <w:rtl/>
        </w:rPr>
        <w:t>: פסולה</w:t>
      </w:r>
      <w:r>
        <w:rPr>
          <w:rFonts w:hint="cs"/>
          <w:rtl/>
        </w:rPr>
        <w:t>,</w:t>
      </w:r>
      <w:r w:rsidR="00E403A1" w:rsidRPr="00043784">
        <w:rPr>
          <w:rFonts w:hint="cs"/>
          <w:rtl/>
        </w:rPr>
        <w:t xml:space="preserve"> </w:t>
      </w:r>
      <w:r w:rsidR="00E403A1" w:rsidRPr="007442BE">
        <w:rPr>
          <w:rStyle w:val="afff6"/>
          <w:rFonts w:hint="cs"/>
          <w:rtl/>
        </w:rPr>
        <w:t>לא אמרי פי תקרה יורד</w:t>
      </w:r>
      <w:r>
        <w:rPr>
          <w:rStyle w:val="afff6"/>
          <w:rFonts w:hint="cs"/>
          <w:rtl/>
        </w:rPr>
        <w:t xml:space="preserve"> וסותם</w:t>
      </w:r>
      <w:r w:rsidR="00E403A1" w:rsidRPr="007442BE">
        <w:rPr>
          <w:rStyle w:val="afff6"/>
          <w:rFonts w:hint="cs"/>
          <w:rtl/>
        </w:rPr>
        <w:t xml:space="preserve"> </w:t>
      </w:r>
    </w:p>
    <w:p w14:paraId="3F0941A9" w14:textId="45497F97" w:rsidR="00E403A1" w:rsidRPr="00043784" w:rsidRDefault="007442BE" w:rsidP="00E403A1">
      <w:pPr>
        <w:pStyle w:val="affd"/>
        <w:rPr>
          <w:rtl/>
        </w:rPr>
      </w:pPr>
      <w:r>
        <w:rPr>
          <w:rtl/>
        </w:rPr>
        <w:ptab w:relativeTo="margin" w:alignment="right" w:leader="none"/>
      </w:r>
      <w:r w:rsidR="00E403A1" w:rsidRPr="000C1CD3">
        <w:rPr>
          <w:rStyle w:val="af6"/>
          <w:rFonts w:hint="cs"/>
          <w:rtl/>
        </w:rPr>
        <w:t>ומודה אביי</w:t>
      </w:r>
      <w:r w:rsidR="00B97B18" w:rsidRPr="000C1CD3">
        <w:rPr>
          <w:rStyle w:val="af6"/>
          <w:rFonts w:hint="cs"/>
          <w:rtl/>
        </w:rPr>
        <w:t>:</w:t>
      </w:r>
      <w:r w:rsidR="00E403A1" w:rsidRPr="00043784">
        <w:rPr>
          <w:rFonts w:hint="cs"/>
          <w:rtl/>
        </w:rPr>
        <w:t xml:space="preserve"> בהפחית דופן אמצעית דהו</w:t>
      </w:r>
      <w:r w:rsidR="00E403A1" w:rsidRPr="00043784">
        <w:rPr>
          <w:rtl/>
        </w:rPr>
        <w:t>"</w:t>
      </w:r>
      <w:r w:rsidR="00E403A1" w:rsidRPr="00043784">
        <w:rPr>
          <w:rFonts w:hint="cs"/>
          <w:rtl/>
        </w:rPr>
        <w:t xml:space="preserve">ל </w:t>
      </w:r>
      <w:r w:rsidR="007B2E0C">
        <w:rPr>
          <w:rFonts w:hint="cs"/>
          <w:rtl/>
        </w:rPr>
        <w:t>כ</w:t>
      </w:r>
      <w:r w:rsidR="00E403A1" w:rsidRPr="00043784">
        <w:rPr>
          <w:rFonts w:hint="cs"/>
          <w:rtl/>
        </w:rPr>
        <w:t>מבוי מפולש.</w:t>
      </w:r>
    </w:p>
    <w:p w14:paraId="6128C762" w14:textId="77777777" w:rsidR="00E94CA0" w:rsidRPr="00C01657" w:rsidRDefault="00E94CA0" w:rsidP="009D377E">
      <w:pPr>
        <w:pStyle w:val="ad"/>
        <w:framePr w:wrap="around"/>
        <w:rPr>
          <w:rtl/>
        </w:rPr>
      </w:pPr>
      <w:bookmarkStart w:id="94" w:name="_Toc155720274"/>
      <w:r w:rsidRPr="00C01657">
        <w:rPr>
          <w:rFonts w:hint="cs"/>
          <w:rtl/>
        </w:rPr>
        <w:t>יט.</w:t>
      </w:r>
      <w:bookmarkEnd w:id="94"/>
    </w:p>
    <w:p w14:paraId="40D4DBD2" w14:textId="158455E7" w:rsidR="001B49CC" w:rsidRDefault="00685762" w:rsidP="001711C4">
      <w:pPr>
        <w:pStyle w:val="31"/>
        <w:framePr w:wrap="notBeside"/>
        <w:rPr>
          <w:rtl/>
        </w:rPr>
      </w:pPr>
      <w:r>
        <w:rPr>
          <w:rFonts w:hint="cs"/>
          <w:rtl/>
        </w:rPr>
        <w:t xml:space="preserve">אליבא דשמ</w:t>
      </w:r>
      <w:del w:id="9001" w:author="עריכה מהאתר" w:date="2026-10-06T13:29:24Z">
        <w:r>
          <w:rPr>
            <w:rFonts w:hint="cs"/>
            <w:rtl/>
          </w:rPr>
          <w:delText xml:space="preserve">ואל</w:delText>
        </w:r>
      </w:del>
      <w:ins w:id="9002" w:author="עריכה מהאתר" w:date="2026-10-06T13:29:24Z">
        <w:r>
          <w:rPr>
            <w:rFonts w:hint="cs"/>
            <w:rtl/>
          </w:rPr>
          <w:t xml:space="preserve">ואל#</w:t>
        </w:r>
      </w:ins>
      <w:r>
        <w:rPr>
          <w:rFonts w:hint="cs"/>
          <w:rtl/>
        </w:rPr>
        <w:t xml:space="preserve">:</w:t>
      </w:r>
    </w:p>
    <w:p w14:paraId="6BCBF54F" w14:textId="62FBF457" w:rsidR="00C234FF" w:rsidRPr="001B49CC" w:rsidRDefault="00685762" w:rsidP="00E403A1">
      <w:pPr>
        <w:widowControl w:val="0"/>
        <w:rPr>
          <w:b/>
          <w:bCs/>
          <w:rtl/>
        </w:rPr>
      </w:pPr>
      <w:r>
        <w:rPr>
          <w:rStyle w:val="af6"/>
          <w:rFonts w:hint="cs"/>
          <w:rtl/>
        </w:rPr>
        <w:t>נחלקו</w:t>
      </w:r>
      <w:r w:rsidR="00C234FF" w:rsidRPr="00685762">
        <w:rPr>
          <w:rStyle w:val="af6"/>
          <w:rFonts w:hint="cs"/>
          <w:rtl/>
        </w:rPr>
        <w:t xml:space="preserve"> </w:t>
      </w:r>
      <w:r>
        <w:rPr>
          <w:rStyle w:val="af6"/>
          <w:rFonts w:hint="cs"/>
          <w:rtl/>
        </w:rPr>
        <w:t xml:space="preserve">במחלוקתו עם </w:t>
      </w:r>
      <w:r w:rsidR="00C234FF" w:rsidRPr="00685762">
        <w:rPr>
          <w:rStyle w:val="af6"/>
          <w:rFonts w:hint="cs"/>
          <w:rtl/>
        </w:rPr>
        <w:t>רב</w:t>
      </w:r>
      <w:r>
        <w:rPr>
          <w:rStyle w:val="af6"/>
          <w:rFonts w:hint="cs"/>
          <w:rtl/>
        </w:rPr>
        <w:t>:</w:t>
      </w:r>
      <w:r w:rsidR="00C234FF">
        <w:rPr>
          <w:rFonts w:hint="cs"/>
          <w:rtl/>
        </w:rPr>
        <w:t xml:space="preserve"> </w:t>
      </w:r>
      <w:r w:rsidRPr="00685762">
        <w:rPr>
          <w:rStyle w:val="af6"/>
          <w:rtl/>
        </w:rPr>
        <w:t>◄</w:t>
      </w:r>
      <w:r>
        <w:rPr>
          <w:rFonts w:hint="cs"/>
          <w:rtl/>
        </w:rPr>
        <w:t xml:space="preserve">אם </w:t>
      </w:r>
      <w:r w:rsidR="004C74C3">
        <w:rPr>
          <w:rFonts w:hint="cs"/>
          <w:rtl/>
        </w:rPr>
        <w:t xml:space="preserve">מותר </w:t>
      </w:r>
      <w:r w:rsidR="004C74C3" w:rsidRPr="00685762">
        <w:rPr>
          <w:rStyle w:val="ac"/>
          <w:rFonts w:cs="PFT_Frank" w:hint="cs"/>
          <w:sz w:val="14"/>
          <w:rtl/>
        </w:rPr>
        <w:t>לטלטל באכסדרה בבקעה</w:t>
      </w:r>
      <w:r w:rsidR="004C74C3" w:rsidRPr="001B49CC">
        <w:rPr>
          <w:rFonts w:hint="cs"/>
          <w:b/>
          <w:bCs/>
          <w:rtl/>
        </w:rPr>
        <w:t xml:space="preserve"> </w:t>
      </w:r>
    </w:p>
    <w:p w14:paraId="03B4BDF2" w14:textId="70A20F96" w:rsidR="003316BE" w:rsidRPr="003316BE" w:rsidRDefault="00367416" w:rsidP="001711C4">
      <w:pPr>
        <w:pStyle w:val="31"/>
        <w:framePr w:wrap="notBeside"/>
        <w:rPr>
          <w:rtl/>
        </w:rPr>
      </w:pPr>
      <w:r>
        <w:rPr>
          <w:rFonts w:hint="cs"/>
          <w:rtl/>
        </w:rPr>
        <w:t xml:space="preserve">אליבא </w:t>
      </w:r>
      <w:del w:id="9001" w:author="הגהת סוכה" w:date="2026-09-27T12:23:34Z">
        <w:r>
          <w:rPr>
            <w:rFonts w:hint="cs"/>
            <w:rtl/>
          </w:rPr>
          <w:delText xml:space="preserve">ד</w:delText>
        </w:r>
      </w:del>
      <w:ins w:id="9002" w:author="הגהת סוכה" w:date="2026-09-27T12:23:34Z">
        <w:r>
          <w:rPr>
            <w:rFonts w:hint="cs"/>
            <w:rtl/>
          </w:rPr>
          <w:t xml:space="preserve">דרב</w:t>
        </w:r>
      </w:ins>
      <w:del w:id="9003" w:author="הגהת סוכה" w:date="2026-09-27T12:23:34Z">
        <w:r w:rsidR="00685762">
          <w:rPr>
            <w:rFonts w:hint="cs"/>
            <w:rtl/>
          </w:rPr>
          <w:delText xml:space="preserve">דב</w:delText>
        </w:r>
      </w:del>
      <w:r w:rsidR="003316BE">
        <w:rPr>
          <w:rFonts w:hint="cs"/>
          <w:rtl/>
        </w:rPr>
        <w:t>:</w:t>
      </w:r>
    </w:p>
    <w:p w14:paraId="6C79EA23" w14:textId="0185C91C" w:rsidR="00E403A1" w:rsidRPr="00685762" w:rsidRDefault="00E403A1" w:rsidP="00E403A1">
      <w:pPr>
        <w:widowControl w:val="0"/>
        <w:rPr>
          <w:spacing w:val="-2"/>
          <w:rtl/>
        </w:rPr>
      </w:pPr>
      <w:r w:rsidRPr="00685762">
        <w:rPr>
          <w:rFonts w:hint="cs"/>
          <w:spacing w:val="-2"/>
          <w:rtl/>
        </w:rPr>
        <w:t>דווקא שם דמחיצות לאכסדרא נעשו.</w:t>
      </w:r>
      <w:r w:rsidR="00685762" w:rsidRPr="00685762">
        <w:rPr>
          <w:rFonts w:hint="cs"/>
          <w:spacing w:val="-2"/>
          <w:rtl/>
        </w:rPr>
        <w:t xml:space="preserve"> </w:t>
      </w:r>
      <w:r w:rsidR="00685762" w:rsidRPr="00685762">
        <w:rPr>
          <w:rStyle w:val="af6"/>
          <w:spacing w:val="-2"/>
          <w:rtl/>
        </w:rPr>
        <w:t>◄</w:t>
      </w:r>
      <w:r w:rsidR="00685762" w:rsidRPr="00685762">
        <w:rPr>
          <w:rFonts w:hint="cs"/>
          <w:spacing w:val="-2"/>
          <w:rtl/>
        </w:rPr>
        <w:t>משא''כ בסוכה בחצר.</w:t>
      </w:r>
    </w:p>
    <w:p w14:paraId="33C10081" w14:textId="77777777" w:rsidR="003316BE" w:rsidRPr="003316BE" w:rsidRDefault="00E403A1" w:rsidP="001711C4">
      <w:pPr>
        <w:pStyle w:val="31"/>
        <w:framePr w:wrap="notBeside"/>
        <w:rPr>
          <w:rtl/>
        </w:rPr>
      </w:pPr>
      <w:r w:rsidRPr="003316BE">
        <w:rPr>
          <w:rFonts w:hint="cs"/>
          <w:rtl/>
        </w:rPr>
        <w:t>בסורא מתני</w:t>
      </w:r>
    </w:p>
    <w:p w14:paraId="65A2759B" w14:textId="14D454B4" w:rsidR="00E403A1" w:rsidRPr="00685762" w:rsidRDefault="00E403A1" w:rsidP="00685762">
      <w:pPr>
        <w:widowControl w:val="0"/>
        <w:rPr>
          <w:spacing w:val="-4"/>
          <w:rtl/>
        </w:rPr>
      </w:pPr>
      <w:r w:rsidRPr="00685762">
        <w:rPr>
          <w:rStyle w:val="ac"/>
          <w:rFonts w:cs="PFT_Frank" w:hint="cs"/>
          <w:spacing w:val="-4"/>
          <w:sz w:val="14"/>
          <w:rtl/>
        </w:rPr>
        <w:t>דחצר המוקפת אכסדרה</w:t>
      </w:r>
      <w:r w:rsidR="00685762" w:rsidRPr="00685762">
        <w:rPr>
          <w:rStyle w:val="ac"/>
          <w:rFonts w:cs="PFT_Frank" w:hint="cs"/>
          <w:spacing w:val="-4"/>
          <w:sz w:val="14"/>
          <w:rtl/>
        </w:rPr>
        <w:t xml:space="preserve"> </w:t>
      </w:r>
      <w:r w:rsidR="00685762" w:rsidRPr="00685762">
        <w:rPr>
          <w:rFonts w:hint="cs"/>
          <w:spacing w:val="-4"/>
          <w:rtl/>
        </w:rPr>
        <w:t xml:space="preserve">אין </w:t>
      </w:r>
      <w:r w:rsidRPr="00685762">
        <w:rPr>
          <w:rFonts w:hint="cs"/>
          <w:spacing w:val="-4"/>
          <w:rtl/>
        </w:rPr>
        <w:t>פי תקרה יורד וסותם</w:t>
      </w:r>
      <w:r w:rsidR="00685762">
        <w:rPr>
          <w:rFonts w:hint="cs"/>
          <w:spacing w:val="-4"/>
          <w:rtl/>
        </w:rPr>
        <w:t>-</w:t>
      </w:r>
      <w:r w:rsidRPr="00685762">
        <w:rPr>
          <w:rFonts w:hint="cs"/>
          <w:spacing w:val="-4"/>
          <w:rtl/>
        </w:rPr>
        <w:t xml:space="preserve"> </w:t>
      </w:r>
      <w:r w:rsidR="00685762" w:rsidRPr="00685762">
        <w:rPr>
          <w:rFonts w:hint="cs"/>
          <w:spacing w:val="-4"/>
          <w:rtl/>
        </w:rPr>
        <w:t>כשהשוו קירויו</w:t>
      </w:r>
    </w:p>
    <w:p w14:paraId="468BD414" w14:textId="254BED12" w:rsidR="003316BE" w:rsidRPr="003316BE" w:rsidRDefault="00E403A1" w:rsidP="001711C4">
      <w:pPr>
        <w:pStyle w:val="31"/>
        <w:framePr w:wrap="notBeside"/>
        <w:rPr>
          <w:rtl/>
        </w:rPr>
      </w:pPr>
      <w:r w:rsidRPr="003316BE">
        <w:rPr>
          <w:rFonts w:hint="cs"/>
          <w:rtl/>
        </w:rPr>
        <w:t>בפומבדיתא מתני</w:t>
      </w:r>
      <w:r w:rsidR="003316BE">
        <w:rPr>
          <w:rFonts w:hint="cs"/>
          <w:rtl/>
        </w:rPr>
        <w:t>:</w:t>
      </w:r>
    </w:p>
    <w:p w14:paraId="248699DF" w14:textId="1D94EF06" w:rsidR="00E403A1" w:rsidRPr="00043784" w:rsidRDefault="00E403A1" w:rsidP="00D04D02">
      <w:pPr>
        <w:pStyle w:val="affd"/>
        <w:rPr>
          <w:rtl/>
        </w:rPr>
      </w:pPr>
      <w:r w:rsidRPr="00043784">
        <w:rPr>
          <w:rFonts w:hint="cs"/>
          <w:rtl/>
        </w:rPr>
        <w:t xml:space="preserve">פלוגתת </w:t>
      </w:r>
      <w:r w:rsidRPr="000C1CD3">
        <w:rPr>
          <w:rStyle w:val="af6"/>
          <w:rFonts w:hint="cs"/>
          <w:rtl/>
        </w:rPr>
        <w:t xml:space="preserve">אביי ורבא: אי </w:t>
      </w:r>
      <w:r w:rsidRPr="00043784">
        <w:rPr>
          <w:rFonts w:hint="cs"/>
          <w:rtl/>
        </w:rPr>
        <w:t>אמרי' לבוד, ו</w:t>
      </w:r>
      <w:r w:rsidRPr="00F8723C">
        <w:rPr>
          <w:rStyle w:val="ac"/>
          <w:rFonts w:cs="PFT_Frank" w:hint="cs"/>
          <w:sz w:val="14"/>
          <w:rtl/>
        </w:rPr>
        <w:t>הלכתא</w:t>
      </w:r>
      <w:r w:rsidR="003316BE">
        <w:rPr>
          <w:rFonts w:hint="cs"/>
          <w:rtl/>
        </w:rPr>
        <w:t>-</w:t>
      </w:r>
      <w:r w:rsidR="00D04D02" w:rsidRPr="00043784">
        <w:rPr>
          <w:rtl/>
        </w:rPr>
        <w:tab/>
      </w:r>
      <w:r w:rsidRPr="00043784">
        <w:rPr>
          <w:rFonts w:hint="cs"/>
          <w:rtl/>
        </w:rPr>
        <w:t>כל"ק וכרבא.</w:t>
      </w:r>
    </w:p>
    <w:p w14:paraId="63325441" w14:textId="77777777" w:rsidR="003316BE" w:rsidRPr="003316BE" w:rsidRDefault="00E403A1" w:rsidP="001711C4">
      <w:pPr>
        <w:pStyle w:val="31"/>
        <w:framePr w:wrap="notBeside"/>
        <w:rPr>
          <w:rtl/>
        </w:rPr>
      </w:pPr>
      <w:r w:rsidRPr="003316BE">
        <w:rPr>
          <w:rFonts w:hint="cs"/>
          <w:rtl/>
        </w:rPr>
        <w:t>ר</w:t>
      </w:r>
      <w:r w:rsidRPr="003316BE">
        <w:rPr>
          <w:rtl/>
        </w:rPr>
        <w:t>"</w:t>
      </w:r>
      <w:r w:rsidRPr="003316BE">
        <w:rPr>
          <w:rFonts w:hint="cs"/>
          <w:rtl/>
        </w:rPr>
        <w:t>כ:</w:t>
      </w:r>
    </w:p>
    <w:p w14:paraId="5AC9BC54" w14:textId="170A0EDC" w:rsidR="00D04D02" w:rsidRPr="00043784" w:rsidRDefault="00E403A1" w:rsidP="00D04D02">
      <w:pPr>
        <w:widowControl w:val="0"/>
        <w:rPr>
          <w:rtl/>
        </w:rPr>
      </w:pPr>
      <w:r w:rsidRPr="00F8723C">
        <w:rPr>
          <w:rStyle w:val="ac"/>
          <w:rFonts w:cs="PFT_Frank" w:hint="cs"/>
          <w:sz w:val="14"/>
          <w:rtl/>
        </w:rPr>
        <w:t>ס</w:t>
      </w:r>
      <w:r w:rsidR="00D04D02" w:rsidRPr="00F8723C">
        <w:rPr>
          <w:rStyle w:val="ac"/>
          <w:rFonts w:cs="PFT_Frank" w:hint="cs"/>
          <w:sz w:val="14"/>
          <w:rtl/>
        </w:rPr>
        <w:t>י</w:t>
      </w:r>
      <w:r w:rsidRPr="00F8723C">
        <w:rPr>
          <w:rStyle w:val="ac"/>
          <w:rFonts w:cs="PFT_Frank" w:hint="cs"/>
          <w:sz w:val="14"/>
          <w:rtl/>
        </w:rPr>
        <w:t>כך ע</w:t>
      </w:r>
      <w:r w:rsidRPr="00F8723C">
        <w:rPr>
          <w:rStyle w:val="ac"/>
          <w:rFonts w:cs="PFT_Frank"/>
          <w:sz w:val="14"/>
          <w:rtl/>
        </w:rPr>
        <w:t>"</w:t>
      </w:r>
      <w:r w:rsidRPr="00F8723C">
        <w:rPr>
          <w:rStyle w:val="ac"/>
          <w:rFonts w:cs="PFT_Frank" w:hint="cs"/>
          <w:sz w:val="14"/>
          <w:rtl/>
        </w:rPr>
        <w:t>ג אכסדרה שאין לה פצימין</w:t>
      </w:r>
      <w:r w:rsidRPr="00043784">
        <w:rPr>
          <w:rFonts w:hint="cs"/>
          <w:rtl/>
        </w:rPr>
        <w:t>,</w:t>
      </w:r>
      <w:r w:rsidR="00D04D02" w:rsidRPr="00043784">
        <w:rPr>
          <w:rFonts w:hint="cs"/>
          <w:rtl/>
        </w:rPr>
        <w:t xml:space="preserve"> </w:t>
      </w:r>
      <w:r w:rsidR="007442BE" w:rsidRPr="007442BE">
        <w:rPr>
          <w:rStyle w:val="afff6"/>
          <w:rFonts w:hint="cs"/>
          <w:rtl/>
        </w:rPr>
        <w:t>שוה מבפנים</w:t>
      </w:r>
      <w:r w:rsidR="007442BE">
        <w:rPr>
          <w:rFonts w:hint="cs"/>
          <w:rtl/>
        </w:rPr>
        <w:t xml:space="preserve"> </w:t>
      </w:r>
      <w:r w:rsidR="00D04D02" w:rsidRPr="00043784">
        <w:rPr>
          <w:rFonts w:hint="cs"/>
          <w:rtl/>
        </w:rPr>
        <w:t>דנדון כלחי.</w:t>
      </w:r>
      <w:r w:rsidRPr="00043784">
        <w:rPr>
          <w:rFonts w:hint="cs"/>
          <w:rtl/>
        </w:rPr>
        <w:t xml:space="preserve"> </w:t>
      </w:r>
    </w:p>
    <w:p w14:paraId="084AC4D3" w14:textId="2D997832" w:rsidR="00E403A1" w:rsidRPr="00C01657" w:rsidRDefault="004D764D" w:rsidP="00E403A1">
      <w:pPr>
        <w:pStyle w:val="af1"/>
        <w:widowControl w:val="0"/>
        <w:rPr>
          <w:rStyle w:val="af4"/>
          <w:color w:val="auto"/>
          <w:rtl/>
        </w:rPr>
      </w:pPr>
      <w:bookmarkStart w:id="95" w:name="_Toc155720275"/>
      <w:r w:rsidRPr="004D764D">
        <w:rPr>
          <w:rStyle w:val="af6"/>
          <w:b w:val="0"/>
          <w:bCs w:val="0"/>
          <w:rtl/>
        </w:rPr>
        <w:t>◄</w:t>
      </w:r>
      <w:r w:rsidR="00E403A1" w:rsidRPr="00C01657">
        <w:rPr>
          <w:rFonts w:hint="cs"/>
          <w:rtl/>
        </w:rPr>
        <w:t>פסל היוצא מסוכה כסוכה</w:t>
      </w:r>
      <w:bookmarkEnd w:id="95"/>
      <w:r w:rsidR="00E403A1" w:rsidRPr="00C01657">
        <w:rPr>
          <w:rStyle w:val="ac"/>
          <w:rFonts w:hint="cs"/>
          <w:rtl/>
        </w:rPr>
        <w:t xml:space="preserve"> </w:t>
      </w:r>
    </w:p>
    <w:p w14:paraId="1DAB7D50" w14:textId="77777777" w:rsidR="003316BE" w:rsidRPr="003316BE" w:rsidRDefault="00E403A1" w:rsidP="001711C4">
      <w:pPr>
        <w:pStyle w:val="31"/>
        <w:framePr w:wrap="notBeside"/>
        <w:rPr>
          <w:rtl/>
        </w:rPr>
      </w:pPr>
      <w:r w:rsidRPr="003316BE">
        <w:rPr>
          <w:rFonts w:hint="cs"/>
          <w:rtl/>
        </w:rPr>
        <w:t>א.</w:t>
      </w:r>
    </w:p>
    <w:p w14:paraId="376D921E" w14:textId="5C386541" w:rsidR="00E403A1" w:rsidRPr="00043784" w:rsidRDefault="00E403A1" w:rsidP="00E403A1">
      <w:pPr>
        <w:widowControl w:val="0"/>
        <w:rPr>
          <w:rStyle w:val="af4"/>
          <w:color w:val="auto"/>
          <w:rtl/>
        </w:rPr>
      </w:pPr>
      <w:r w:rsidRPr="00043784">
        <w:rPr>
          <w:rFonts w:hint="cs"/>
          <w:rtl/>
        </w:rPr>
        <w:t xml:space="preserve">קנים היוצאים </w:t>
      </w:r>
      <w:r w:rsidRPr="00F8723C">
        <w:rPr>
          <w:rStyle w:val="ac"/>
          <w:rFonts w:cs="PFT_Frank" w:hint="cs"/>
          <w:sz w:val="14"/>
          <w:rtl/>
        </w:rPr>
        <w:t>לאחר</w:t>
      </w:r>
      <w:r w:rsidRPr="00043784">
        <w:rPr>
          <w:rFonts w:hint="cs"/>
          <w:rtl/>
        </w:rPr>
        <w:t xml:space="preserve"> סוכה</w:t>
      </w:r>
      <w:r w:rsidR="00D04D02" w:rsidRPr="00043784">
        <w:rPr>
          <w:rFonts w:hint="cs"/>
          <w:rtl/>
        </w:rPr>
        <w:t>,</w:t>
      </w:r>
      <w:r w:rsidRPr="00043784">
        <w:rPr>
          <w:rFonts w:hint="cs"/>
          <w:rtl/>
        </w:rPr>
        <w:t xml:space="preserve"> וביש ג' דפנות וצילתה מרובה כשרה, א</w:t>
      </w:r>
      <w:r w:rsidR="003E70D6">
        <w:rPr>
          <w:rFonts w:hint="cs"/>
          <w:rtl/>
        </w:rPr>
        <w:t>ף</w:t>
      </w:r>
      <w:r w:rsidRPr="00043784">
        <w:rPr>
          <w:rFonts w:hint="cs"/>
          <w:rtl/>
        </w:rPr>
        <w:t xml:space="preserve"> </w:t>
      </w:r>
      <w:r w:rsidR="003E70D6">
        <w:rPr>
          <w:rFonts w:hint="cs"/>
          <w:rtl/>
        </w:rPr>
        <w:t xml:space="preserve">שעשויה </w:t>
      </w:r>
      <w:r w:rsidRPr="00043784">
        <w:rPr>
          <w:rFonts w:hint="cs"/>
          <w:rtl/>
        </w:rPr>
        <w:t>לפנים,</w:t>
      </w:r>
      <w:r w:rsidRPr="00F8723C">
        <w:rPr>
          <w:rStyle w:val="ac"/>
          <w:rFonts w:cs="PFT_Frank" w:hint="cs"/>
          <w:sz w:val="14"/>
          <w:rtl/>
        </w:rPr>
        <w:t xml:space="preserve"> </w:t>
      </w:r>
    </w:p>
    <w:p w14:paraId="18F5F119" w14:textId="11301ACD" w:rsidR="003316BE" w:rsidRPr="003316BE" w:rsidRDefault="004D764D" w:rsidP="001711C4">
      <w:pPr>
        <w:pStyle w:val="31"/>
        <w:framePr w:wrap="notBeside"/>
        <w:rPr>
          <w:rtl/>
        </w:rPr>
      </w:pPr>
      <w:r>
        <w:rPr>
          <w:rFonts w:hint="cs"/>
          <w:rtl/>
        </w:rPr>
        <w:t xml:space="preserve">רבה ור''י: </w:t>
      </w:r>
      <w:r w:rsidR="00E403A1" w:rsidRPr="003316BE">
        <w:rPr>
          <w:rFonts w:hint="cs"/>
          <w:rtl/>
        </w:rPr>
        <w:t>ב.</w:t>
      </w:r>
    </w:p>
    <w:p w14:paraId="018B5CF9" w14:textId="0E5B9F44" w:rsidR="00E403A1" w:rsidRPr="00043784" w:rsidRDefault="00E403A1" w:rsidP="00E403A1">
      <w:pPr>
        <w:pStyle w:val="affd"/>
        <w:widowControl w:val="0"/>
        <w:rPr>
          <w:rStyle w:val="af4"/>
          <w:color w:val="auto"/>
          <w:rtl/>
        </w:rPr>
      </w:pPr>
      <w:r w:rsidRPr="00043784">
        <w:rPr>
          <w:rFonts w:hint="cs"/>
          <w:rtl/>
        </w:rPr>
        <w:t xml:space="preserve">בקנים היוצאים </w:t>
      </w:r>
      <w:r w:rsidRPr="00F8723C">
        <w:rPr>
          <w:rStyle w:val="ac"/>
          <w:rFonts w:cs="PFT_Frank" w:hint="cs"/>
          <w:sz w:val="14"/>
          <w:rtl/>
        </w:rPr>
        <w:t>לפנים</w:t>
      </w:r>
      <w:r w:rsidRPr="00043784">
        <w:rPr>
          <w:rFonts w:hint="cs"/>
          <w:rtl/>
        </w:rPr>
        <w:t xml:space="preserve"> ומשוכה דופן אחת עמם </w:t>
      </w:r>
      <w:r w:rsidR="003E70D6">
        <w:rPr>
          <w:rFonts w:hint="cs"/>
          <w:rtl/>
        </w:rPr>
        <w:t>אף</w:t>
      </w:r>
      <w:r w:rsidRPr="00043784">
        <w:rPr>
          <w:rFonts w:hint="cs"/>
          <w:rtl/>
        </w:rPr>
        <w:t xml:space="preserve"> דאין בה הכשר סוכה,</w:t>
      </w:r>
      <w:r w:rsidRPr="00F8723C">
        <w:rPr>
          <w:rStyle w:val="ac"/>
          <w:rFonts w:cs="PFT_Frank" w:hint="cs"/>
          <w:sz w:val="14"/>
          <w:rtl/>
        </w:rPr>
        <w:t xml:space="preserve"> </w:t>
      </w:r>
    </w:p>
    <w:p w14:paraId="4F5AC533" w14:textId="77777777" w:rsidR="003316BE" w:rsidRPr="003316BE" w:rsidRDefault="00E403A1" w:rsidP="001711C4">
      <w:pPr>
        <w:pStyle w:val="31"/>
        <w:framePr w:wrap="notBeside"/>
        <w:rPr>
          <w:rtl/>
        </w:rPr>
      </w:pPr>
      <w:r w:rsidRPr="003316BE">
        <w:rPr>
          <w:rFonts w:hint="cs"/>
          <w:rtl/>
        </w:rPr>
        <w:t>ג.</w:t>
      </w:r>
    </w:p>
    <w:p w14:paraId="5A7A684A" w14:textId="15B2F7E9" w:rsidR="00E403A1" w:rsidRPr="00043784" w:rsidRDefault="00E403A1" w:rsidP="00E403A1">
      <w:pPr>
        <w:pStyle w:val="affd"/>
        <w:widowControl w:val="0"/>
        <w:rPr>
          <w:rStyle w:val="af4"/>
          <w:color w:val="auto"/>
          <w:rtl/>
        </w:rPr>
      </w:pPr>
      <w:r w:rsidRPr="00043784">
        <w:rPr>
          <w:rFonts w:hint="cs"/>
          <w:rtl/>
        </w:rPr>
        <w:t xml:space="preserve">סוכה </w:t>
      </w:r>
      <w:r w:rsidRPr="00F8723C">
        <w:rPr>
          <w:rStyle w:val="ac"/>
          <w:rFonts w:cs="PFT_Frank" w:hint="cs"/>
          <w:sz w:val="14"/>
          <w:rtl/>
        </w:rPr>
        <w:t>שרובה</w:t>
      </w:r>
      <w:r w:rsidRPr="00043784">
        <w:rPr>
          <w:rFonts w:hint="cs"/>
          <w:rtl/>
        </w:rPr>
        <w:t xml:space="preserve"> צלתה מחמתה, </w:t>
      </w:r>
      <w:r w:rsidRPr="00F8723C">
        <w:rPr>
          <w:rStyle w:val="ac"/>
          <w:rFonts w:cs="PFT_Frank" w:hint="cs"/>
          <w:sz w:val="14"/>
          <w:rtl/>
        </w:rPr>
        <w:t xml:space="preserve">ומיעוטה </w:t>
      </w:r>
      <w:r w:rsidRPr="00043784">
        <w:rPr>
          <w:rFonts w:hint="cs"/>
          <w:rtl/>
        </w:rPr>
        <w:t>חמתה מרובה מצילתה קמ"ל דלא נפס</w:t>
      </w:r>
      <w:r w:rsidR="003E70D6">
        <w:rPr>
          <w:rFonts w:hint="cs"/>
          <w:rtl/>
        </w:rPr>
        <w:t>ל</w:t>
      </w:r>
      <w:r w:rsidRPr="00043784">
        <w:rPr>
          <w:rFonts w:hint="cs"/>
          <w:rtl/>
        </w:rPr>
        <w:t xml:space="preserve">ת, </w:t>
      </w:r>
      <w:r w:rsidRPr="00F8723C">
        <w:rPr>
          <w:rStyle w:val="ac"/>
          <w:rFonts w:cs="PFT_Frank" w:hint="cs"/>
          <w:sz w:val="14"/>
          <w:rtl/>
        </w:rPr>
        <w:t>ויוצא</w:t>
      </w:r>
      <w:r w:rsidRPr="00043784">
        <w:rPr>
          <w:rFonts w:hint="cs"/>
          <w:rtl/>
        </w:rPr>
        <w:t xml:space="preserve"> הינו מהכשר סוכה.</w:t>
      </w:r>
      <w:r w:rsidRPr="00F8723C">
        <w:rPr>
          <w:rStyle w:val="ac"/>
          <w:rFonts w:cs="PFT_Frank" w:hint="cs"/>
          <w:sz w:val="14"/>
          <w:rtl/>
        </w:rPr>
        <w:t xml:space="preserve"> </w:t>
      </w:r>
    </w:p>
    <w:p w14:paraId="7ADF21FA" w14:textId="77777777" w:rsidR="003316BE" w:rsidRPr="003316BE" w:rsidRDefault="00E403A1" w:rsidP="001711C4">
      <w:pPr>
        <w:pStyle w:val="31"/>
        <w:framePr w:wrap="notBeside"/>
        <w:rPr>
          <w:rtl/>
        </w:rPr>
      </w:pPr>
      <w:r w:rsidRPr="003316BE">
        <w:rPr>
          <w:rFonts w:hint="cs"/>
          <w:rtl/>
        </w:rPr>
        <w:t xml:space="preserve">ד. </w:t>
      </w:r>
    </w:p>
    <w:p w14:paraId="24FFC2B1" w14:textId="1202019B" w:rsidR="00E403A1" w:rsidRDefault="003E70D6" w:rsidP="003E70D6">
      <w:pPr>
        <w:pStyle w:val="affd"/>
        <w:spacing w:after="60"/>
        <w:rPr>
          <w:rtl/>
        </w:rPr>
      </w:pPr>
      <w:r>
        <w:rPr>
          <w:rStyle w:val="ac"/>
          <w:rFonts w:cs="PFT_Frank" w:hint="cs"/>
          <w:sz w:val="14"/>
          <w:rtl/>
        </w:rPr>
        <w:t>ס</w:t>
      </w:r>
      <w:r w:rsidR="00E403A1" w:rsidRPr="00F8723C">
        <w:rPr>
          <w:rStyle w:val="ac"/>
          <w:rFonts w:cs="PFT_Frank" w:hint="cs"/>
          <w:sz w:val="14"/>
          <w:rtl/>
        </w:rPr>
        <w:t>כך פסול</w:t>
      </w:r>
      <w:r w:rsidR="00E403A1" w:rsidRPr="00043784">
        <w:rPr>
          <w:rFonts w:hint="cs"/>
          <w:rtl/>
        </w:rPr>
        <w:t xml:space="preserve"> פחות מג</w:t>
      </w:r>
      <w:r w:rsidR="00E403A1" w:rsidRPr="00043784">
        <w:rPr>
          <w:rtl/>
        </w:rPr>
        <w:t>"</w:t>
      </w:r>
      <w:r w:rsidR="00E403A1" w:rsidRPr="00043784">
        <w:rPr>
          <w:rFonts w:hint="cs"/>
          <w:rtl/>
        </w:rPr>
        <w:t>ט בקטנה, ויוצא מתורת סוכה, אויר פחות מג</w:t>
      </w:r>
      <w:r w:rsidR="00663594" w:rsidRPr="00043784">
        <w:rPr>
          <w:rFonts w:hint="cs"/>
          <w:rtl/>
        </w:rPr>
        <w:t>' בקטנה לא פוס</w:t>
      </w:r>
      <w:r w:rsidR="00E403A1" w:rsidRPr="00043784">
        <w:rPr>
          <w:rFonts w:hint="cs"/>
          <w:rtl/>
        </w:rPr>
        <w:t>ל</w:t>
      </w:r>
      <w:r>
        <w:rPr>
          <w:rFonts w:hint="cs"/>
          <w:rtl/>
        </w:rPr>
        <w:t>,</w:t>
      </w:r>
      <w:r>
        <w:rPr>
          <w:rFonts w:hint="cs"/>
          <w:rtl/>
        </w:rPr>
        <w:t xml:space="preserve"> ואין ישנים תח</w:t>
      </w:r>
      <w:del w:id="9001" w:author="עריכה מהאתר" w:date="2026-10-06T12:30:33Z">
        <w:r>
          <w:rPr>
            <w:rFonts w:hint="cs"/>
            <w:rtl/>
          </w:rPr>
          <w:delText xml:space="preserve">תיו</w:delText>
        </w:r>
      </w:del>
      <w:ins w:id="9002" w:author="עריכה מהאתר" w:date="2026-10-06T12:30:33Z">
        <w:r>
          <w:rPr>
            <w:rFonts w:hint="cs"/>
            <w:rtl/>
          </w:rPr>
          <w:t xml:space="preserve">תיו, ובסכך פסול ישנים,</w:t>
        </w:r>
      </w:ins>
      <w:r>
        <w:rPr>
          <w:rFonts w:hint="cs"/>
          <w:rtl/>
        </w:rPr>
        <w:t xml:space="preserve">  כטיט הנירוק המצטרף למ' סאה ולא מהני לטבילה</w:t>
      </w:r>
      <w:r>
        <w:rPr>
          <w:rFonts w:hint="cs"/>
          <w:rtl/>
        </w:rPr>
        <w:t xml:space="preserve"> בפנ''ע</w:t>
      </w:r>
      <w:r w:rsidR="00E403A1" w:rsidRPr="00043784">
        <w:rPr>
          <w:rFonts w:hint="cs"/>
          <w:rtl/>
        </w:rPr>
        <w:t>.</w:t>
      </w:r>
    </w:p>
    <w:p w14:paraId="3032D734" w14:textId="2EF7F580" w:rsidR="003E70D6" w:rsidRPr="00043784" w:rsidRDefault="003E70D6" w:rsidP="003E70D6">
      <w:pPr>
        <w:pStyle w:val="af"/>
        <w:rPr>
          <w:rtl/>
        </w:rPr>
      </w:pPr>
      <w:r>
        <w:rPr>
          <w:rFonts w:hint="cs"/>
          <w:rtl/>
        </w:rPr>
        <w:t>***</w:t>
      </w:r>
    </w:p>
    <w:p w14:paraId="6950FACC" w14:textId="77777777" w:rsidR="00E403A1" w:rsidRPr="00C01657" w:rsidRDefault="00E403A1" w:rsidP="009D377E">
      <w:pPr>
        <w:pStyle w:val="ad"/>
        <w:framePr w:wrap="around"/>
        <w:rPr>
          <w:rStyle w:val="ae"/>
          <w:rtl/>
        </w:rPr>
      </w:pPr>
      <w:bookmarkStart w:id="96" w:name="_Toc155720276"/>
      <w:r w:rsidRPr="00C01657">
        <w:rPr>
          <w:rStyle w:val="ae"/>
          <w:rFonts w:hint="cs"/>
          <w:rtl/>
        </w:rPr>
        <w:t>יט:</w:t>
      </w:r>
      <w:bookmarkEnd w:id="96"/>
    </w:p>
    <w:p>
      <w:pPr>
        <w:pStyle w:val="MishnaBatzad"/>
        <w:rPr>
          <w:ins w:id="20209" w:author="קלוד" w:date="2026-10-06T10:10:33Z"/>
        </w:rPr>
      </w:pPr>
      <w:ins w:id="20208" w:author="קלוד" w:date="2026-10-06T10:10:33Z">
        <w:r>
          <w:t xml:space="preserve">משנה יא</w:t>
        </w:r>
      </w:ins>
    </w:p>
    <w:p w14:paraId="62B25374" w14:textId="77777777" w:rsidR="00E403A1" w:rsidRPr="00D805AE" w:rsidRDefault="00E403A1" w:rsidP="009D377E">
      <w:pPr>
        <w:pStyle w:val="afff"/>
        <w:rPr>
          <w:rStyle w:val="afffd"/>
          <w:rtl/>
        </w:rPr>
      </w:pPr>
      <w:bookmarkStart w:id="97" w:name="_Toc155720277"/>
      <w:r w:rsidRPr="00D805AE">
        <w:rPr>
          <w:rStyle w:val="afffd"/>
          <w:rFonts w:hint="cs"/>
          <w:rtl/>
        </w:rPr>
        <w:t>סוכה כצריף או סמכה לכותל,</w:t>
      </w:r>
      <w:bookmarkEnd w:id="97"/>
    </w:p>
    <w:p w14:paraId="6E3876D5" w14:textId="75D8C2AD" w:rsidR="00E403A1" w:rsidRPr="00C01657" w:rsidRDefault="004D764D" w:rsidP="009D377E">
      <w:pPr>
        <w:pStyle w:val="a3"/>
        <w:rPr>
          <w:rtl/>
        </w:rPr>
      </w:pPr>
      <w:r w:rsidRPr="0077703F">
        <w:rPr>
          <w:rtl/>
        </w:rPr>
        <w:t>◄</w:t>
      </w:r>
      <w:r w:rsidR="00E403A1" w:rsidRPr="00C01657">
        <w:rPr>
          <w:rStyle w:val="TanaimMishna"/>
          <w:rFonts w:hint="cs"/>
          <w:rtl/>
          <w:rPrChange w:id="20024" w:author="קלוד" w:date="2026-10-06T10:10:33Z">
            <w:rPr>
              <w:rStyle w:val="afff2"/>
              <w:rFonts w:hint="cs"/>
              <w:rtl/>
            </w:rPr>
          </w:rPrChange>
        </w:rPr>
        <w:t>ר</w:t>
      </w:r>
      <w:r w:rsidR="00E403A1" w:rsidRPr="00C01657">
        <w:rPr>
          <w:rStyle w:val="TanaimMishna"/>
          <w:rtl/>
          <w:rPrChange w:id="20025" w:author="קלוד" w:date="2026-10-06T10:10:33Z">
            <w:rPr>
              <w:rStyle w:val="afff2"/>
              <w:rtl/>
            </w:rPr>
          </w:rPrChange>
        </w:rPr>
        <w:t>"</w:t>
      </w:r>
      <w:r w:rsidR="00E403A1" w:rsidRPr="00C01657">
        <w:rPr>
          <w:rStyle w:val="TanaimMishna"/>
          <w:rFonts w:hint="cs"/>
          <w:rtl/>
          <w:rPrChange w:id="20026" w:author="קלוד" w:date="2026-10-06T10:10:33Z">
            <w:rPr>
              <w:rStyle w:val="afff2"/>
              <w:rFonts w:hint="cs"/>
              <w:rtl/>
            </w:rPr>
          </w:rPrChange>
        </w:rPr>
        <w:t>א:</w:t>
      </w:r>
      <w:r w:rsidR="00E403A1" w:rsidRPr="00C01657">
        <w:rPr>
          <w:rFonts w:hint="cs"/>
          <w:rtl/>
        </w:rPr>
        <w:t xml:space="preserve"> פוסל שאין לה גג, </w:t>
      </w:r>
      <w:r w:rsidR="00E403A1" w:rsidRPr="00C01657">
        <w:rPr>
          <w:rStyle w:val="TanaimMishna"/>
          <w:rFonts w:hint="cs"/>
          <w:rtl/>
          <w:rPrChange w:id="20027" w:author="קלוד" w:date="2026-10-06T10:10:33Z">
            <w:rPr>
              <w:rStyle w:val="afff2"/>
              <w:rFonts w:hint="cs"/>
              <w:rtl/>
            </w:rPr>
          </w:rPrChange>
        </w:rPr>
        <w:t xml:space="preserve">    וחכמים:</w:t>
      </w:r>
      <w:r w:rsidR="00E403A1" w:rsidRPr="00C01657">
        <w:rPr>
          <w:rFonts w:hint="cs"/>
          <w:rtl/>
        </w:rPr>
        <w:t xml:space="preserve"> מכשירין.</w:t>
      </w:r>
    </w:p>
    <w:p w14:paraId="2ABADBB0" w14:textId="7CDFA623" w:rsidR="003316BE" w:rsidRPr="003316BE" w:rsidRDefault="004D764D" w:rsidP="001711C4">
      <w:pPr>
        <w:pStyle w:val="31"/>
        <w:framePr w:wrap="notBeside"/>
        <w:rPr>
          <w:rtl/>
        </w:rPr>
      </w:pPr>
      <w:r w:rsidRPr="0077703F">
        <w:rPr>
          <w:rtl/>
        </w:rPr>
        <w:lastRenderedPageBreak/>
        <w:t>◄</w:t>
      </w:r>
      <w:r w:rsidR="00E403A1" w:rsidRPr="003316BE">
        <w:rPr>
          <w:rFonts w:hint="cs"/>
          <w:rtl/>
        </w:rPr>
        <w:t>מודה ר</w:t>
      </w:r>
      <w:r w:rsidR="00E403A1" w:rsidRPr="003316BE">
        <w:rPr>
          <w:rtl/>
        </w:rPr>
        <w:t>"</w:t>
      </w:r>
      <w:r w:rsidR="00E403A1" w:rsidRPr="003316BE">
        <w:rPr>
          <w:rFonts w:hint="cs"/>
          <w:rtl/>
        </w:rPr>
        <w:t>א</w:t>
      </w:r>
      <w:r>
        <w:rPr>
          <w:rFonts w:hint="cs"/>
          <w:rtl/>
        </w:rPr>
        <w:t>:</w:t>
      </w:r>
    </w:p>
    <w:p w14:paraId="6856300C" w14:textId="1E40C77F" w:rsidR="00E403A1" w:rsidRPr="00454065" w:rsidRDefault="00E403A1" w:rsidP="003316BE">
      <w:pPr>
        <w:pStyle w:val="affd"/>
        <w:rPr>
          <w:spacing w:val="-6"/>
          <w:rtl/>
        </w:rPr>
      </w:pPr>
      <w:r>
        <w:rPr>
          <w:rFonts w:hint="cs"/>
          <w:spacing w:val="-6"/>
          <w:rtl/>
        </w:rPr>
        <w:t xml:space="preserve">בהגביה או הפליגה מכותל טפח </w:t>
      </w:r>
      <w:del w:id="9001" w:author="עריכה מהאתר" w:date="2026-10-06T12:30:32Z">
        <w:r>
          <w:rPr>
            <w:rFonts w:hint="cs"/>
            <w:spacing w:val="-6"/>
            <w:rtl/>
          </w:rPr>
          <w:delText xml:space="preserve">ד</w:delText>
        </w:r>
      </w:del>
      <w:ins w:id="9002" w:author="עריכה מהאתר" w:date="2026-10-06T12:30:32Z">
        <w:r>
          <w:rPr>
            <w:rFonts w:hint="cs"/>
            <w:spacing w:val="-6"/>
            <w:rtl/>
          </w:rPr>
          <w:t xml:space="preserve">סוכה כצריף כשרה, ד</w:t>
        </w:r>
      </w:ins>
      <w:r>
        <w:rPr>
          <w:rFonts w:hint="cs"/>
          <w:spacing w:val="-6"/>
          <w:rtl/>
        </w:rPr>
        <w:t xml:space="preserve">כש</w:t>
      </w:r>
      <w:del w:id="9001" w:author="עריכה מהאתר" w:date="2026-10-06T12:30:31Z">
        <w:r>
          <w:rPr>
            <w:rFonts w:hint="cs"/>
            <w:spacing w:val="-6"/>
            <w:rtl/>
          </w:rPr>
          <w:delText xml:space="preserve">רה</w:delText>
        </w:r>
      </w:del>
      <w:ins w:id="9002" w:author="עריכה מהאתר" w:date="2026-10-06T12:30:31Z">
        <w:r>
          <w:rPr>
            <w:rFonts w:hint="cs"/>
            <w:spacing w:val="-6"/>
            <w:rtl/>
          </w:rPr>
          <w:t xml:space="preserve">רה ולחכמים </w:t>
        </w:r>
      </w:ins>
      <w:del w:id="9003" w:author="עריכה מהאתר" w:date="2026-10-06T12:30:31Z">
        <w:r>
          <w:rPr>
            <w:rFonts w:hint="cs"/>
            <w:spacing w:val="-6"/>
            <w:rtl/>
          </w:rPr>
          <w:delText xml:space="preserve"> </w:delText>
        </w:r>
      </w:del>
      <w:r w:rsidRPr="00454065">
        <w:rPr>
          <w:rFonts w:hint="cs"/>
          <w:spacing w:val="-6"/>
          <w:rtl/>
        </w:rPr>
        <w:t>דשיפועי אוהלים כאהלים</w:t>
      </w:r>
    </w:p>
    <w:p w14:paraId="2F20B913" w14:textId="77777777" w:rsidR="003316BE" w:rsidRPr="003316BE" w:rsidRDefault="00E403A1" w:rsidP="001711C4">
      <w:pPr>
        <w:pStyle w:val="31"/>
        <w:framePr w:wrap="notBeside"/>
        <w:rPr>
          <w:rtl/>
        </w:rPr>
      </w:pPr>
      <w:r w:rsidRPr="003316BE">
        <w:rPr>
          <w:rFonts w:hint="cs"/>
          <w:rtl/>
        </w:rPr>
        <w:t>רב יוסף</w:t>
      </w:r>
      <w:r w:rsidR="00D04D02" w:rsidRPr="003316BE">
        <w:rPr>
          <w:rFonts w:hint="cs"/>
          <w:rtl/>
        </w:rPr>
        <w:t>:</w:t>
      </w:r>
    </w:p>
    <w:p w14:paraId="4D7E281B" w14:textId="70F7D235" w:rsidR="00832E15" w:rsidRDefault="00E403A1" w:rsidP="00D04D02">
      <w:pPr>
        <w:pStyle w:val="affd"/>
        <w:rPr>
          <w:rStyle w:val="af6"/>
          <w:rtl/>
        </w:rPr>
      </w:pPr>
      <w:r w:rsidRPr="00043784">
        <w:rPr>
          <w:rFonts w:hint="cs"/>
          <w:rtl/>
        </w:rPr>
        <w:t xml:space="preserve">ישן בכילת חתנים בסוכה, </w:t>
      </w:r>
      <w:r w:rsidR="00663594" w:rsidRPr="000C1CD3">
        <w:rPr>
          <w:rStyle w:val="af6"/>
          <w:rFonts w:hint="cs"/>
          <w:rtl/>
        </w:rPr>
        <w:t>ומשנה ד</w:t>
      </w:r>
      <w:r w:rsidR="003E70D6">
        <w:rPr>
          <w:rStyle w:val="af6"/>
          <w:rFonts w:hint="cs"/>
          <w:rtl/>
        </w:rPr>
        <w:t xml:space="preserve">חכמים </w:t>
      </w:r>
      <w:r w:rsidR="00663594" w:rsidRPr="000C1CD3">
        <w:rPr>
          <w:rStyle w:val="af6"/>
          <w:rFonts w:hint="cs"/>
          <w:rtl/>
        </w:rPr>
        <w:t>מכשיר</w:t>
      </w:r>
      <w:r w:rsidR="003E70D6">
        <w:rPr>
          <w:rStyle w:val="af6"/>
          <w:rFonts w:hint="cs"/>
          <w:rtl/>
        </w:rPr>
        <w:t xml:space="preserve">ין- </w:t>
      </w:r>
      <w:r w:rsidR="00663594" w:rsidRPr="000C1CD3">
        <w:rPr>
          <w:rStyle w:val="af6"/>
          <w:rFonts w:hint="cs"/>
          <w:rtl/>
        </w:rPr>
        <w:t xml:space="preserve"> יחידאה</w:t>
      </w:r>
      <w:r w:rsidR="003E70D6">
        <w:rPr>
          <w:rStyle w:val="af6"/>
          <w:rFonts w:hint="cs"/>
          <w:rtl/>
        </w:rPr>
        <w:t xml:space="preserve"> היא</w:t>
      </w:r>
      <w:r w:rsidR="00450E27" w:rsidRPr="000C1CD3">
        <w:rPr>
          <w:rStyle w:val="af6"/>
          <w:rFonts w:hint="cs"/>
          <w:rtl/>
        </w:rPr>
        <w:t>,</w:t>
      </w:r>
    </w:p>
    <w:p w14:paraId="63C553BB" w14:textId="58C474C3" w:rsidR="003E70D6" w:rsidRPr="003E70D6" w:rsidRDefault="003E70D6" w:rsidP="003E70D6">
      <w:pPr>
        <w:pStyle w:val="af"/>
        <w:rPr>
          <w:rtl/>
        </w:rPr>
      </w:pPr>
      <w:r w:rsidRPr="003E70D6">
        <w:rPr>
          <w:rFonts w:hint="cs"/>
          <w:rtl/>
        </w:rPr>
        <w:t>***</w:t>
      </w:r>
    </w:p>
    <w:p w14:paraId="1F43630F" w14:textId="0D7BC868" w:rsidR="00E403A1" w:rsidRPr="004A2A7B" w:rsidRDefault="00E403A1" w:rsidP="009D377E">
      <w:pPr>
        <w:pStyle w:val="afff"/>
        <w:rPr>
          <w:rtl/>
        </w:rPr>
      </w:pPr>
      <w:bookmarkStart w:id="98" w:name="_Toc155720278"/>
      <w:r w:rsidRPr="00D805AE">
        <w:rPr>
          <w:rStyle w:val="afffd"/>
          <w:rFonts w:hint="cs"/>
          <w:rtl/>
        </w:rPr>
        <w:t>מחצלת קנים גדולה</w:t>
      </w:r>
      <w:r w:rsidR="003316BE" w:rsidRPr="00D805AE">
        <w:rPr>
          <w:rStyle w:val="afffd"/>
          <w:rFonts w:hint="cs"/>
          <w:rtl/>
        </w:rPr>
        <w:t>:</w:t>
      </w:r>
      <w:r w:rsidR="004D764D" w:rsidRPr="004D764D">
        <w:rPr>
          <w:rStyle w:val="TanaimMishna"/>
          <w:rtl/>
          <w:rPrChange w:id="20028" w:author="קלוד" w:date="2026-10-06T10:10:33Z">
            <w:rPr>
              <w:rStyle w:val="af6"/>
              <w:rtl/>
            </w:rPr>
          </w:rPrChange>
        </w:rPr>
        <w:t>◄</w:t>
      </w:r>
      <w:r w:rsidR="004D764D">
        <w:rPr>
          <w:rStyle w:val="TanaimMishna"/>
          <w:rFonts w:hint="cs"/>
          <w:rtl/>
          <w:rPrChange w:id="20029" w:author="קלוד" w:date="2026-10-06T10:10:33Z">
            <w:rPr>
              <w:rStyle w:val="af6"/>
              <w:rFonts w:hint="cs"/>
              <w:rtl/>
            </w:rPr>
          </w:rPrChange>
        </w:rPr>
        <w:t xml:space="preserve"> </w:t>
      </w:r>
      <w:r w:rsidRPr="004A2A7B">
        <w:rPr>
          <w:rFonts w:hint="cs"/>
          <w:rtl/>
        </w:rPr>
        <w:t>לשכיבה</w:t>
      </w:r>
      <w:r w:rsidR="003316BE" w:rsidRPr="004A2A7B">
        <w:rPr>
          <w:rFonts w:hint="cs"/>
          <w:rtl/>
        </w:rPr>
        <w:t>:</w:t>
      </w:r>
      <w:r w:rsidRPr="004A2A7B">
        <w:rPr>
          <w:rFonts w:hint="cs"/>
          <w:rtl/>
        </w:rPr>
        <w:t xml:space="preserve"> מקבלת טומאה</w:t>
      </w:r>
      <w:bookmarkEnd w:id="98"/>
      <w:r w:rsidRPr="004D764D">
        <w:rPr>
          <w:rStyle w:val="HesberMishna"/>
          <w:rFonts w:hint="cs"/>
          <w:rtl/>
          <w:rPrChange w:id="20030" w:author="קלוד" w:date="2026-10-06T10:10:33Z">
            <w:rPr>
              <w:rStyle w:val="afff6"/>
              <w:rFonts w:hint="cs"/>
              <w:rtl/>
            </w:rPr>
          </w:rPrChange>
        </w:rPr>
        <w:t xml:space="preserve"> </w:t>
      </w:r>
      <w:r w:rsidR="004D764D" w:rsidRPr="004D764D">
        <w:rPr>
          <w:rStyle w:val="HesberMishna"/>
          <w:rFonts w:hint="cs"/>
          <w:spacing w:val="0"/>
          <w:rtl/>
          <w:rPrChange w:id="20031" w:author="קלוד" w:date="2026-10-06T10:10:33Z">
            <w:rPr>
              <w:rStyle w:val="afff6"/>
              <w:rFonts w:hint="cs"/>
              <w:spacing w:val="0"/>
              <w:rtl/>
            </w:rPr>
          </w:rPrChange>
        </w:rPr>
        <w:t>ואין מסככין בה</w:t>
      </w:r>
    </w:p>
    <w:p w14:paraId="773C0485" w14:textId="7BE14F91" w:rsidR="00E403A1" w:rsidRPr="004A2A7B" w:rsidRDefault="003316BE" w:rsidP="009D377E">
      <w:pPr>
        <w:pStyle w:val="a3"/>
        <w:rPr>
          <w:rtl/>
        </w:rPr>
      </w:pPr>
      <w:r w:rsidRPr="004A2A7B">
        <w:rPr>
          <w:rFonts w:hint="cs"/>
          <w:rtl/>
        </w:rPr>
        <w:t xml:space="preserve"> </w:t>
      </w:r>
      <w:r w:rsidRPr="004A2A7B">
        <w:rPr>
          <w:rtl/>
        </w:rPr>
        <w:tab/>
      </w:r>
      <w:r w:rsidRPr="004A2A7B">
        <w:rPr>
          <w:rtl/>
        </w:rPr>
        <w:tab/>
      </w:r>
      <w:r w:rsidRPr="004A2A7B">
        <w:rPr>
          <w:rtl/>
        </w:rPr>
        <w:tab/>
      </w:r>
      <w:r w:rsidRPr="004A2A7B">
        <w:rPr>
          <w:rtl/>
        </w:rPr>
        <w:tab/>
      </w:r>
      <w:r w:rsidRPr="004A2A7B">
        <w:rPr>
          <w:rtl/>
        </w:rPr>
        <w:tab/>
      </w:r>
      <w:r w:rsidRPr="004A2A7B">
        <w:rPr>
          <w:rtl/>
        </w:rPr>
        <w:tab/>
      </w:r>
      <w:r w:rsidRPr="004A2A7B">
        <w:rPr>
          <w:rtl/>
        </w:rPr>
        <w:tab/>
      </w:r>
      <w:r w:rsidR="004D764D">
        <w:rPr>
          <w:rFonts w:hint="cs"/>
          <w:rtl/>
        </w:rPr>
        <w:t xml:space="preserve">   </w:t>
      </w:r>
      <w:r w:rsidR="00E403A1" w:rsidRPr="004A2A7B">
        <w:rPr>
          <w:rFonts w:hint="cs"/>
          <w:rtl/>
        </w:rPr>
        <w:t>לסיכוך</w:t>
      </w:r>
      <w:r w:rsidRPr="004A2A7B">
        <w:rPr>
          <w:rFonts w:hint="cs"/>
          <w:rtl/>
        </w:rPr>
        <w:t>:</w:t>
      </w:r>
      <w:r w:rsidR="00E403A1" w:rsidRPr="004A2A7B">
        <w:rPr>
          <w:rFonts w:hint="cs"/>
          <w:rtl/>
        </w:rPr>
        <w:t xml:space="preserve"> לא מקבלת טומאה, </w:t>
      </w:r>
    </w:p>
    <w:p w14:paraId="54866CDC" w14:textId="34A65CB8" w:rsidR="00E403A1" w:rsidRPr="004A2A7B" w:rsidRDefault="00E403A1" w:rsidP="009D377E">
      <w:pPr>
        <w:pStyle w:val="a3"/>
        <w:rPr>
          <w:rtl/>
        </w:rPr>
      </w:pPr>
      <w:r w:rsidRPr="004A2A7B">
        <w:rPr>
          <w:rStyle w:val="TanaimMishna"/>
          <w:rFonts w:hint="cs"/>
          <w:rtl/>
          <w:rPrChange w:id="20032" w:author="קלוד" w:date="2026-10-06T10:10:33Z">
            <w:rPr>
              <w:rStyle w:val="afff2"/>
              <w:rFonts w:hint="cs"/>
              <w:rtl/>
            </w:rPr>
          </w:rPrChange>
        </w:rPr>
        <w:t>לר</w:t>
      </w:r>
      <w:r w:rsidRPr="004A2A7B">
        <w:rPr>
          <w:rStyle w:val="TanaimMishna"/>
          <w:rtl/>
          <w:rPrChange w:id="20033" w:author="קלוד" w:date="2026-10-06T10:10:33Z">
            <w:rPr>
              <w:rStyle w:val="afff2"/>
              <w:rtl/>
            </w:rPr>
          </w:rPrChange>
        </w:rPr>
        <w:t>"</w:t>
      </w:r>
      <w:r w:rsidRPr="004A2A7B">
        <w:rPr>
          <w:rStyle w:val="TanaimMishna"/>
          <w:rFonts w:hint="cs"/>
          <w:rtl/>
          <w:rPrChange w:id="20034" w:author="קלוד" w:date="2026-10-06T10:10:33Z">
            <w:rPr>
              <w:rStyle w:val="afff2"/>
              <w:rFonts w:hint="cs"/>
              <w:rtl/>
            </w:rPr>
          </w:rPrChange>
        </w:rPr>
        <w:t>א:</w:t>
      </w:r>
      <w:r w:rsidRPr="004A2A7B">
        <w:rPr>
          <w:rFonts w:hint="cs"/>
          <w:rtl/>
        </w:rPr>
        <w:t xml:space="preserve"> קטנה וגדולה לשכיבה</w:t>
      </w:r>
      <w:r w:rsidR="003316BE" w:rsidRPr="004A2A7B">
        <w:rPr>
          <w:rFonts w:hint="cs"/>
          <w:rtl/>
        </w:rPr>
        <w:t>:</w:t>
      </w:r>
      <w:r w:rsidRPr="004A2A7B">
        <w:rPr>
          <w:rFonts w:hint="cs"/>
          <w:rtl/>
        </w:rPr>
        <w:t xml:space="preserve"> </w:t>
      </w:r>
      <w:r w:rsidR="003316BE" w:rsidRPr="004A2A7B">
        <w:rPr>
          <w:rtl/>
        </w:rPr>
        <w:tab/>
      </w:r>
      <w:r w:rsidRPr="004A2A7B">
        <w:rPr>
          <w:rFonts w:hint="cs"/>
          <w:rtl/>
        </w:rPr>
        <w:t xml:space="preserve">מקבלת טומאה, </w:t>
      </w:r>
    </w:p>
    <w:p w14:paraId="440B0837" w14:textId="12585CB4" w:rsidR="00E403A1" w:rsidRPr="004A2A7B" w:rsidRDefault="00D04D02" w:rsidP="009D377E">
      <w:pPr>
        <w:pStyle w:val="a3"/>
        <w:rPr>
          <w:rStyle w:val="af4"/>
          <w:color w:val="auto"/>
          <w:rtl/>
        </w:rPr>
      </w:pPr>
      <w:r w:rsidRPr="004A2A7B">
        <w:rPr>
          <w:rFonts w:hint="cs"/>
          <w:rtl/>
        </w:rPr>
        <w:t xml:space="preserve"> </w:t>
      </w:r>
      <w:r w:rsidRPr="004A2A7B">
        <w:rPr>
          <w:rFonts w:hint="cs"/>
          <w:rtl/>
        </w:rPr>
        <w:tab/>
        <w:t xml:space="preserve">  </w:t>
      </w:r>
      <w:r w:rsidR="003316BE" w:rsidRPr="004A2A7B">
        <w:rPr>
          <w:rtl/>
        </w:rPr>
        <w:tab/>
      </w:r>
      <w:r w:rsidR="003316BE" w:rsidRPr="004A2A7B">
        <w:rPr>
          <w:rtl/>
        </w:rPr>
        <w:tab/>
      </w:r>
      <w:r w:rsidR="003316BE" w:rsidRPr="004A2A7B">
        <w:rPr>
          <w:rtl/>
        </w:rPr>
        <w:tab/>
      </w:r>
      <w:r w:rsidR="003316BE" w:rsidRPr="004A2A7B">
        <w:rPr>
          <w:rtl/>
        </w:rPr>
        <w:tab/>
      </w:r>
      <w:r w:rsidR="003316BE" w:rsidRPr="004A2A7B">
        <w:rPr>
          <w:rtl/>
        </w:rPr>
        <w:tab/>
      </w:r>
      <w:r w:rsidR="003316BE" w:rsidRPr="004A2A7B">
        <w:rPr>
          <w:rFonts w:hint="cs"/>
          <w:rtl/>
        </w:rPr>
        <w:t xml:space="preserve">   </w:t>
      </w:r>
      <w:r w:rsidR="00E403A1" w:rsidRPr="004A2A7B">
        <w:rPr>
          <w:rFonts w:hint="cs"/>
          <w:rtl/>
        </w:rPr>
        <w:t>לסיכוך</w:t>
      </w:r>
      <w:r w:rsidR="003316BE" w:rsidRPr="004A2A7B">
        <w:rPr>
          <w:rFonts w:hint="cs"/>
          <w:rtl/>
        </w:rPr>
        <w:t>:</w:t>
      </w:r>
      <w:r w:rsidR="00E403A1" w:rsidRPr="004A2A7B">
        <w:rPr>
          <w:rFonts w:hint="cs"/>
          <w:rtl/>
        </w:rPr>
        <w:t xml:space="preserve"> </w:t>
      </w:r>
      <w:r w:rsidR="003316BE" w:rsidRPr="004A2A7B">
        <w:rPr>
          <w:rtl/>
        </w:rPr>
        <w:tab/>
      </w:r>
      <w:r w:rsidR="00E403A1" w:rsidRPr="004A2A7B">
        <w:rPr>
          <w:rFonts w:hint="cs"/>
          <w:rtl/>
        </w:rPr>
        <w:t>אינה מקבלת טומאה.</w:t>
      </w:r>
    </w:p>
    <w:p w14:paraId="3BF72F3C" w14:textId="3054A45B" w:rsidR="003316BE" w:rsidRPr="003316BE" w:rsidRDefault="004D764D" w:rsidP="001711C4">
      <w:pPr>
        <w:pStyle w:val="31"/>
        <w:framePr w:wrap="notBeside"/>
        <w:rPr>
          <w:rtl/>
        </w:rPr>
      </w:pPr>
      <w:r w:rsidRPr="0077703F">
        <w:rPr>
          <w:rtl/>
        </w:rPr>
        <w:t>◄</w:t>
      </w:r>
      <w:r w:rsidR="00E403A1" w:rsidRPr="003316BE">
        <w:rPr>
          <w:rFonts w:hint="cs"/>
          <w:rtl/>
        </w:rPr>
        <w:t>א.</w:t>
      </w:r>
      <w:r w:rsidR="004B139A">
        <w:rPr>
          <w:rFonts w:hint="cs"/>
          <w:rtl/>
        </w:rPr>
        <w:t>רבא</w:t>
      </w:r>
    </w:p>
    <w:p w14:paraId="199F739C" w14:textId="77777777" w:rsidR="004B139A" w:rsidRDefault="00E403A1" w:rsidP="004B139A">
      <w:pPr>
        <w:rPr>
          <w:rFonts w:cs="PFT_Frank"/>
          <w:b/>
          <w:bCs/>
          <w:sz w:val="14"/>
          <w:szCs w:val="14"/>
          <w:rtl/>
        </w:rPr>
      </w:pPr>
      <w:r w:rsidRPr="004B139A">
        <w:rPr>
          <w:rFonts w:cs="PFT_Frank" w:hint="cs"/>
          <w:b/>
          <w:bCs/>
          <w:spacing w:val="-6"/>
          <w:szCs w:val="14"/>
          <w:rtl/>
        </w:rPr>
        <w:t>בגדולה</w:t>
      </w:r>
      <w:r w:rsidRPr="004B139A">
        <w:rPr>
          <w:rFonts w:hint="cs"/>
          <w:spacing w:val="-6"/>
          <w:rtl/>
        </w:rPr>
        <w:t xml:space="preserve"> </w:t>
      </w:r>
      <w:r w:rsidRPr="004B139A">
        <w:rPr>
          <w:rStyle w:val="af6"/>
          <w:rFonts w:hint="cs"/>
          <w:spacing w:val="-6"/>
          <w:rtl/>
        </w:rPr>
        <w:t>לכו</w:t>
      </w:r>
      <w:r w:rsidRPr="004B139A">
        <w:rPr>
          <w:rStyle w:val="af6"/>
          <w:spacing w:val="-6"/>
          <w:rtl/>
        </w:rPr>
        <w:t>"</w:t>
      </w:r>
      <w:r w:rsidRPr="004B139A">
        <w:rPr>
          <w:rStyle w:val="af6"/>
          <w:rFonts w:hint="cs"/>
          <w:spacing w:val="-6"/>
          <w:rtl/>
        </w:rPr>
        <w:t>ע</w:t>
      </w:r>
      <w:r w:rsidR="003316BE" w:rsidRPr="004B139A">
        <w:rPr>
          <w:rStyle w:val="af6"/>
          <w:rFonts w:hint="cs"/>
          <w:spacing w:val="-6"/>
          <w:rtl/>
        </w:rPr>
        <w:t>:</w:t>
      </w:r>
      <w:r w:rsidRPr="004B139A">
        <w:rPr>
          <w:rFonts w:hint="cs"/>
          <w:spacing w:val="-6"/>
          <w:rtl/>
        </w:rPr>
        <w:t xml:space="preserve"> </w:t>
      </w:r>
      <w:r w:rsidR="004B139A" w:rsidRPr="004B139A">
        <w:rPr>
          <w:rFonts w:hint="cs"/>
          <w:spacing w:val="-6"/>
          <w:rtl/>
        </w:rPr>
        <w:t>ב</w:t>
      </w:r>
      <w:r w:rsidRPr="004B139A">
        <w:rPr>
          <w:rFonts w:hint="cs"/>
          <w:spacing w:val="-6"/>
          <w:rtl/>
        </w:rPr>
        <w:t>סת</w:t>
      </w:r>
      <w:r w:rsidR="004B139A" w:rsidRPr="004B139A">
        <w:rPr>
          <w:rFonts w:hint="cs"/>
          <w:spacing w:val="-6"/>
          <w:rtl/>
        </w:rPr>
        <w:t>ם</w:t>
      </w:r>
      <w:r w:rsidRPr="004B139A">
        <w:rPr>
          <w:rFonts w:hint="cs"/>
          <w:spacing w:val="-6"/>
          <w:rtl/>
        </w:rPr>
        <w:t xml:space="preserve"> לסיכוך </w:t>
      </w:r>
      <w:r w:rsidRPr="004B139A">
        <w:rPr>
          <w:rFonts w:cs="PFT_Frank" w:hint="cs"/>
          <w:b/>
          <w:bCs/>
          <w:spacing w:val="-6"/>
          <w:szCs w:val="14"/>
          <w:rtl/>
        </w:rPr>
        <w:t>בקטנה</w:t>
      </w:r>
      <w:r w:rsidRPr="004B139A">
        <w:rPr>
          <w:rFonts w:hint="cs"/>
          <w:spacing w:val="-6"/>
          <w:rtl/>
        </w:rPr>
        <w:t xml:space="preserve"> </w:t>
      </w:r>
      <w:del w:id="9038" w:author="הגהת סוכה" w:date="2026-09-27T12:23:34Z">
        <w:r w:rsidRPr="004B139A">
          <w:rPr>
            <w:rStyle w:val="af6"/>
            <w:rFonts w:hint="cs"/>
            <w:spacing w:val="-6"/>
            <w:rtl/>
          </w:rPr>
          <w:delText xml:space="preserve">לת'ק</w:delText>
        </w:r>
      </w:del>
      <w:ins w:id="9039" w:author="הגהת סוכה" w:date="2026-09-27T12:23:34Z">
        <w:r w:rsidRPr="004B139A">
          <w:rPr>
            <w:rStyle w:val="af6"/>
            <w:rFonts w:hint="cs"/>
            <w:spacing w:val="-6"/>
            <w:rtl/>
          </w:rPr>
          <w:t xml:space="preserve">לת"ק</w:t>
        </w:r>
      </w:ins>
      <w:r w:rsidRPr="004B139A">
        <w:rPr>
          <w:rStyle w:val="af6"/>
          <w:rFonts w:hint="cs"/>
          <w:spacing w:val="-6"/>
          <w:rtl/>
        </w:rPr>
        <w:t xml:space="preserve">:</w:t>
      </w:r>
      <w:r w:rsidRPr="004B139A">
        <w:rPr>
          <w:rFonts w:hint="cs"/>
          <w:spacing w:val="-6"/>
          <w:rtl/>
        </w:rPr>
        <w:t xml:space="preserve"> לשכיבה </w:t>
      </w:r>
      <w:r w:rsidRPr="004B139A">
        <w:rPr>
          <w:rStyle w:val="af6"/>
          <w:rFonts w:hint="cs"/>
          <w:spacing w:val="-6"/>
          <w:rtl/>
        </w:rPr>
        <w:t>לר</w:t>
      </w:r>
      <w:r w:rsidRPr="004B139A">
        <w:rPr>
          <w:rStyle w:val="af6"/>
          <w:spacing w:val="-6"/>
          <w:rtl/>
        </w:rPr>
        <w:t>"</w:t>
      </w:r>
      <w:r w:rsidRPr="004B139A">
        <w:rPr>
          <w:rStyle w:val="af6"/>
          <w:rFonts w:hint="cs"/>
          <w:spacing w:val="-6"/>
          <w:rtl/>
        </w:rPr>
        <w:t>א:</w:t>
      </w:r>
      <w:r w:rsidR="0062500A" w:rsidRPr="004B139A">
        <w:rPr>
          <w:rFonts w:hint="cs"/>
          <w:spacing w:val="-6"/>
          <w:rtl/>
        </w:rPr>
        <w:t xml:space="preserve"> </w:t>
      </w:r>
      <w:r w:rsidR="004B139A" w:rsidRPr="004B139A">
        <w:rPr>
          <w:rFonts w:hint="cs"/>
          <w:spacing w:val="-6"/>
          <w:rtl/>
        </w:rPr>
        <w:t>בסתם</w:t>
      </w:r>
      <w:r w:rsidR="0062500A" w:rsidRPr="004B139A">
        <w:rPr>
          <w:rFonts w:hint="cs"/>
          <w:spacing w:val="-6"/>
          <w:rtl/>
        </w:rPr>
        <w:t xml:space="preserve"> לסיכוך</w:t>
      </w:r>
      <w:r w:rsidR="001D1084" w:rsidRPr="004B139A">
        <w:rPr>
          <w:rFonts w:hint="cs"/>
          <w:spacing w:val="-6"/>
          <w:rtl/>
        </w:rPr>
        <w:t>,</w:t>
      </w:r>
      <w:r w:rsidR="001D1084">
        <w:rPr>
          <w:rFonts w:cs="PFT_Frank" w:hint="cs"/>
          <w:b/>
          <w:bCs/>
          <w:sz w:val="14"/>
          <w:szCs w:val="14"/>
          <w:rtl/>
        </w:rPr>
        <w:t xml:space="preserve"> </w:t>
      </w:r>
    </w:p>
    <w:p w14:paraId="7EA36973" w14:textId="77777777" w:rsidR="004B139A" w:rsidRPr="004B139A" w:rsidRDefault="00E403A1" w:rsidP="001711C4">
      <w:pPr>
        <w:pStyle w:val="31"/>
        <w:framePr w:wrap="notBeside"/>
        <w:rPr>
          <w:rtl/>
        </w:rPr>
      </w:pPr>
      <w:r w:rsidRPr="004B139A">
        <w:rPr>
          <w:rFonts w:hint="cs"/>
          <w:rtl/>
        </w:rPr>
        <w:t xml:space="preserve">וקשה </w:t>
      </w:r>
    </w:p>
    <w:p w14:paraId="54CEA97A" w14:textId="033EB286" w:rsidR="00E403A1" w:rsidRDefault="00E403A1" w:rsidP="004B139A">
      <w:pPr>
        <w:rPr>
          <w:rStyle w:val="afff6"/>
          <w:rtl/>
        </w:rPr>
      </w:pPr>
      <w:r w:rsidRPr="00043784">
        <w:rPr>
          <w:rFonts w:hint="cs"/>
          <w:rtl/>
        </w:rPr>
        <w:t>דא</w:t>
      </w:r>
      <w:r w:rsidRPr="00043784">
        <w:rPr>
          <w:rtl/>
        </w:rPr>
        <w:t>"</w:t>
      </w:r>
      <w:r w:rsidR="004B139A">
        <w:rPr>
          <w:rFonts w:hint="cs"/>
          <w:rtl/>
        </w:rPr>
        <w:t>כ</w:t>
      </w:r>
      <w:r w:rsidRPr="00043784">
        <w:rPr>
          <w:rFonts w:hint="cs"/>
          <w:rtl/>
        </w:rPr>
        <w:t xml:space="preserve"> גדולה וקטנה מיבעי,</w:t>
      </w:r>
      <w:r w:rsidRPr="00F8723C">
        <w:rPr>
          <w:rStyle w:val="ac"/>
          <w:rFonts w:cs="PFT_Frank" w:hint="cs"/>
          <w:sz w:val="14"/>
          <w:rtl/>
        </w:rPr>
        <w:t xml:space="preserve"> </w:t>
      </w:r>
      <w:r w:rsidR="004B139A" w:rsidRPr="004B139A">
        <w:rPr>
          <w:rStyle w:val="afff6"/>
          <w:rFonts w:hint="cs"/>
          <w:rtl/>
        </w:rPr>
        <w:t>[וגם מהברייתא]</w:t>
      </w:r>
    </w:p>
    <w:p w14:paraId="7E8B2986" w14:textId="41166238" w:rsidR="004B139A" w:rsidRPr="004B139A" w:rsidRDefault="004B139A" w:rsidP="009D377E">
      <w:pPr>
        <w:pStyle w:val="ad"/>
        <w:framePr w:wrap="around"/>
        <w:rPr>
          <w:rtl/>
        </w:rPr>
      </w:pPr>
      <w:r w:rsidRPr="004B139A">
        <w:rPr>
          <w:rFonts w:hint="cs"/>
          <w:rtl/>
        </w:rPr>
        <w:t>כ.</w:t>
      </w:r>
    </w:p>
    <w:p w14:paraId="5CF303D6" w14:textId="77777777" w:rsidR="003316BE" w:rsidRPr="003316BE" w:rsidRDefault="00E403A1" w:rsidP="001711C4">
      <w:pPr>
        <w:pStyle w:val="31"/>
        <w:framePr w:wrap="notBeside"/>
        <w:rPr>
          <w:rtl/>
        </w:rPr>
      </w:pPr>
      <w:r w:rsidRPr="003316BE">
        <w:rPr>
          <w:rFonts w:hint="cs"/>
          <w:rtl/>
        </w:rPr>
        <w:t>ב. ר</w:t>
      </w:r>
      <w:r w:rsidRPr="003316BE">
        <w:rPr>
          <w:rtl/>
        </w:rPr>
        <w:t>"</w:t>
      </w:r>
      <w:r w:rsidRPr="003316BE">
        <w:rPr>
          <w:rFonts w:hint="cs"/>
          <w:rtl/>
        </w:rPr>
        <w:t>פ:</w:t>
      </w:r>
    </w:p>
    <w:p w14:paraId="0AD84E15" w14:textId="2172A29B" w:rsidR="00525601" w:rsidRPr="00A47A1A" w:rsidRDefault="00E403A1" w:rsidP="00DE06B0">
      <w:pPr>
        <w:widowControl w:val="0"/>
        <w:rPr>
          <w:rtl/>
        </w:rPr>
      </w:pPr>
      <w:r w:rsidRPr="00F8723C">
        <w:rPr>
          <w:rFonts w:cs="PFT_Frank" w:hint="cs"/>
          <w:b/>
          <w:bCs/>
          <w:sz w:val="14"/>
          <w:szCs w:val="14"/>
          <w:rtl/>
        </w:rPr>
        <w:t>בקטנה</w:t>
      </w:r>
      <w:r w:rsidRPr="00043784">
        <w:rPr>
          <w:rFonts w:hint="cs"/>
          <w:rtl/>
        </w:rPr>
        <w:t xml:space="preserve"> </w:t>
      </w:r>
      <w:r w:rsidRPr="000C1CD3">
        <w:rPr>
          <w:rStyle w:val="af6"/>
          <w:rFonts w:hint="cs"/>
          <w:rtl/>
        </w:rPr>
        <w:t>לכו</w:t>
      </w:r>
      <w:r w:rsidRPr="000C1CD3">
        <w:rPr>
          <w:rStyle w:val="af6"/>
          <w:rtl/>
        </w:rPr>
        <w:t>"</w:t>
      </w:r>
      <w:r w:rsidRPr="000C1CD3">
        <w:rPr>
          <w:rStyle w:val="af6"/>
          <w:rFonts w:hint="cs"/>
          <w:rtl/>
        </w:rPr>
        <w:t>ע</w:t>
      </w:r>
      <w:r w:rsidRPr="00043784">
        <w:rPr>
          <w:rFonts w:hint="cs"/>
          <w:rtl/>
        </w:rPr>
        <w:t xml:space="preserve"> לשכיבה, </w:t>
      </w:r>
      <w:r w:rsidRPr="00F8723C">
        <w:rPr>
          <w:rStyle w:val="ac"/>
          <w:rFonts w:cs="PFT_Frank" w:hint="cs"/>
          <w:sz w:val="14"/>
          <w:rtl/>
        </w:rPr>
        <w:t>ובגדולה</w:t>
      </w:r>
      <w:r w:rsidRPr="00043784">
        <w:rPr>
          <w:rFonts w:hint="cs"/>
          <w:rtl/>
        </w:rPr>
        <w:t xml:space="preserve"> </w:t>
      </w:r>
      <w:r w:rsidR="005B1143" w:rsidRPr="00043784">
        <w:rPr>
          <w:rFonts w:hint="cs"/>
          <w:rtl/>
        </w:rPr>
        <w:t>חלקו</w:t>
      </w:r>
      <w:r w:rsidRPr="00043784">
        <w:rPr>
          <w:rFonts w:hint="cs"/>
          <w:rtl/>
        </w:rPr>
        <w:t>.</w:t>
      </w:r>
    </w:p>
    <w:p w14:paraId="57F3F958" w14:textId="4B294F69" w:rsidR="001D1084" w:rsidRPr="00A47A1A" w:rsidRDefault="00E403A1" w:rsidP="00A47A1A">
      <w:pPr>
        <w:pStyle w:val="af1"/>
        <w:rPr>
          <w:rtl/>
        </w:rPr>
      </w:pPr>
      <w:bookmarkStart w:id="99" w:name="_Toc155720279"/>
      <w:r w:rsidRPr="00A47A1A">
        <w:rPr>
          <w:rFonts w:hint="cs"/>
          <w:rtl/>
        </w:rPr>
        <w:t>מחצלת</w:t>
      </w:r>
      <w:bookmarkEnd w:id="99"/>
      <w:r w:rsidRPr="00A47A1A">
        <w:rPr>
          <w:rFonts w:hint="cs"/>
          <w:rtl/>
        </w:rPr>
        <w:t xml:space="preserve"> </w:t>
      </w:r>
    </w:p>
    <w:p w14:paraId="45B19510" w14:textId="540D5D6C" w:rsidR="00B90B5D" w:rsidRPr="00043784" w:rsidRDefault="00E403A1" w:rsidP="001D1084">
      <w:pPr>
        <w:rPr>
          <w:rtl/>
        </w:rPr>
      </w:pPr>
      <w:bookmarkStart w:id="100" w:name="_Toc155720280"/>
      <w:r w:rsidRPr="00A47A1A">
        <w:rPr>
          <w:rStyle w:val="af2"/>
          <w:rFonts w:hint="cs"/>
          <w:rtl/>
        </w:rPr>
        <w:t>שיפה וגמי</w:t>
      </w:r>
      <w:r w:rsidR="003316BE" w:rsidRPr="00A47A1A">
        <w:rPr>
          <w:rStyle w:val="af2"/>
          <w:rFonts w:hint="cs"/>
          <w:rtl/>
        </w:rPr>
        <w:t>:</w:t>
      </w:r>
      <w:bookmarkEnd w:id="100"/>
      <w:r w:rsidRPr="00A47A1A">
        <w:rPr>
          <w:rStyle w:val="af2"/>
          <w:rFonts w:hint="cs"/>
          <w:rtl/>
        </w:rPr>
        <w:t xml:space="preserve"> </w:t>
      </w:r>
      <w:r w:rsidR="003316BE" w:rsidRPr="00A47A1A">
        <w:rPr>
          <w:rStyle w:val="af2"/>
          <w:rtl/>
        </w:rPr>
        <w:tab/>
      </w:r>
      <w:r w:rsidRPr="00043784">
        <w:rPr>
          <w:rFonts w:hint="cs"/>
          <w:rtl/>
        </w:rPr>
        <w:t xml:space="preserve">גדולה- מסככין בה, </w:t>
      </w:r>
      <w:r w:rsidR="003316BE">
        <w:rPr>
          <w:rtl/>
        </w:rPr>
        <w:tab/>
      </w:r>
      <w:r w:rsidRPr="00043784">
        <w:rPr>
          <w:rFonts w:hint="cs"/>
          <w:rtl/>
        </w:rPr>
        <w:t>קטנה- לא,</w:t>
      </w:r>
    </w:p>
    <w:p w14:paraId="48B05676" w14:textId="287D93BC" w:rsidR="00E403A1" w:rsidRPr="00043784" w:rsidRDefault="00B90B5D" w:rsidP="00B90B5D">
      <w:pPr>
        <w:pStyle w:val="affd"/>
        <w:rPr>
          <w:rtl/>
        </w:rPr>
      </w:pPr>
      <w:bookmarkStart w:id="101" w:name="_Toc155720281"/>
      <w:r w:rsidRPr="00A47A1A">
        <w:rPr>
          <w:rStyle w:val="af2"/>
          <w:rFonts w:hint="cs"/>
          <w:rtl/>
        </w:rPr>
        <w:t>קנים וחילת</w:t>
      </w:r>
      <w:bookmarkEnd w:id="101"/>
      <w:r w:rsidR="003316BE">
        <w:rPr>
          <w:rFonts w:hint="cs"/>
          <w:rtl/>
        </w:rPr>
        <w:t>:</w:t>
      </w:r>
      <w:r w:rsidRPr="00043784">
        <w:rPr>
          <w:rFonts w:hint="cs"/>
          <w:rtl/>
        </w:rPr>
        <w:t xml:space="preserve"> </w:t>
      </w:r>
      <w:r w:rsidR="003316BE">
        <w:rPr>
          <w:rtl/>
        </w:rPr>
        <w:tab/>
      </w:r>
      <w:r w:rsidRPr="00043784">
        <w:rPr>
          <w:rFonts w:hint="cs"/>
          <w:rtl/>
        </w:rPr>
        <w:t xml:space="preserve">קלועה- מסככין, </w:t>
      </w:r>
      <w:r w:rsidR="003316BE">
        <w:rPr>
          <w:rtl/>
        </w:rPr>
        <w:tab/>
      </w:r>
      <w:r w:rsidR="00C05E46">
        <w:rPr>
          <w:rFonts w:hint="cs"/>
          <w:rtl/>
        </w:rPr>
        <w:t xml:space="preserve"> </w:t>
      </w:r>
      <w:r w:rsidRPr="00043784">
        <w:rPr>
          <w:rFonts w:hint="cs"/>
          <w:rtl/>
        </w:rPr>
        <w:t>ארוגה אין מסככין,</w:t>
      </w:r>
      <w:r w:rsidR="00E2545F">
        <w:rPr>
          <w:rStyle w:val="afff6"/>
          <w:rFonts w:hint="cs"/>
          <w:rtl/>
        </w:rPr>
        <w:t xml:space="preserve"> </w:t>
      </w:r>
      <w:r w:rsidR="00E2545F" w:rsidRPr="00E2545F">
        <w:rPr>
          <w:rStyle w:val="afff6"/>
          <w:rFonts w:hint="cs"/>
          <w:rtl/>
        </w:rPr>
        <w:t>אף קטנה</w:t>
      </w:r>
      <w:r w:rsidRPr="00043784">
        <w:rPr>
          <w:rFonts w:hint="cs"/>
          <w:rtl/>
        </w:rPr>
        <w:t xml:space="preserve"> </w:t>
      </w:r>
      <w:r w:rsidR="00E403A1" w:rsidRPr="00043784">
        <w:rPr>
          <w:rFonts w:hint="cs"/>
          <w:rtl/>
        </w:rPr>
        <w:t xml:space="preserve"> </w:t>
      </w:r>
    </w:p>
    <w:p w14:paraId="2FF1C9EE" w14:textId="151E6E83" w:rsidR="00E403A1" w:rsidRPr="00043784" w:rsidRDefault="00B90B5D" w:rsidP="00B90B5D">
      <w:pPr>
        <w:pStyle w:val="affd"/>
        <w:widowControl w:val="0"/>
        <w:ind w:firstLine="284"/>
        <w:rPr>
          <w:rtl/>
        </w:rPr>
      </w:pPr>
      <w:r w:rsidRPr="000C1CD3">
        <w:rPr>
          <w:rStyle w:val="af6"/>
          <w:rFonts w:hint="cs"/>
          <w:rtl/>
        </w:rPr>
        <w:t xml:space="preserve">    </w:t>
      </w:r>
      <w:r w:rsidR="003316BE" w:rsidRPr="000C1CD3">
        <w:rPr>
          <w:rStyle w:val="af6"/>
          <w:rtl/>
        </w:rPr>
        <w:tab/>
      </w:r>
      <w:r w:rsidR="003316BE" w:rsidRPr="000C1CD3">
        <w:rPr>
          <w:rStyle w:val="af6"/>
          <w:rtl/>
        </w:rPr>
        <w:tab/>
      </w:r>
      <w:r w:rsidR="003316BE" w:rsidRPr="000C1CD3">
        <w:rPr>
          <w:rStyle w:val="af6"/>
          <w:rtl/>
        </w:rPr>
        <w:tab/>
      </w:r>
      <w:r w:rsidR="00E403A1" w:rsidRPr="000C1CD3">
        <w:rPr>
          <w:rStyle w:val="af6"/>
          <w:rFonts w:hint="cs"/>
          <w:rtl/>
        </w:rPr>
        <w:t>ריב"י:</w:t>
      </w:r>
      <w:r w:rsidR="00E403A1" w:rsidRPr="00043784">
        <w:rPr>
          <w:rFonts w:hint="cs"/>
          <w:rtl/>
        </w:rPr>
        <w:t xml:space="preserve"> בשניהם מסככין.</w:t>
      </w:r>
    </w:p>
    <w:p w14:paraId="69DC79DD" w14:textId="522287DC" w:rsidR="00E403A1" w:rsidRPr="00043784" w:rsidRDefault="00E403A1" w:rsidP="00E403A1">
      <w:pPr>
        <w:widowControl w:val="0"/>
        <w:rPr>
          <w:rtl/>
        </w:rPr>
      </w:pPr>
      <w:bookmarkStart w:id="102" w:name="_Toc155720282"/>
      <w:r w:rsidRPr="00A47A1A">
        <w:rPr>
          <w:rStyle w:val="af2"/>
          <w:rFonts w:hint="cs"/>
          <w:rtl/>
        </w:rPr>
        <w:t>חוצלות</w:t>
      </w:r>
      <w:bookmarkEnd w:id="102"/>
      <w:r w:rsidR="004D764D">
        <w:rPr>
          <w:rStyle w:val="af2"/>
          <w:rFonts w:hint="cs"/>
          <w:rtl/>
        </w:rPr>
        <w:t>-</w:t>
      </w:r>
      <w:r w:rsidRPr="00043784">
        <w:rPr>
          <w:rFonts w:hint="cs"/>
          <w:rtl/>
        </w:rPr>
        <w:t xml:space="preserve"> </w:t>
      </w:r>
      <w:r w:rsidRPr="000C1CD3">
        <w:rPr>
          <w:rStyle w:val="af6"/>
          <w:rFonts w:hint="cs"/>
          <w:rtl/>
        </w:rPr>
        <w:t>ר"ד:</w:t>
      </w:r>
      <w:r w:rsidRPr="00043784">
        <w:rPr>
          <w:rFonts w:hint="cs"/>
          <w:rtl/>
        </w:rPr>
        <w:t xml:space="preserve"> מטמאין טמא מת, </w:t>
      </w:r>
      <w:r w:rsidR="004D764D" w:rsidRPr="004D764D">
        <w:rPr>
          <w:rStyle w:val="af6"/>
          <w:rtl/>
        </w:rPr>
        <w:t>◄</w:t>
      </w:r>
      <w:r w:rsidRPr="000C1CD3">
        <w:rPr>
          <w:rStyle w:val="af6"/>
          <w:rFonts w:hint="cs"/>
          <w:rtl/>
        </w:rPr>
        <w:t>לחכמים</w:t>
      </w:r>
      <w:r w:rsidR="003316BE" w:rsidRPr="000C1CD3">
        <w:rPr>
          <w:rStyle w:val="af6"/>
          <w:rFonts w:hint="cs"/>
          <w:rtl/>
        </w:rPr>
        <w:t>:</w:t>
      </w:r>
      <w:r w:rsidRPr="00043784">
        <w:rPr>
          <w:rFonts w:hint="cs"/>
          <w:rtl/>
        </w:rPr>
        <w:t xml:space="preserve"> אף מדרס. </w:t>
      </w:r>
    </w:p>
    <w:p w14:paraId="4A3BFB49" w14:textId="2FAE3A88" w:rsidR="00E403A1" w:rsidRPr="00043784" w:rsidRDefault="00E403A1" w:rsidP="00E403A1">
      <w:pPr>
        <w:pStyle w:val="affd"/>
        <w:rPr>
          <w:rtl/>
        </w:rPr>
      </w:pPr>
      <w:r w:rsidRPr="00F8723C">
        <w:rPr>
          <w:rStyle w:val="ac"/>
          <w:rFonts w:cs="PFT_Frank" w:hint="cs"/>
          <w:sz w:val="14"/>
          <w:rtl/>
        </w:rPr>
        <w:t>חוצלות</w:t>
      </w:r>
      <w:r w:rsidR="004D764D">
        <w:rPr>
          <w:rStyle w:val="ac"/>
          <w:rFonts w:cs="PFT_Frank" w:hint="cs"/>
          <w:sz w:val="14"/>
          <w:rtl/>
        </w:rPr>
        <w:t>-</w:t>
      </w:r>
      <w:r w:rsidRPr="00F8723C">
        <w:rPr>
          <w:rStyle w:val="ac"/>
          <w:rFonts w:cs="PFT_Frank" w:hint="cs"/>
          <w:sz w:val="14"/>
          <w:rtl/>
        </w:rPr>
        <w:t xml:space="preserve"> </w:t>
      </w:r>
      <w:r>
        <w:rPr>
          <w:rStyle w:val="af6"/>
          <w:rFonts w:hint="cs"/>
          <w:rtl/>
          <w:rPrChange w:id="9070" w:author="עריכה מהאתר" w:date="2026-10-17T22:24:53Z">
            <w:rPr>
              <w:rStyle w:val="af6"/>
              <w:rFonts w:hint="cs"/>
              <w:rtl/>
            </w:rPr>
          </w:rPrChange>
        </w:rPr>
        <w:t xml:space="preserve">ר</w:t>
      </w:r>
      <w:del w:id="9001" w:author="עריכה מהאתר" w:date="2026-10-06T12:30:35Z">
        <w:r>
          <w:rPr>
            <w:rStyle w:val="af6"/>
            <w:rFonts w:hint="cs"/>
            <w:rtl/>
          </w:rPr>
          <w:delText xml:space="preserve">''</w:delText>
        </w:r>
      </w:del>
      <w:ins w:id="9002" w:author="עריכה מהאתר" w:date="2026-10-06T12:30:35Z">
        <w:r>
          <w:rPr>
            <w:rStyle w:val="af6"/>
            <w:rFonts w:hint="cs"/>
            <w:rtl/>
            <w:rPrChange w:id="9071" w:author="עריכה מהאתר" w:date="2026-10-17T22:24:53Z">
              <w:rPr>
                <w:rStyle w:val="af6"/>
                <w:rFonts w:hint="cs"/>
                <w:rtl/>
              </w:rPr>
            </w:rPrChange>
          </w:rPr>
          <w:t xml:space="preserve">' אב</w:t>
        </w:r>
      </w:ins>
      <w:r>
        <w:rPr>
          <w:rStyle w:val="af6"/>
          <w:rFonts w:hint="cs"/>
          <w:rtl/>
          <w:rPrChange w:id="9072" w:author="עריכה מהאתר" w:date="2026-10-17T22:24:53Z">
            <w:rPr>
              <w:rStyle w:val="af6"/>
              <w:rFonts w:hint="cs"/>
              <w:rtl/>
            </w:rPr>
          </w:rPrChange>
        </w:rPr>
        <w:t xml:space="preserve">א:</w:t>
      </w:r>
      <w:r w:rsidR="004D764D">
        <w:rPr>
          <w:rFonts w:hint="cs"/>
          <w:rtl/>
        </w:rPr>
        <w:t xml:space="preserve"> </w:t>
      </w:r>
      <w:r w:rsidRPr="00043784">
        <w:rPr>
          <w:rFonts w:hint="cs"/>
          <w:rtl/>
        </w:rPr>
        <w:t>מזבלי</w:t>
      </w:r>
      <w:r w:rsidR="003316BE">
        <w:rPr>
          <w:rFonts w:hint="cs"/>
          <w:rtl/>
        </w:rPr>
        <w:t>.</w:t>
      </w:r>
      <w:r w:rsidRPr="00043784">
        <w:rPr>
          <w:rFonts w:hint="cs"/>
          <w:rtl/>
        </w:rPr>
        <w:t xml:space="preserve"> </w:t>
      </w:r>
      <w:r w:rsidRPr="000C1CD3">
        <w:rPr>
          <w:rStyle w:val="af6"/>
          <w:rFonts w:hint="cs"/>
          <w:rtl/>
        </w:rPr>
        <w:t>רשב</w:t>
      </w:r>
      <w:r w:rsidRPr="000C1CD3">
        <w:rPr>
          <w:rStyle w:val="af6"/>
          <w:rtl/>
        </w:rPr>
        <w:t>"</w:t>
      </w:r>
      <w:r w:rsidRPr="000C1CD3">
        <w:rPr>
          <w:rStyle w:val="af6"/>
          <w:rFonts w:hint="cs"/>
          <w:rtl/>
        </w:rPr>
        <w:t>ל:</w:t>
      </w:r>
      <w:r w:rsidRPr="00043784">
        <w:rPr>
          <w:rFonts w:hint="cs"/>
          <w:rtl/>
        </w:rPr>
        <w:t xml:space="preserve"> מחצלות ממש. </w:t>
      </w:r>
    </w:p>
    <w:p w14:paraId="7A23FDDA" w14:textId="0022020F" w:rsidR="00E403A1" w:rsidRPr="00043784" w:rsidRDefault="004D764D" w:rsidP="004D764D">
      <w:pPr>
        <w:pStyle w:val="affd"/>
        <w:jc w:val="center"/>
        <w:rPr>
          <w:rtl/>
        </w:rPr>
      </w:pPr>
      <w:r w:rsidRPr="004D764D">
        <w:rPr>
          <w:rStyle w:val="af6"/>
          <w:rFonts w:hint="cs"/>
          <w:rtl/>
        </w:rPr>
        <w:t xml:space="preserve">רשב''ל לטעמו </w:t>
      </w:r>
      <w:r w:rsidR="00D04D02" w:rsidRPr="004D764D">
        <w:rPr>
          <w:rStyle w:val="af6"/>
          <w:rFonts w:hint="cs"/>
          <w:rtl/>
        </w:rPr>
        <w:t>ש</w:t>
      </w:r>
      <w:r w:rsidR="00E403A1" w:rsidRPr="004D764D">
        <w:rPr>
          <w:rStyle w:val="af6"/>
          <w:rFonts w:hint="cs"/>
          <w:rtl/>
        </w:rPr>
        <w:t xml:space="preserve">אמר </w:t>
      </w:r>
      <w:del w:id="9040" w:author="הגהת סוכה" w:date="2026-09-27T12:23:34Z">
        <w:r w:rsidR="00E403A1" w:rsidRPr="004D764D">
          <w:rPr>
            <w:rStyle w:val="af6"/>
            <w:rFonts w:hint="cs"/>
            <w:rtl/>
          </w:rPr>
          <w:delText xml:space="preserve">שייסוריו</w:delText>
        </w:r>
      </w:del>
      <w:ins w:id="9041" w:author="הגהת סוכה" w:date="2026-09-27T12:23:34Z">
        <w:r w:rsidR="00E403A1" w:rsidRPr="004D764D">
          <w:rPr>
            <w:rStyle w:val="af6"/>
            <w:rFonts w:hint="cs"/>
            <w:rtl/>
          </w:rPr>
          <w:t xml:space="preserve">שיסוריו</w:t>
        </w:r>
      </w:ins>
      <w:r w:rsidR="00E403A1" w:rsidRPr="004D764D">
        <w:rPr>
          <w:rStyle w:val="af6"/>
          <w:rFonts w:hint="cs"/>
          <w:rtl/>
        </w:rPr>
        <w:t xml:space="preserve"> </w:t>
      </w:r>
      <w:r w:rsidR="004B139A" w:rsidRPr="004D764D">
        <w:rPr>
          <w:rStyle w:val="af6"/>
          <w:rFonts w:hint="cs"/>
          <w:rtl/>
        </w:rPr>
        <w:t>ל</w:t>
      </w:r>
      <w:r w:rsidR="00E403A1" w:rsidRPr="004D764D">
        <w:rPr>
          <w:rStyle w:val="af6"/>
          <w:rFonts w:hint="cs"/>
          <w:rtl/>
        </w:rPr>
        <w:t>כפרת ר</w:t>
      </w:r>
      <w:r w:rsidR="00E403A1" w:rsidRPr="004D764D">
        <w:rPr>
          <w:rStyle w:val="af6"/>
          <w:rtl/>
        </w:rPr>
        <w:t>"</w:t>
      </w:r>
      <w:r w:rsidR="00E403A1" w:rsidRPr="004D764D">
        <w:rPr>
          <w:rStyle w:val="af6"/>
          <w:rFonts w:hint="cs"/>
          <w:rtl/>
        </w:rPr>
        <w:t>ח ובניו, כש</w:t>
      </w:r>
      <w:r w:rsidR="00D04D02" w:rsidRPr="004D764D">
        <w:rPr>
          <w:rStyle w:val="af6"/>
          <w:rFonts w:hint="cs"/>
          <w:rtl/>
        </w:rPr>
        <w:t>נש</w:t>
      </w:r>
      <w:r w:rsidR="00E403A1" w:rsidRPr="004D764D">
        <w:rPr>
          <w:rStyle w:val="af6"/>
          <w:rFonts w:hint="cs"/>
          <w:rtl/>
        </w:rPr>
        <w:t>תכחה תורה עלה עזרא מבבל ויסדה, אח</w:t>
      </w:r>
      <w:r w:rsidR="00E403A1" w:rsidRPr="004D764D">
        <w:rPr>
          <w:rStyle w:val="af6"/>
          <w:rtl/>
        </w:rPr>
        <w:t>"</w:t>
      </w:r>
      <w:r w:rsidR="00E403A1" w:rsidRPr="004D764D">
        <w:rPr>
          <w:rStyle w:val="af6"/>
          <w:rFonts w:hint="cs"/>
          <w:rtl/>
        </w:rPr>
        <w:t>כ הלל הבבלי, ואח</w:t>
      </w:r>
      <w:r w:rsidR="00E403A1" w:rsidRPr="004D764D">
        <w:rPr>
          <w:rStyle w:val="af6"/>
          <w:rtl/>
        </w:rPr>
        <w:t>"</w:t>
      </w:r>
      <w:r w:rsidR="00E403A1" w:rsidRPr="004D764D">
        <w:rPr>
          <w:rStyle w:val="af6"/>
          <w:rFonts w:hint="cs"/>
          <w:rtl/>
        </w:rPr>
        <w:t>כ ר</w:t>
      </w:r>
      <w:r w:rsidR="00E403A1" w:rsidRPr="004D764D">
        <w:rPr>
          <w:rStyle w:val="af6"/>
          <w:rtl/>
        </w:rPr>
        <w:t>"</w:t>
      </w:r>
      <w:r w:rsidR="00E403A1" w:rsidRPr="004D764D">
        <w:rPr>
          <w:rStyle w:val="af6"/>
          <w:rFonts w:hint="cs"/>
          <w:rtl/>
        </w:rPr>
        <w:t xml:space="preserve">ח </w:t>
      </w:r>
      <w:r w:rsidR="00E403A1" w:rsidRPr="000C1CD3">
        <w:rPr>
          <w:rStyle w:val="af6"/>
          <w:rFonts w:hint="cs"/>
          <w:rtl/>
        </w:rPr>
        <w:t>ובניו.</w:t>
      </w:r>
    </w:p>
    <w:p w14:paraId="51CE8855" w14:textId="77777777" w:rsidR="00E403A1" w:rsidRPr="00C01657" w:rsidRDefault="00E403A1" w:rsidP="009D377E">
      <w:pPr>
        <w:pStyle w:val="ad"/>
        <w:framePr w:wrap="around"/>
        <w:rPr>
          <w:rtl/>
        </w:rPr>
      </w:pPr>
      <w:bookmarkStart w:id="103" w:name="_Toc155720283"/>
      <w:r w:rsidRPr="00C01657">
        <w:rPr>
          <w:rFonts w:hint="cs"/>
          <w:rtl/>
        </w:rPr>
        <w:t>כ:</w:t>
      </w:r>
      <w:bookmarkEnd w:id="103"/>
    </w:p>
    <w:p w14:paraId="1D9C3220" w14:textId="46DDE0FC" w:rsidR="003316BE" w:rsidRPr="003316BE" w:rsidRDefault="00E403A1" w:rsidP="001711C4">
      <w:pPr>
        <w:pStyle w:val="31"/>
        <w:framePr w:wrap="notBeside"/>
        <w:rPr>
          <w:rtl/>
        </w:rPr>
      </w:pPr>
      <w:r w:rsidRPr="003316BE">
        <w:rPr>
          <w:rFonts w:hint="cs"/>
          <w:rtl/>
        </w:rPr>
        <w:t>ואמרו</w:t>
      </w:r>
      <w:r w:rsidR="003316BE">
        <w:rPr>
          <w:rFonts w:hint="cs"/>
          <w:rtl/>
        </w:rPr>
        <w:t>:</w:t>
      </w:r>
    </w:p>
    <w:p w14:paraId="7B5113B2" w14:textId="59BA2061" w:rsidR="00A811F9" w:rsidRPr="00043784" w:rsidRDefault="00E403A1" w:rsidP="00A811F9">
      <w:pPr>
        <w:rPr>
          <w:rtl/>
        </w:rPr>
      </w:pPr>
      <w:r w:rsidRPr="00C91EAB">
        <w:rPr>
          <w:rFonts w:cs="PFT_Frank" w:hint="cs"/>
          <w:b/>
          <w:bCs/>
          <w:szCs w:val="14"/>
          <w:rtl/>
        </w:rPr>
        <w:t xml:space="preserve">מחצלות של אושא </w:t>
      </w:r>
      <w:r w:rsidRPr="00043784">
        <w:rPr>
          <w:rFonts w:hint="cs"/>
          <w:rtl/>
        </w:rPr>
        <w:t xml:space="preserve">טמאות, </w:t>
      </w:r>
      <w:r w:rsidR="003316BE" w:rsidRPr="00C91EAB">
        <w:rPr>
          <w:rFonts w:cs="PFT_Frank" w:hint="cs"/>
          <w:b/>
          <w:bCs/>
          <w:szCs w:val="14"/>
          <w:rtl/>
        </w:rPr>
        <w:t xml:space="preserve">של </w:t>
      </w:r>
      <w:r w:rsidRPr="00C91EAB">
        <w:rPr>
          <w:rFonts w:cs="PFT_Frank" w:hint="cs"/>
          <w:b/>
          <w:bCs/>
          <w:szCs w:val="14"/>
          <w:rtl/>
        </w:rPr>
        <w:t>טבריה</w:t>
      </w:r>
      <w:r w:rsidRPr="00043784">
        <w:rPr>
          <w:rFonts w:hint="cs"/>
          <w:rtl/>
        </w:rPr>
        <w:t xml:space="preserve"> טהורות,</w:t>
      </w:r>
    </w:p>
    <w:p w14:paraId="706D864D" w14:textId="2B1C3B1A" w:rsidR="00D04D02" w:rsidRPr="00043784" w:rsidRDefault="00E403A1" w:rsidP="003316BE">
      <w:pPr>
        <w:rPr>
          <w:rtl/>
        </w:rPr>
      </w:pPr>
      <w:r w:rsidRPr="00C91EAB">
        <w:rPr>
          <w:rFonts w:cs="PFT_Frank" w:hint="cs"/>
          <w:b/>
          <w:bCs/>
          <w:szCs w:val="14"/>
          <w:rtl/>
        </w:rPr>
        <w:t xml:space="preserve">בשאר מקומות </w:t>
      </w:r>
      <w:r w:rsidR="003316BE">
        <w:rPr>
          <w:rFonts w:hint="cs"/>
          <w:rtl/>
        </w:rPr>
        <w:t xml:space="preserve"> </w:t>
      </w:r>
      <w:r w:rsidRPr="000C1CD3">
        <w:rPr>
          <w:rStyle w:val="af6"/>
          <w:rFonts w:hint="cs"/>
          <w:rtl/>
        </w:rPr>
        <w:t>חלקו</w:t>
      </w:r>
      <w:r w:rsidR="003316BE" w:rsidRPr="000C1CD3">
        <w:rPr>
          <w:rStyle w:val="af6"/>
          <w:rFonts w:hint="cs"/>
          <w:rtl/>
        </w:rPr>
        <w:t>:</w:t>
      </w:r>
      <w:r w:rsidRPr="00043784">
        <w:rPr>
          <w:rFonts w:hint="cs"/>
          <w:rtl/>
        </w:rPr>
        <w:t xml:space="preserve"> </w:t>
      </w:r>
      <w:r w:rsidR="004B139A">
        <w:rPr>
          <w:rtl/>
        </w:rPr>
        <w:tab/>
      </w:r>
      <w:r w:rsidRPr="004B139A">
        <w:rPr>
          <w:rStyle w:val="af6"/>
          <w:rFonts w:hint="cs"/>
          <w:rtl/>
        </w:rPr>
        <w:t>אי</w:t>
      </w:r>
      <w:r w:rsidRPr="00043784">
        <w:rPr>
          <w:rFonts w:hint="cs"/>
          <w:rtl/>
        </w:rPr>
        <w:t xml:space="preserve"> </w:t>
      </w:r>
      <w:r w:rsidR="004B139A">
        <w:rPr>
          <w:rFonts w:hint="cs"/>
          <w:rtl/>
        </w:rPr>
        <w:t>כיון ש</w:t>
      </w:r>
      <w:r w:rsidRPr="00043784">
        <w:rPr>
          <w:rFonts w:hint="cs"/>
          <w:rtl/>
        </w:rPr>
        <w:t xml:space="preserve">אין יושבין עליהן </w:t>
      </w:r>
      <w:r w:rsidR="004B139A">
        <w:rPr>
          <w:rFonts w:hint="cs"/>
          <w:rtl/>
        </w:rPr>
        <w:t xml:space="preserve"> </w:t>
      </w:r>
      <w:r w:rsidRPr="00043784">
        <w:rPr>
          <w:rFonts w:hint="cs"/>
          <w:rtl/>
        </w:rPr>
        <w:t>כטבריה</w:t>
      </w:r>
      <w:r w:rsidR="003316BE">
        <w:rPr>
          <w:rFonts w:hint="cs"/>
          <w:rtl/>
        </w:rPr>
        <w:t>.</w:t>
      </w:r>
    </w:p>
    <w:p w14:paraId="34C634E1" w14:textId="15F76BD6" w:rsidR="00E403A1" w:rsidRPr="00043784" w:rsidRDefault="00E403A1" w:rsidP="004B139A">
      <w:pPr>
        <w:ind w:left="1020" w:firstLine="170"/>
        <w:rPr>
          <w:rFonts w:ascii="BA חניכי הישיבות" w:hAnsi="BA חניכי הישיבות" w:cs="BA חניכי הישיבות"/>
          <w:sz w:val="10"/>
          <w:szCs w:val="10"/>
          <w:rtl/>
        </w:rPr>
      </w:pPr>
      <w:r w:rsidRPr="000C1CD3">
        <w:rPr>
          <w:rStyle w:val="af6"/>
          <w:rFonts w:hint="cs"/>
          <w:rtl/>
        </w:rPr>
        <w:t>או</w:t>
      </w:r>
      <w:r w:rsidRPr="00043784">
        <w:rPr>
          <w:rFonts w:hint="cs"/>
          <w:rtl/>
        </w:rPr>
        <w:t xml:space="preserve"> כיון </w:t>
      </w:r>
      <w:r w:rsidR="004B139A">
        <w:rPr>
          <w:rFonts w:hint="cs"/>
          <w:rtl/>
        </w:rPr>
        <w:t xml:space="preserve">שפעמים יושב עליהן </w:t>
      </w:r>
      <w:r w:rsidRPr="00043784">
        <w:rPr>
          <w:rFonts w:hint="cs"/>
          <w:rtl/>
        </w:rPr>
        <w:t>כאושא.</w:t>
      </w:r>
      <w:r w:rsidRPr="00043784">
        <w:rPr>
          <w:rFonts w:ascii="BA חניכי הישיבות" w:hAnsi="BA חניכי הישיבות" w:cs="BA חניכי הישיבות"/>
          <w:sz w:val="10"/>
          <w:szCs w:val="10"/>
          <w:rtl/>
        </w:rPr>
        <w:t xml:space="preserve"> </w:t>
      </w:r>
    </w:p>
    <w:p w14:paraId="32E76DC9" w14:textId="44CDFAC1" w:rsidR="00E403A1" w:rsidRPr="00A47A1A" w:rsidRDefault="00E403A1" w:rsidP="00F815F5">
      <w:pPr>
        <w:spacing w:before="60"/>
        <w:rPr>
          <w:rtl/>
        </w:rPr>
      </w:pPr>
      <w:r w:rsidRPr="00C91EAB">
        <w:rPr>
          <w:rFonts w:cs="PFT_Frank" w:hint="cs"/>
          <w:b/>
          <w:bCs/>
          <w:szCs w:val="14"/>
          <w:rtl/>
        </w:rPr>
        <w:t>חוצלות מטמאין בט</w:t>
      </w:r>
      <w:r w:rsidRPr="00C91EAB">
        <w:rPr>
          <w:rFonts w:cs="PFT_Frank"/>
          <w:b/>
          <w:bCs/>
          <w:szCs w:val="14"/>
          <w:rtl/>
        </w:rPr>
        <w:t>"</w:t>
      </w:r>
      <w:r w:rsidRPr="00C91EAB">
        <w:rPr>
          <w:rFonts w:cs="PFT_Frank" w:hint="cs"/>
          <w:b/>
          <w:bCs/>
          <w:szCs w:val="14"/>
          <w:rtl/>
        </w:rPr>
        <w:t>מ</w:t>
      </w:r>
      <w:r w:rsidR="003316BE" w:rsidRPr="00A47A1A">
        <w:rPr>
          <w:rFonts w:hint="cs"/>
          <w:rtl/>
        </w:rPr>
        <w:t>:</w:t>
      </w:r>
      <w:r w:rsidRPr="00A47A1A">
        <w:rPr>
          <w:rFonts w:hint="cs"/>
          <w:rtl/>
        </w:rPr>
        <w:t xml:space="preserve"> </w:t>
      </w:r>
      <w:r w:rsidRPr="00043784">
        <w:rPr>
          <w:rFonts w:hint="cs"/>
          <w:rtl/>
        </w:rPr>
        <w:t xml:space="preserve">ביש בית קיבול שפה סביב, </w:t>
      </w:r>
    </w:p>
    <w:p w14:paraId="736B8DE2" w14:textId="77777777" w:rsidR="0062500A" w:rsidRPr="00113168" w:rsidRDefault="00E403A1" w:rsidP="003316BE">
      <w:pPr>
        <w:pStyle w:val="af1"/>
        <w:rPr>
          <w:rtl/>
        </w:rPr>
      </w:pPr>
      <w:bookmarkStart w:id="104" w:name="_Toc155720284"/>
      <w:r w:rsidRPr="00113168">
        <w:rPr>
          <w:rFonts w:hint="cs"/>
          <w:rtl/>
        </w:rPr>
        <w:t>חוצלות שעם גמי שק ספירא</w:t>
      </w:r>
      <w:bookmarkEnd w:id="104"/>
    </w:p>
    <w:p w14:paraId="7EC275A6" w14:textId="77777777" w:rsidR="003316BE" w:rsidRPr="003316BE" w:rsidRDefault="005B1143" w:rsidP="001711C4">
      <w:pPr>
        <w:pStyle w:val="31"/>
        <w:framePr w:wrap="notBeside"/>
        <w:rPr>
          <w:rtl/>
        </w:rPr>
      </w:pPr>
      <w:r w:rsidRPr="003316BE">
        <w:rPr>
          <w:rFonts w:hint="cs"/>
          <w:rtl/>
        </w:rPr>
        <w:t>חלקו</w:t>
      </w:r>
    </w:p>
    <w:p w14:paraId="002F1D74" w14:textId="7D2C57E0" w:rsidR="00D04D02" w:rsidRPr="00043784" w:rsidRDefault="00E403A1" w:rsidP="003316BE">
      <w:pPr>
        <w:pStyle w:val="affd"/>
        <w:rPr>
          <w:rtl/>
        </w:rPr>
      </w:pPr>
      <w:r w:rsidRPr="000C1CD3">
        <w:rPr>
          <w:rStyle w:val="af6"/>
          <w:rFonts w:hint="cs"/>
          <w:rtl/>
        </w:rPr>
        <w:t xml:space="preserve">אי </w:t>
      </w:r>
      <w:r w:rsidRPr="00043784">
        <w:rPr>
          <w:rFonts w:hint="cs"/>
          <w:rtl/>
        </w:rPr>
        <w:t>בטמא מת</w:t>
      </w:r>
      <w:r w:rsidRPr="000C1CD3">
        <w:rPr>
          <w:rStyle w:val="af6"/>
          <w:rFonts w:hint="cs"/>
          <w:rtl/>
        </w:rPr>
        <w:t xml:space="preserve"> או </w:t>
      </w:r>
      <w:r w:rsidRPr="00043784">
        <w:rPr>
          <w:rFonts w:hint="cs"/>
          <w:rtl/>
        </w:rPr>
        <w:t xml:space="preserve">אף מדרס, </w:t>
      </w:r>
    </w:p>
    <w:p w14:paraId="4977FF89" w14:textId="683A56CB" w:rsidR="003316BE" w:rsidRPr="003316BE" w:rsidRDefault="00E403A1" w:rsidP="001711C4">
      <w:pPr>
        <w:pStyle w:val="31"/>
        <w:framePr w:wrap="notBeside"/>
        <w:rPr>
          <w:rtl/>
        </w:rPr>
      </w:pPr>
      <w:r w:rsidRPr="003316BE">
        <w:rPr>
          <w:rFonts w:hint="cs"/>
          <w:rtl/>
        </w:rPr>
        <w:t>למ</w:t>
      </w:r>
      <w:r w:rsidRPr="003316BE">
        <w:rPr>
          <w:rtl/>
        </w:rPr>
        <w:t>"</w:t>
      </w:r>
      <w:r w:rsidRPr="003316BE">
        <w:rPr>
          <w:rFonts w:hint="cs"/>
          <w:rtl/>
        </w:rPr>
        <w:t>ד מזבלי</w:t>
      </w:r>
      <w:r w:rsidR="003316BE">
        <w:rPr>
          <w:rFonts w:hint="cs"/>
          <w:rtl/>
        </w:rPr>
        <w:t>:</w:t>
      </w:r>
    </w:p>
    <w:p w14:paraId="7AC53A05" w14:textId="2A8BC117" w:rsidR="00D04D02" w:rsidRPr="00E21F76" w:rsidRDefault="00E403A1" w:rsidP="003316BE">
      <w:pPr>
        <w:pStyle w:val="affd"/>
        <w:rPr>
          <w:spacing w:val="-6"/>
          <w:rtl/>
        </w:rPr>
      </w:pPr>
      <w:r w:rsidRPr="00E21F76">
        <w:rPr>
          <w:rFonts w:cs="PFT_Frank" w:hint="cs"/>
          <w:b/>
          <w:bCs/>
          <w:spacing w:val="-6"/>
          <w:szCs w:val="14"/>
          <w:rtl/>
        </w:rPr>
        <w:t>שעם וגמי</w:t>
      </w:r>
      <w:r w:rsidRPr="00E21F76">
        <w:rPr>
          <w:rFonts w:hint="cs"/>
          <w:spacing w:val="-6"/>
          <w:rtl/>
        </w:rPr>
        <w:t xml:space="preserve"> חזו לפירות גדולים, </w:t>
      </w:r>
      <w:r w:rsidRPr="00E21F76">
        <w:rPr>
          <w:rFonts w:cs="PFT_Frank" w:hint="cs"/>
          <w:b/>
          <w:bCs/>
          <w:spacing w:val="-6"/>
          <w:szCs w:val="14"/>
          <w:rtl/>
        </w:rPr>
        <w:t>שק וספירא</w:t>
      </w:r>
      <w:r w:rsidR="003316BE" w:rsidRPr="00E21F76">
        <w:rPr>
          <w:rFonts w:cs="PFT_Frank" w:hint="cs"/>
          <w:b/>
          <w:bCs/>
          <w:spacing w:val="-6"/>
          <w:szCs w:val="14"/>
          <w:rtl/>
        </w:rPr>
        <w:t>:</w:t>
      </w:r>
      <w:r w:rsidRPr="00E21F76">
        <w:rPr>
          <w:rFonts w:hint="cs"/>
          <w:spacing w:val="-6"/>
          <w:rtl/>
        </w:rPr>
        <w:t xml:space="preserve"> לשקים קטנים לקטניות</w:t>
      </w:r>
    </w:p>
    <w:p w14:paraId="0D07933F" w14:textId="12C2C1DE" w:rsidR="003316BE" w:rsidRPr="003316BE" w:rsidRDefault="00E403A1" w:rsidP="001711C4">
      <w:pPr>
        <w:pStyle w:val="31"/>
        <w:framePr w:wrap="notBeside"/>
        <w:rPr>
          <w:rtl/>
        </w:rPr>
      </w:pPr>
      <w:r w:rsidRPr="003316BE">
        <w:rPr>
          <w:rFonts w:hint="cs"/>
          <w:rtl/>
        </w:rPr>
        <w:t>למ</w:t>
      </w:r>
      <w:r w:rsidRPr="003316BE">
        <w:rPr>
          <w:rtl/>
        </w:rPr>
        <w:t>"</w:t>
      </w:r>
      <w:r w:rsidRPr="003316BE">
        <w:rPr>
          <w:rFonts w:hint="cs"/>
          <w:rtl/>
        </w:rPr>
        <w:t>ד מחצלות</w:t>
      </w:r>
      <w:r w:rsidR="003316BE">
        <w:rPr>
          <w:rFonts w:hint="cs"/>
          <w:rtl/>
        </w:rPr>
        <w:t>:</w:t>
      </w:r>
    </w:p>
    <w:p w14:paraId="3EDFEB15" w14:textId="720D9DCF" w:rsidR="00E403A1" w:rsidRPr="00043784" w:rsidRDefault="00E403A1" w:rsidP="003316BE">
      <w:pPr>
        <w:pStyle w:val="affd"/>
        <w:rPr>
          <w:rtl/>
        </w:rPr>
      </w:pPr>
      <w:r w:rsidRPr="00C91EAB">
        <w:rPr>
          <w:rFonts w:cs="PFT_Frank" w:hint="cs"/>
          <w:b/>
          <w:bCs/>
          <w:szCs w:val="14"/>
          <w:rtl/>
        </w:rPr>
        <w:t>שק וספירא</w:t>
      </w:r>
      <w:r w:rsidRPr="00043784">
        <w:rPr>
          <w:rFonts w:hint="cs"/>
          <w:rtl/>
        </w:rPr>
        <w:t xml:space="preserve"> חזו לוילון ונפה, </w:t>
      </w:r>
      <w:r w:rsidRPr="00C91EAB">
        <w:rPr>
          <w:rFonts w:cs="PFT_Frank" w:hint="cs"/>
          <w:b/>
          <w:bCs/>
          <w:szCs w:val="14"/>
          <w:rtl/>
        </w:rPr>
        <w:t>שעם וגמי</w:t>
      </w:r>
      <w:r w:rsidR="00D04D02" w:rsidRPr="00043784">
        <w:rPr>
          <w:rFonts w:hint="cs"/>
          <w:rtl/>
        </w:rPr>
        <w:t>,</w:t>
      </w:r>
      <w:r w:rsidRPr="00043784">
        <w:rPr>
          <w:rFonts w:hint="cs"/>
          <w:rtl/>
        </w:rPr>
        <w:t xml:space="preserve"> חזו לכסוי חבית</w:t>
      </w:r>
      <w:r w:rsidR="0062500A" w:rsidRPr="00043784">
        <w:rPr>
          <w:rFonts w:hint="cs"/>
          <w:rtl/>
        </w:rPr>
        <w:t>.</w:t>
      </w:r>
      <w:r w:rsidRPr="00043784">
        <w:rPr>
          <w:rFonts w:hint="cs"/>
          <w:rtl/>
        </w:rPr>
        <w:t xml:space="preserve">  </w:t>
      </w:r>
      <w:r w:rsidR="0062500A" w:rsidRPr="00043784">
        <w:rPr>
          <w:rFonts w:hint="cs"/>
          <w:rtl/>
        </w:rPr>
        <w:t xml:space="preserve">  </w:t>
      </w:r>
      <w:r w:rsidRPr="000C1CD3">
        <w:rPr>
          <w:rStyle w:val="af6"/>
          <w:rFonts w:hint="cs"/>
          <w:rtl/>
        </w:rPr>
        <w:t>וא</w:t>
      </w:r>
      <w:r w:rsidRPr="000C1CD3">
        <w:rPr>
          <w:rStyle w:val="af6"/>
          <w:rtl/>
        </w:rPr>
        <w:t>"</w:t>
      </w:r>
      <w:r w:rsidRPr="000C1CD3">
        <w:rPr>
          <w:rStyle w:val="af6"/>
          <w:rFonts w:hint="cs"/>
          <w:rtl/>
        </w:rPr>
        <w:t>ד</w:t>
      </w:r>
      <w:r w:rsidRPr="00043784">
        <w:rPr>
          <w:rFonts w:hint="cs"/>
          <w:rtl/>
        </w:rPr>
        <w:t xml:space="preserve"> </w:t>
      </w:r>
      <w:r w:rsidR="004B139A">
        <w:rPr>
          <w:rFonts w:hint="cs"/>
          <w:rtl/>
        </w:rPr>
        <w:t xml:space="preserve">ששאלו </w:t>
      </w:r>
      <w:r w:rsidRPr="00043784">
        <w:rPr>
          <w:rFonts w:hint="cs"/>
          <w:rtl/>
        </w:rPr>
        <w:t xml:space="preserve">להיפך. </w:t>
      </w:r>
    </w:p>
    <w:p w14:paraId="2F4A60DE" w14:textId="77777777" w:rsidR="00E403A1" w:rsidRPr="00043784" w:rsidRDefault="00E403A1" w:rsidP="0062500A">
      <w:pPr>
        <w:pStyle w:val="affd"/>
        <w:rPr>
          <w:rtl/>
        </w:rPr>
      </w:pPr>
      <w:bookmarkStart w:id="105" w:name="_Toc155720285"/>
      <w:r w:rsidRPr="00F27229">
        <w:rPr>
          <w:rStyle w:val="af2"/>
          <w:rFonts w:hint="cs"/>
          <w:rtl/>
        </w:rPr>
        <w:t>מחצלת</w:t>
      </w:r>
      <w:r w:rsidRPr="00A47A1A">
        <w:rPr>
          <w:rStyle w:val="af2"/>
          <w:rFonts w:hint="cs"/>
          <w:rtl/>
        </w:rPr>
        <w:t xml:space="preserve"> ואין בית קיבול</w:t>
      </w:r>
      <w:bookmarkEnd w:id="105"/>
      <w:r w:rsidRPr="00F8723C">
        <w:rPr>
          <w:rStyle w:val="ac"/>
          <w:rFonts w:cs="PFT_Frank" w:hint="cs"/>
          <w:sz w:val="14"/>
          <w:rtl/>
        </w:rPr>
        <w:t xml:space="preserve"> </w:t>
      </w:r>
      <w:r w:rsidRPr="000C1CD3">
        <w:rPr>
          <w:rStyle w:val="af6"/>
          <w:rFonts w:hint="cs"/>
          <w:rtl/>
        </w:rPr>
        <w:t>זקן מן הגולה</w:t>
      </w:r>
      <w:r w:rsidRPr="00043784">
        <w:rPr>
          <w:rFonts w:hint="cs"/>
          <w:rtl/>
        </w:rPr>
        <w:t xml:space="preserve"> מסככין, והודו לו,  </w:t>
      </w:r>
    </w:p>
    <w:p w14:paraId="5372EF20" w14:textId="77777777" w:rsidR="00E403A1" w:rsidRPr="00043784" w:rsidRDefault="00E403A1" w:rsidP="00E403A1">
      <w:pPr>
        <w:widowControl w:val="0"/>
        <w:rPr>
          <w:rtl/>
        </w:rPr>
      </w:pPr>
      <w:bookmarkStart w:id="106" w:name="_Toc155720286"/>
      <w:r w:rsidRPr="00F27229">
        <w:rPr>
          <w:rStyle w:val="af2"/>
          <w:rFonts w:hint="cs"/>
          <w:rtl/>
        </w:rPr>
        <w:t>מחצלת</w:t>
      </w:r>
      <w:r w:rsidRPr="00A47A1A">
        <w:rPr>
          <w:rStyle w:val="af2"/>
          <w:rFonts w:hint="cs"/>
          <w:rtl/>
        </w:rPr>
        <w:t xml:space="preserve"> דבני מחוזא</w:t>
      </w:r>
      <w:bookmarkEnd w:id="106"/>
      <w:r w:rsidRPr="00A47A1A">
        <w:rPr>
          <w:rStyle w:val="af2"/>
          <w:rFonts w:hint="cs"/>
          <w:rtl/>
        </w:rPr>
        <w:t xml:space="preserve"> </w:t>
      </w:r>
      <w:r w:rsidRPr="00043784">
        <w:rPr>
          <w:rFonts w:hint="cs"/>
          <w:rtl/>
        </w:rPr>
        <w:t>אלמלא קיר שלהן מסככין בהן.</w:t>
      </w:r>
    </w:p>
    <w:p w14:paraId="553F54B5" w14:textId="77777777" w:rsidR="009D377E" w:rsidRDefault="009D377E" w:rsidP="009D377E">
      <w:pPr>
        <w:pStyle w:val="afff3"/>
        <w:rPr>
          <w:del w:id="9100" w:author="הגהת סוכה" w:date="2026-09-27T12:23:34Z"/>
          <w:rtl/>
        </w:rPr>
        <w:sectPr w:rsidR="009D377E" w:rsidSect="009D377E">
          <w:headerReference w:type="even" r:id="rId8"/>
          <w:headerReference w:type="default" r:id="rId9"/>
          <w:pgSz w:w="9639" w:h="14742" w:code="138"/>
          <w:pgMar w:top="567" w:right="1134" w:bottom="284" w:left="567" w:header="283" w:footer="113" w:gutter="0"/>
          <w:cols w:num="2" w:space="1134"/>
          <w:bidi/>
          <w:rtlGutter/>
          <w:docGrid w:linePitch="360"/>
        </w:sectPr>
      </w:pPr>
    </w:p>
    <w:p w14:paraId="4E1A35B4" w14:textId="77777777" w:rsidR="009D377E" w:rsidRDefault="00A36268" w:rsidP="009D377E">
      <w:pPr>
        <w:pStyle w:val="Hadran"/>
        <w:rPr>
          <w:rStyle w:val="afff0"/>
          <w:rtl/>
        </w:rPr>
        <w:pPrChange w:id="43052" w:author="Claude" w:date="2026-10-08T08:35:29Z">
          <w:pPr>
            <w:pStyle w:val="afff3"/>
            <w:rPr>
              <w:rStyle w:val="afff0"/>
              <w:rtl/>
            </w:rPr>
          </w:pPr>
        </w:pPrChange>
      </w:pPr>
      <w:r>
        <w:rPr>
          <w:rFonts w:hint="cs"/>
          <w:rtl/>
        </w:rPr>
        <w:t xml:space="preserve">הדרן עלך </w:t>
      </w:r>
      <w:del w:id="43053" w:author="Claude" w:date="2026-10-08T08:35:29Z">
        <w:r>
          <w:rPr>
            <w:rFonts w:hint="cs"/>
            <w:rtl/>
          </w:rPr>
          <w:delText xml:space="preserve">פרק ראשו</w:delText>
        </w:r>
      </w:del>
      <w:ins w:id="43054" w:author="Claude" w:date="2026-10-08T08:35:29Z">
        <w:r>
          <w:rPr>
            <w:rFonts w:hint="cs"/>
            <w:rtl/>
          </w:rPr>
          <w:t xml:space="preserve">סוכה שהיא גבוהה</w:t>
        </w:r>
      </w:ins>
      <w:del w:id="43055" w:author="Claude" w:date="2026-10-08T08:35:29Z">
        <w:r>
          <w:rPr>
            <w:rFonts w:hint="cs"/>
            <w:rtl/>
          </w:rPr>
          <w:delText xml:space="preserve">ן</w:delText>
        </w:r>
      </w:del>
      <w:bookmarkStart w:id="107" w:name="_Toc155720287"/>
    </w:p>
    <w:p w14:paraId="79A186CE" w14:textId="77777777" w:rsidR="009D377E" w:rsidRDefault="009D377E" w:rsidP="007300C6">
      <w:pPr>
        <w:pStyle w:val="afffb"/>
        <w:framePr w:hRule="auto" w:hSpace="0" w:wrap="auto" w:vAnchor="margin" w:hAnchor="text" w:xAlign="left" w:yAlign="inline" w:anchorLock="1"/>
        <w:rPr>
          <w:del w:id="9101" w:author="הגהת סוכה" w:date="2026-09-27T12:23:34Z"/>
          <w:rStyle w:val="afff0"/>
          <w:rtl/>
        </w:rPr>
        <w:sectPr w:rsidR="009D377E" w:rsidSect="009D377E">
          <w:type w:val="continuous"/>
          <w:pgSz w:w="9639" w:h="14742" w:code="138"/>
          <w:pgMar w:top="567" w:right="1134" w:bottom="284" w:left="567" w:header="283" w:footer="113" w:gutter="0"/>
          <w:cols w:space="1134"/>
          <w:bidi/>
          <w:rtlGutter/>
          <w:docGrid w:linePitch="360"/>
        </w:sectPr>
      </w:pPr>
      <w:bookmarkStart w:id="108" w:name="_Toc155720288"/>
      <w:bookmarkEnd w:id="107"/>
    </w:p>
    <w:p w14:paraId="14D6E883" w14:textId="77777777" w:rsidR="00DE4CCA" w:rsidRDefault="00DE4CCA" w:rsidP="007300C6">
      <w:pPr>
        <w:pStyle w:val="afffb"/>
        <w:framePr w:wrap="around"/>
        <w:rPr>
          <w:del w:id="42035" w:author="Claude" w:date="2026-10-07T09:43:51Z"/>
          <w:rStyle w:val="afff0"/>
          <w:rtl/>
        </w:rPr>
      </w:pPr>
      <w:del w:id="42033" w:author="Claude" w:date="2026-10-07T09:43:51Z">
        <w:r>
          <w:rPr>
            <w:rStyle w:val="afff0"/>
            <w:rFonts w:hint="cs"/>
            <w:rtl/>
          </w:rPr>
          <w:lastRenderedPageBreak/>
          <w:delText xml:space="preserve">פרק שני</w:delText>
        </w:r>
      </w:del>
      <w:bookmarkEnd w:id="108"/>
      <w:del w:id="42034" w:author="Claude" w:date="2026-10-07T09:43:51Z">
        <w:r>
          <w:rPr>
            <w:rStyle w:val="afff0"/>
            <w:rFonts w:hint="cs"/>
            <w:rtl/>
          </w:rPr>
          <w:delText xml:space="preserve"> </w:delText>
        </w:r>
      </w:del>
    </w:p>
    <w:p>
      <w:pPr>
        <w:pStyle w:val="afffc"/>
        <w:rPr>
          <w:del w:id="42037" w:author="Claude" w:date="2026-10-07T09:43:51Z"/>
        </w:rPr>
      </w:pPr>
      <w:ins w:id="40007" w:author="Claude" w:date="2026-10-06T13:34:44Z">
        <w:del w:id="42036" w:author="Claude" w:date="2026-10-07T09:43:51Z">
          <w:r>
            <w:delText xml:space="preserve">הישן</w:delText>
          </w:r>
        </w:del>
      </w:ins>
    </w:p>
    <w:p>
      <w:pPr>
        <w:pStyle w:val="PetichatPerek"/>
        <w:widowControl w:val="0"/>
        <w:rPr>
          <w:ins w:id="40002" w:author="Claude" w:date="2026-10-06T14:10:05Z"/>
          <w:rStyle w:val="ac"/>
          <w:rFonts w:cs="PFT_Frank"/>
          <w:szCs w:val="16"/>
          <w:rtl/>
        </w:rPr>
        <w:pPrChange w:id="41029" w:author="Claude" w:date="2026-10-07T09:25:02Z">
          <w:pPr>
            <w:pStyle w:val="affb"/>
            <w:framePr w:h="42" w:hRule="exact" w:vSpace="0" w:wrap="notBeside" w:vAnchor="page" w:x="111" w:y="6930"/>
            <w:widowControl w:val="0"/>
            <w:rPr>
              <w:ins w:id="40002" w:author="Claude" w:date="2026-10-06T14:10:05Z"/>
              <w:rStyle w:val="ac"/>
              <w:rFonts w:cs="PFT_Frank"/>
              <w:szCs w:val="16"/>
              <w:rtl/>
            </w:rPr>
          </w:pPr>
        </w:pPrChange>
      </w:pPr>
      <w:ins w:id="40001" w:author="Claude" w:date="2026-10-06T14:10:05Z">
        <w:r w:rsidRPr="009462D1">
          <w:rPr>
            <w:rStyle w:val="ac"/>
            <w:rFonts w:cs="PFT_Frank" w:hint="cs"/>
            <w:szCs w:val="16"/>
            <w:rtl/>
          </w:rPr>
          <w:t xml:space="preserve">פרק שני </w:t>
        </w:r>
        <w:r w:rsidRPr="009462D1">
          <w:rPr>
            <w:rStyle w:val="ac"/>
            <w:rFonts w:cs="PFT_Frank" w:hint="cs"/>
            <w:szCs w:val="16"/>
            <w:rtl/>
          </w:rPr>
          <w:sym w:font="Wingdings 2" w:char="F0B5"/>
        </w:r>
        <w:r w:rsidRPr="009462D1">
          <w:rPr>
            <w:rStyle w:val="ac"/>
            <w:rFonts w:cs="PFT_Frank" w:hint="cs"/>
            <w:szCs w:val="16"/>
            <w:rtl/>
          </w:rPr>
          <w:t xml:space="preserve"> הישן</w:t>
        </w:r>
      </w:ins>
    </w:p>
    <w:p>
      <w:pPr>
        <w:pStyle w:val="MishnaBatzad"/>
        <w:rPr>
          <w:ins w:id="20211" w:author="קלוד" w:date="2026-10-06T10:10:33Z"/>
        </w:rPr>
      </w:pPr>
      <w:ins w:id="20210" w:author="קלוד" w:date="2026-10-06T10:10:33Z">
        <w:r>
          <w:t xml:space="preserve">משנה א</w:t>
        </w:r>
      </w:ins>
    </w:p>
    <w:p w14:paraId="4728A279" w14:textId="2D1201A8" w:rsidR="00E403A1" w:rsidRDefault="00E403A1" w:rsidP="009D377E">
      <w:pPr>
        <w:pStyle w:val="afff"/>
        <w:rPr>
          <w:rtl/>
        </w:rPr>
      </w:pPr>
      <w:bookmarkStart w:id="109" w:name="_Toc155720289"/>
      <w:r w:rsidRPr="00002216">
        <w:rPr>
          <w:rStyle w:val="afffd"/>
          <w:rFonts w:hint="cs"/>
          <w:rtl/>
        </w:rPr>
        <w:t>הישן תחת המטה</w:t>
      </w:r>
      <w:r w:rsidRPr="004A2A7B">
        <w:rPr>
          <w:rFonts w:hint="cs"/>
          <w:rtl/>
        </w:rPr>
        <w:t xml:space="preserve"> </w:t>
      </w:r>
      <w:r w:rsidR="001B4BDB">
        <w:rPr>
          <w:rFonts w:hint="cs"/>
          <w:rtl/>
        </w:rPr>
        <w:t xml:space="preserve">בסוכה </w:t>
      </w:r>
      <w:r w:rsidRPr="004A2A7B">
        <w:rPr>
          <w:rFonts w:hint="cs"/>
          <w:rtl/>
        </w:rPr>
        <w:t>לא יצא יד"ח</w:t>
      </w:r>
      <w:bookmarkEnd w:id="109"/>
    </w:p>
    <w:p w14:paraId="19A4D8E7" w14:textId="086E5038" w:rsidR="009D377E" w:rsidRPr="004A2A7B" w:rsidRDefault="009D377E" w:rsidP="009D377E">
      <w:pPr>
        <w:pStyle w:val="afffc"/>
        <w:framePr w:wrap="around"/>
        <w:rPr>
          <w:del w:id="40010" w:author="Claude" w:date="2026-10-06T13:34:44Z"/>
          <w:rtl/>
        </w:rPr>
      </w:pPr>
      <w:del w:id="40009" w:author="Claude" w:date="2026-10-06T13:34:44Z">
        <w:r>
          <w:rPr>
            <w:rFonts w:hint="cs"/>
            <w:rtl/>
          </w:rPr>
          <w:delText xml:space="preserve">הישן</w:delText>
        </w:r>
      </w:del>
    </w:p>
    <w:p>
      <w:pPr>
        <w:pStyle w:val="MishnaBatzad"/>
        <w:rPr>
          <w:ins w:id="20213" w:author="קלוד" w:date="2026-10-06T10:10:33Z"/>
        </w:rPr>
      </w:pPr>
      <w:ins w:id="20212" w:author="קלוד" w:date="2026-10-06T10:10:33Z">
        <w:r>
          <w:t xml:space="preserve">משנה א</w:t>
        </w:r>
      </w:ins>
    </w:p>
    <w:p w14:paraId="7CEDE71A" w14:textId="77777777" w:rsidR="00E403A1" w:rsidRPr="004A2A7B" w:rsidRDefault="00E403A1" w:rsidP="009D377E">
      <w:pPr>
        <w:pStyle w:val="a3"/>
        <w:rPr>
          <w:rtl/>
        </w:rPr>
      </w:pPr>
      <w:r w:rsidRPr="00941A28">
        <w:rPr>
          <w:rStyle w:val="TanaimMishna"/>
          <w:rtl/>
          <w:rPrChange w:id="20035" w:author="קלוד" w:date="2026-10-06T10:10:33Z">
            <w:rPr>
              <w:rStyle w:val="afff2"/>
              <w:rtl/>
            </w:rPr>
          </w:rPrChange>
        </w:rPr>
        <w:t>ר"י:</w:t>
      </w:r>
      <w:r w:rsidRPr="004A2A7B">
        <w:rPr>
          <w:rtl/>
        </w:rPr>
        <w:t xml:space="preserve"> ישנו תחת המטה בפני הזקנים</w:t>
      </w:r>
      <w:r w:rsidR="004F76C1" w:rsidRPr="004A2A7B">
        <w:rPr>
          <w:rFonts w:hint="cs"/>
          <w:rtl/>
        </w:rPr>
        <w:t xml:space="preserve"> </w:t>
      </w:r>
      <w:r w:rsidRPr="004A2A7B">
        <w:rPr>
          <w:rtl/>
        </w:rPr>
        <w:t xml:space="preserve">ולא אמרו דבר, </w:t>
      </w:r>
    </w:p>
    <w:p w14:paraId="4DC7C6E8" w14:textId="446934E6" w:rsidR="00E403A1" w:rsidRPr="004A2A7B" w:rsidRDefault="00E403A1" w:rsidP="009D377E">
      <w:pPr>
        <w:pStyle w:val="a3"/>
        <w:rPr>
          <w:rtl/>
        </w:rPr>
      </w:pPr>
      <w:r w:rsidRPr="00941A28">
        <w:rPr>
          <w:rStyle w:val="TanaimMishna"/>
          <w:rtl/>
          <w:rPrChange w:id="20036" w:author="קלוד" w:date="2026-10-06T10:10:33Z">
            <w:rPr>
              <w:rStyle w:val="afff2"/>
              <w:rtl/>
            </w:rPr>
          </w:rPrChange>
        </w:rPr>
        <w:t>טבי עבד ר"ג</w:t>
      </w:r>
      <w:r w:rsidRPr="00941A28">
        <w:rPr>
          <w:rStyle w:val="TanaimMishna"/>
          <w:rFonts w:hint="cs"/>
          <w:rtl/>
          <w:rPrChange w:id="20037" w:author="קלוד" w:date="2026-10-06T10:10:33Z">
            <w:rPr>
              <w:rStyle w:val="afff2"/>
              <w:rFonts w:hint="cs"/>
              <w:rtl/>
            </w:rPr>
          </w:rPrChange>
        </w:rPr>
        <w:t>:</w:t>
      </w:r>
      <w:r w:rsidRPr="004A2A7B">
        <w:rPr>
          <w:rtl/>
        </w:rPr>
        <w:t xml:space="preserve"> ישן תחת המטה, </w:t>
      </w:r>
      <w:r w:rsidR="004F76C1" w:rsidRPr="004A2A7B">
        <w:rPr>
          <w:rFonts w:hint="cs"/>
          <w:rtl/>
        </w:rPr>
        <w:t>ש</w:t>
      </w:r>
      <w:r w:rsidRPr="004A2A7B">
        <w:rPr>
          <w:rtl/>
        </w:rPr>
        <w:t xml:space="preserve">ת"ח ויודע שעבדים פטורין. </w:t>
      </w:r>
      <w:ins w:id="10608" w:author="דבורה שירה פלג" w:date="2026-08-09T22:27:00Z" w16du:dateUtc="2026-08-09T19:27:00Z">
        <w:r w:rsidR="00F5343C">
          <w:rPr>
            <w:rtl/>
          </w:rPr>
          <w:t xml:space="preserve">ולמדנו שהישן תחת המיטה לא יצא יד"ח</w:t>
        </w:r>
      </w:ins>
    </w:p>
    <w:p w14:paraId="042692DE" w14:textId="77777777" w:rsidR="00E403A1" w:rsidRPr="00C01657" w:rsidRDefault="00E403A1" w:rsidP="009D377E">
      <w:pPr>
        <w:pStyle w:val="ad"/>
        <w:framePr w:wrap="around"/>
        <w:rPr>
          <w:rtl/>
        </w:rPr>
      </w:pPr>
      <w:bookmarkStart w:id="110" w:name="_Toc155720290"/>
      <w:r w:rsidRPr="00C01657">
        <w:rPr>
          <w:rFonts w:hint="cs"/>
          <w:rtl/>
        </w:rPr>
        <w:t>כא.</w:t>
      </w:r>
      <w:bookmarkEnd w:id="110"/>
    </w:p>
    <w:p w14:paraId="56DD074B" w14:textId="7A54EF29" w:rsidR="00E403A1" w:rsidRPr="00043784" w:rsidRDefault="00E403A1" w:rsidP="001B4BDB">
      <w:pPr>
        <w:spacing w:before="60"/>
        <w:jc w:val="center"/>
        <w:rPr>
          <w:rtl/>
        </w:rPr>
      </w:pPr>
      <w:r w:rsidRPr="00043784">
        <w:rPr>
          <w:rStyle w:val="a6"/>
          <w:rFonts w:hint="cs"/>
          <w:spacing w:val="0"/>
          <w:rtl/>
        </w:rPr>
        <w:t>ישן תחת המטה</w:t>
      </w:r>
      <w:r w:rsidRPr="00A47A1A">
        <w:rPr>
          <w:rFonts w:hint="cs"/>
          <w:rtl/>
        </w:rPr>
        <w:t xml:space="preserve"> </w:t>
      </w:r>
      <w:r w:rsidR="008029D0" w:rsidRPr="008029D0">
        <w:rPr>
          <w:rStyle w:val="af6"/>
          <w:rtl/>
        </w:rPr>
        <w:t>◄</w:t>
      </w:r>
      <w:ins w:id="10607" w:author="דבורה שירה פלג" w:date="2026-08-09T22:28:00Z" w16du:dateUtc="2026-08-09T19:28:00Z">
        <w:r w:rsidR="00F5343C">
          <w:rPr>
            <w:rStyle w:val="af6"/>
            <w:rtl/>
          </w:rPr>
          <w:t xml:space="preserve">תרגמה שמואל </w:t>
        </w:r>
      </w:ins>
      <w:r w:rsidRPr="00F8723C">
        <w:rPr>
          <w:rStyle w:val="ac"/>
          <w:rFonts w:cs="PFT_Frank" w:hint="cs"/>
          <w:sz w:val="14"/>
          <w:rtl/>
        </w:rPr>
        <w:t>במטה עשרה</w:t>
      </w:r>
      <w:r w:rsidRPr="00043784">
        <w:rPr>
          <w:rFonts w:hint="cs"/>
          <w:rtl/>
        </w:rPr>
        <w:t>,</w:t>
      </w:r>
    </w:p>
    <w:p w14:paraId="1E93C3C2" w14:textId="77777777" w:rsidR="008029D0" w:rsidRPr="008029D0" w:rsidRDefault="008029D0" w:rsidP="008029D0">
      <w:pPr>
        <w:pStyle w:val="31"/>
        <w:framePr w:wrap="notBeside"/>
        <w:rPr>
          <w:rtl/>
        </w:rPr>
      </w:pPr>
      <w:r w:rsidRPr="008029D0">
        <w:rPr>
          <w:rtl/>
        </w:rPr>
        <w:t>◄</w:t>
      </w:r>
    </w:p>
    <w:p w14:paraId="22C76275" w14:textId="4D353FEB" w:rsidR="00E403A1" w:rsidRPr="00043784" w:rsidRDefault="00E403A1" w:rsidP="008029D0">
      <w:pPr>
        <w:pStyle w:val="affd"/>
        <w:spacing w:after="60"/>
        <w:rPr>
          <w:rtl/>
        </w:rPr>
      </w:pPr>
      <w:r w:rsidRPr="001B4BDB">
        <w:rPr>
          <w:rFonts w:hint="cs"/>
          <w:spacing w:val="-4"/>
          <w:rtl/>
        </w:rPr>
        <w:t xml:space="preserve">חור שחררוהו מים שרצים מלחת, </w:t>
      </w:r>
      <w:r w:rsidR="001B4BDB" w:rsidRPr="001B4BDB">
        <w:rPr>
          <w:rFonts w:hint="cs"/>
          <w:spacing w:val="-4"/>
          <w:rtl/>
        </w:rPr>
        <w:t>ו</w:t>
      </w:r>
      <w:r w:rsidRPr="001B4BDB">
        <w:rPr>
          <w:rFonts w:hint="cs"/>
          <w:spacing w:val="-4"/>
          <w:rtl/>
        </w:rPr>
        <w:t>מדבך אבנים וסואר של קורות</w:t>
      </w:r>
      <w:r w:rsidRPr="00043784">
        <w:rPr>
          <w:rFonts w:hint="cs"/>
          <w:rtl/>
        </w:rPr>
        <w:t xml:space="preserve"> מאהיל על הטומאה, </w:t>
      </w:r>
      <w:r w:rsidR="001B4BDB">
        <w:rPr>
          <w:rtl/>
        </w:rPr>
        <w:tab/>
      </w:r>
      <w:r w:rsidR="001B4BDB">
        <w:rPr>
          <w:rStyle w:val="af6"/>
          <w:rFonts w:hint="cs"/>
          <w:rtl/>
        </w:rPr>
        <w:t>-</w:t>
      </w:r>
      <w:r w:rsidR="001B4BDB" w:rsidRPr="001B4BDB">
        <w:rPr>
          <w:rStyle w:val="af6"/>
          <w:rFonts w:hint="cs"/>
          <w:rtl/>
        </w:rPr>
        <w:t>ולר''י</w:t>
      </w:r>
      <w:r w:rsidR="001B4BDB">
        <w:rPr>
          <w:rStyle w:val="af6"/>
          <w:rFonts w:hint="cs"/>
          <w:rtl/>
        </w:rPr>
        <w:t>:</w:t>
      </w:r>
      <w:r w:rsidR="001B4BDB">
        <w:rPr>
          <w:rFonts w:hint="cs"/>
          <w:rtl/>
        </w:rPr>
        <w:t xml:space="preserve"> אהל שאינו בידי אדם אינו אוהל.</w:t>
      </w:r>
      <w:ins w:id="10605" w:author="דבורה שירה פלג" w:date="2026-08-09T22:31:00Z" w16du:dateUtc="2026-08-09T19:31:00Z">
        <w:r w:rsidR="00F5343C">
          <w:rPr>
            <w:rFonts w:hint="cs"/>
            <w:rtl/>
          </w:rPr>
          <w:t xml:space="preserve">-</w:t>
        </w:r>
        <w:r w:rsidR="00F5343C" w:rsidRPr="002731DC">
          <w:rPr>
            <w:rFonts w:hint="cs"/>
            <w:rtl/>
          </w:rPr>
          <w:t xml:space="preserve">דיליף</w:t>
        </w:r>
        <w:r w:rsidR="00F5343C">
          <w:rPr>
            <w:rFonts w:hint="cs"/>
            <w:rtl/>
          </w:rPr>
          <w:t xml:space="preserve"> </w:t>
        </w:r>
        <w:r w:rsidR="00F5343C" w:rsidRPr="00914B30">
          <w:rPr>
            <w:rFonts w:hint="cs"/>
            <w:rtl/>
          </w:rPr>
          <w:t xml:space="preserve">אהל אהל</w:t>
        </w:r>
        <w:r w:rsidR="00F5343C">
          <w:rPr>
            <w:rFonts w:hint="cs"/>
            <w:rtl/>
          </w:rPr>
          <w:tab/>
        </w:r>
        <w:r w:rsidR="00F5343C">
          <w:rPr>
            <w:rFonts w:hint="cs"/>
            <w:rtl/>
          </w:rPr>
          <w:tab/>
        </w:r>
        <w:r w:rsidR="00F5343C" w:rsidRPr="002731DC">
          <w:rPr>
            <w:rFonts w:hint="cs"/>
            <w:rtl/>
          </w:rPr>
          <w:t xml:space="preserve">רב</w:t>
        </w:r>
      </w:ins>
      <w:ins w:id="10606" w:author="דבורה שירה פלג" w:date="2026-08-09T22:32:00Z" w16du:dateUtc="2026-08-09T19:32:00Z">
        <w:r w:rsidR="00F5343C" w:rsidRPr="002731DC">
          <w:rPr>
            <w:rFonts w:hint="cs"/>
            <w:rtl/>
          </w:rPr>
          <w:t xml:space="preserve">נן</w:t>
        </w:r>
        <w:r w:rsidR="00F5343C">
          <w:rPr>
            <w:rFonts w:hint="cs"/>
            <w:rtl/>
          </w:rPr>
          <w:t xml:space="preserve"> </w:t>
        </w:r>
        <w:r w:rsidR="00F5343C" w:rsidRPr="00914B30">
          <w:rPr>
            <w:rFonts w:hint="cs"/>
            <w:rtl/>
          </w:rPr>
          <w:t xml:space="preserve">אהל אהל</w:t>
        </w:r>
        <w:r w:rsidR="00F5343C">
          <w:rPr>
            <w:rFonts w:hint="cs"/>
            <w:rtl/>
          </w:rPr>
          <w:t xml:space="preserve"> ריבה,</w:t>
        </w:r>
      </w:ins>
    </w:p>
    <w:p w14:paraId="3730EE2D" w14:textId="77777777" w:rsidR="008029D0" w:rsidRPr="008029D0" w:rsidRDefault="008029D0" w:rsidP="008029D0">
      <w:pPr>
        <w:pStyle w:val="31"/>
        <w:framePr w:wrap="notBeside"/>
        <w:rPr>
          <w:rtl/>
        </w:rPr>
      </w:pPr>
      <w:r w:rsidRPr="008029D0">
        <w:rPr>
          <w:rtl/>
        </w:rPr>
        <w:t>◄</w:t>
      </w:r>
    </w:p>
    <w:p w14:paraId="13FDB707" w14:textId="7176E1D7" w:rsidR="00E403A1" w:rsidRPr="000C1CD3" w:rsidRDefault="00E403A1" w:rsidP="008029D0">
      <w:pPr>
        <w:rPr>
          <w:rStyle w:val="af6"/>
          <w:rtl/>
        </w:rPr>
      </w:pPr>
      <w:r w:rsidRPr="00C91EAB">
        <w:rPr>
          <w:rFonts w:cs="PFT_Frank" w:hint="cs"/>
          <w:b/>
          <w:bCs/>
          <w:szCs w:val="14"/>
          <w:rtl/>
        </w:rPr>
        <w:t xml:space="preserve">חצירות דירושלים </w:t>
      </w:r>
      <w:r w:rsidRPr="004F76C1">
        <w:rPr>
          <w:rFonts w:hint="cs"/>
          <w:rtl/>
        </w:rPr>
        <w:t>ע</w:t>
      </w:r>
      <w:r w:rsidRPr="004F76C1">
        <w:rPr>
          <w:rtl/>
        </w:rPr>
        <w:t>"</w:t>
      </w:r>
      <w:r w:rsidRPr="00043784">
        <w:rPr>
          <w:rFonts w:hint="cs"/>
          <w:rtl/>
        </w:rPr>
        <w:t>ג הסלע ותחתיהם חלל ונשים עוברות יולדות ומגדלות בניהם שם לפרה, רוכבין ע</w:t>
      </w:r>
      <w:r w:rsidRPr="00043784">
        <w:rPr>
          <w:rtl/>
        </w:rPr>
        <w:t>"</w:t>
      </w:r>
      <w:r w:rsidRPr="00043784">
        <w:rPr>
          <w:rFonts w:hint="cs"/>
          <w:rtl/>
        </w:rPr>
        <w:t>ג דלתות שע</w:t>
      </w:r>
      <w:r w:rsidRPr="00043784">
        <w:rPr>
          <w:rtl/>
        </w:rPr>
        <w:t>"</w:t>
      </w:r>
      <w:r w:rsidRPr="00043784">
        <w:rPr>
          <w:rFonts w:hint="cs"/>
          <w:rtl/>
        </w:rPr>
        <w:t>ג שוורים וכוסות אבן בידיהם, ומילאום מן השילוח,</w:t>
      </w:r>
      <w:r w:rsidRPr="000C1CD3">
        <w:rPr>
          <w:rStyle w:val="af6"/>
          <w:rFonts w:hint="cs"/>
          <w:rtl/>
        </w:rPr>
        <w:t xml:space="preserve"> </w:t>
      </w:r>
      <w:del w:id="10603" w:author="דבורה שירה פלג" w:date="2026-08-09T22:33:00Z" w16du:dateUtc="2026-08-09T19:33:00Z">
        <w:r w:rsidRPr="00043784" w:rsidDel="00F5343C">
          <w:rPr>
            <w:rFonts w:hint="cs"/>
            <w:rtl/>
          </w:rPr>
          <w:delText>או</w:delText>
        </w:r>
      </w:del>
      <w:ins w:id="10604" w:author="דבורה שירה פלג" w:date="2026-08-09T22:33:00Z" w16du:dateUtc="2026-08-09T19:33:00Z">
        <w:r w:rsidR="00F5343C" w:rsidRPr="002731DC">
          <w:rPr>
            <w:rStyle w:val="af6"/>
            <w:rFonts w:hint="cs"/>
            <w:rtl/>
          </w:rPr>
          <w:t xml:space="preserve">ר'יוסי</w:t>
        </w:r>
      </w:ins>
      <w:r w:rsidRPr="00043784">
        <w:rPr>
          <w:rFonts w:hint="cs"/>
          <w:rtl/>
        </w:rPr>
        <w:t xml:space="preserve"> </w:t>
      </w:r>
      <w:r w:rsidR="008029D0">
        <w:rPr>
          <w:rFonts w:hint="cs"/>
          <w:rtl/>
        </w:rPr>
        <w:t>ש</w:t>
      </w:r>
      <w:r w:rsidRPr="00043784">
        <w:rPr>
          <w:rFonts w:hint="cs"/>
          <w:rtl/>
        </w:rPr>
        <w:t xml:space="preserve">ממקומו משלשל מפני קבר התהום. </w:t>
      </w:r>
    </w:p>
    <w:p w14:paraId="36734497" w14:textId="77777777" w:rsidR="003316BE" w:rsidRPr="003316BE" w:rsidRDefault="00E403A1" w:rsidP="001711C4">
      <w:pPr>
        <w:pStyle w:val="31"/>
        <w:framePr w:wrap="notBeside"/>
        <w:rPr>
          <w:rtl/>
        </w:rPr>
      </w:pPr>
      <w:r w:rsidRPr="003316BE">
        <w:rPr>
          <w:rFonts w:hint="cs"/>
          <w:rtl/>
        </w:rPr>
        <w:t>והך דר</w:t>
      </w:r>
      <w:r w:rsidRPr="003316BE">
        <w:rPr>
          <w:rtl/>
        </w:rPr>
        <w:t>"</w:t>
      </w:r>
      <w:r w:rsidRPr="003316BE">
        <w:rPr>
          <w:rFonts w:hint="cs"/>
          <w:rtl/>
        </w:rPr>
        <w:t>י</w:t>
      </w:r>
    </w:p>
    <w:p w14:paraId="076348F6" w14:textId="44A5DB76" w:rsidR="004F76C1" w:rsidRDefault="00E403A1" w:rsidP="00E403A1">
      <w:pPr>
        <w:pStyle w:val="affd"/>
        <w:rPr>
          <w:rtl/>
        </w:rPr>
      </w:pPr>
      <w:r w:rsidRPr="00043784">
        <w:rPr>
          <w:rFonts w:hint="cs"/>
          <w:rtl/>
        </w:rPr>
        <w:t xml:space="preserve">שוורים עצמן </w:t>
      </w:r>
      <w:del w:id="10597" w:author="דבורה שירה פלג" w:date="2026-08-09T22:23:00Z" w16du:dateUtc="2026-08-09T19:23:00Z">
        <w:r w:rsidR="003316BE" w:rsidDel="00F5343C">
          <w:rPr>
            <w:rtl/>
          </w:rPr>
          <w:delText>-</w:delText>
        </w:r>
      </w:del>
      <w:ins w:id="10598" w:author="דבורה שירה פלג" w:date="2026-08-09T22:23:00Z" w16du:dateUtc="2026-08-09T19:23:00Z">
        <w:r w:rsidR="00F5343C">
          <w:rPr>
            <w:rFonts w:hint="cs"/>
            <w:rtl/>
          </w:rPr>
          <w:t xml:space="preserve">–</w:t>
        </w:r>
      </w:ins>
      <w:r w:rsidR="003316BE">
        <w:rPr>
          <w:rFonts w:hint="cs"/>
          <w:rtl/>
        </w:rPr>
        <w:t xml:space="preserve"> </w:t>
      </w:r>
      <w:ins w:id="10599" w:author="דבורה שירה פלג" w:date="2026-08-09T22:23:00Z" w16du:dateUtc="2026-08-09T19:23:00Z">
        <w:r>
          <w:rPr>
            <w:rStyle w:val="af6"/>
            <w:rFonts w:hint="cs"/>
            <w:rtl/>
            <w:rPrChange w:id="9031" w:author="מנוע אמוראים" w:date="2026-10-05T16:41:47Z">
              <w:rPr>
                <w:rFonts w:hint="cs"/>
                <w:rtl/>
              </w:rPr>
            </w:rPrChange>
          </w:rPr>
          <w:t xml:space="preserve">ר"ד</w:t>
        </w:r>
        <w:r>
          <w:rPr>
            <w:rFonts w:hint="cs"/>
            <w:rtl/>
          </w:rPr>
          <w:t xml:space="preserve"> </w:t>
        </w:r>
        <w:r>
          <w:rPr>
            <w:rStyle w:val="af6"/>
            <w:rFonts w:hint="cs"/>
            <w:rtl/>
            <w:rPrChange w:id="9032" w:author="מנוע אמוראים" w:date="2026-10-05T16:41:47Z">
              <w:rPr>
                <w:rFonts w:hint="cs"/>
                <w:rtl/>
              </w:rPr>
            </w:rPrChange>
          </w:rPr>
          <w:t xml:space="preserve">אר"א</w:t>
        </w:r>
        <w:r w:rsidR="00F5343C">
          <w:rPr>
            <w:rFonts w:hint="cs"/>
            <w:rtl/>
          </w:rPr>
          <w:t xml:space="preserve"> </w:t>
        </w:r>
      </w:ins>
      <w:r w:rsidRPr="00043784">
        <w:rPr>
          <w:rFonts w:hint="cs"/>
          <w:rtl/>
        </w:rPr>
        <w:t xml:space="preserve">במלא אגרוף דהוי אוהל, </w:t>
      </w:r>
      <w:r w:rsidR="001B4BDB">
        <w:rPr>
          <w:rFonts w:hint="cs"/>
          <w:rtl/>
        </w:rPr>
        <w:t>וכדתניא.</w:t>
      </w:r>
      <w:ins w:id="10600" w:author="דבורה שירה פלג" w:date="2026-08-09T22:24:00Z" w16du:dateUtc="2026-08-09T19:24:00Z">
        <w:r>
          <w:rPr>
            <w:rFonts w:hint="cs"/>
            <w:rtl/>
          </w:rPr>
          <w:t xml:space="preserve">[דמודה </w:t>
        </w:r>
        <w:r>
          <w:rPr>
            <w:rStyle w:val="af6"/>
            <w:rFonts w:hint="cs"/>
            <w:rtl/>
            <w:rPrChange w:id="9033" w:author="מנוע אמוראים" w:date="2026-10-05T16:41:47Z">
              <w:rPr>
                <w:rFonts w:hint="cs"/>
                <w:rtl/>
              </w:rPr>
            </w:rPrChange>
          </w:rPr>
          <w:t xml:space="preserve">ר"י</w:t>
        </w:r>
        <w:r>
          <w:rPr>
            <w:rFonts w:hint="cs"/>
            <w:rtl/>
          </w:rPr>
          <w:t xml:space="preserve"> </w:t>
        </w:r>
      </w:ins>
      <w:ins w:id="10601" w:author="דבורה שירה פלג" w:date="2026-08-09T22:26:00Z" w16du:dateUtc="2026-08-09T19:26:00Z">
        <w:r w:rsidR="00F5343C">
          <w:rPr>
            <w:rFonts w:hint="cs"/>
            <w:rtl/>
          </w:rPr>
          <w:t xml:space="preserve">בשקיפין ונקיק</w:t>
        </w:r>
      </w:ins>
      <w:ins w:id="10602" w:author="דבורה שירה פלג" w:date="2026-08-09T22:28:00Z" w16du:dateUtc="2026-08-09T19:28:00Z">
        <w:r w:rsidR="00F5343C">
          <w:rPr>
            <w:rFonts w:hint="cs"/>
            <w:rtl/>
          </w:rPr>
          <w:t xml:space="preserve">ים]</w:t>
        </w:r>
      </w:ins>
    </w:p>
    <w:p w14:paraId="37C87572" w14:textId="77777777" w:rsidR="003316BE" w:rsidRPr="003316BE" w:rsidRDefault="00E403A1" w:rsidP="001711C4">
      <w:pPr>
        <w:pStyle w:val="31"/>
        <w:framePr w:wrap="notBeside"/>
        <w:rPr>
          <w:rtl/>
        </w:rPr>
      </w:pPr>
      <w:r w:rsidRPr="003316BE">
        <w:rPr>
          <w:rFonts w:hint="cs"/>
          <w:rtl/>
        </w:rPr>
        <w:t>והך</w:t>
      </w:r>
    </w:p>
    <w:p w14:paraId="35EA3A4F" w14:textId="2F2CB591" w:rsidR="003316BE" w:rsidRDefault="00E403A1" w:rsidP="003316BE">
      <w:pPr>
        <w:pStyle w:val="affd"/>
        <w:rPr>
          <w:rtl/>
        </w:rPr>
      </w:pPr>
      <w:r w:rsidRPr="00043784">
        <w:rPr>
          <w:rFonts w:hint="cs"/>
          <w:rtl/>
        </w:rPr>
        <w:t>ד</w:t>
      </w:r>
      <w:r w:rsidR="001B4BDB">
        <w:rPr>
          <w:rFonts w:hint="cs"/>
          <w:rtl/>
        </w:rPr>
        <w:t>אין מביאין דלתות,</w:t>
      </w:r>
      <w:r w:rsidRPr="00043784">
        <w:rPr>
          <w:rFonts w:hint="cs"/>
          <w:rtl/>
        </w:rPr>
        <w:t xml:space="preserve"> אפי' דדלת יש בה כמה אגרופין</w:t>
      </w:r>
      <w:r w:rsidR="001B4BDB">
        <w:rPr>
          <w:rFonts w:hint="cs"/>
          <w:rtl/>
        </w:rPr>
        <w:t>.</w:t>
      </w:r>
    </w:p>
    <w:p w14:paraId="42CBB358" w14:textId="336C113F" w:rsidR="003316BE" w:rsidRPr="003316BE" w:rsidRDefault="001B4BDB" w:rsidP="001711C4">
      <w:pPr>
        <w:pStyle w:val="31"/>
        <w:framePr w:wrap="notBeside"/>
        <w:rPr>
          <w:rtl/>
        </w:rPr>
      </w:pPr>
      <w:r>
        <w:rPr>
          <w:rFonts w:hint="cs"/>
          <w:rtl/>
        </w:rPr>
        <w:t>-</w:t>
      </w:r>
      <w:r w:rsidR="00E403A1" w:rsidRPr="003316BE">
        <w:rPr>
          <w:rFonts w:hint="cs"/>
          <w:rtl/>
        </w:rPr>
        <w:t>אביי:</w:t>
      </w:r>
    </w:p>
    <w:p w14:paraId="06F2A870" w14:textId="542FF0EA" w:rsidR="00E403A1" w:rsidRPr="003316BE" w:rsidRDefault="00E403A1" w:rsidP="003316BE">
      <w:pPr>
        <w:pStyle w:val="affd"/>
        <w:rPr>
          <w:rFonts w:cs="David"/>
          <w:bCs/>
          <w:sz w:val="13"/>
          <w:szCs w:val="14"/>
          <w:rtl/>
        </w:rPr>
      </w:pPr>
      <w:r w:rsidRPr="00043784">
        <w:rPr>
          <w:rFonts w:hint="cs"/>
          <w:rtl/>
        </w:rPr>
        <w:t xml:space="preserve">לא הוצרכו להביא דלתות, </w:t>
      </w:r>
      <w:r w:rsidR="00F656AB">
        <w:rPr>
          <w:rFonts w:cs="David" w:hint="cs"/>
          <w:bCs/>
          <w:sz w:val="13"/>
          <w:szCs w:val="14"/>
          <w:rtl/>
        </w:rPr>
        <w:t xml:space="preserve"> </w:t>
      </w:r>
    </w:p>
    <w:p w14:paraId="26348477" w14:textId="77777777" w:rsidR="00E403A1" w:rsidRPr="00C01657" w:rsidRDefault="00E403A1" w:rsidP="009D377E">
      <w:pPr>
        <w:pStyle w:val="ad"/>
        <w:framePr w:wrap="around"/>
        <w:rPr>
          <w:rtl/>
        </w:rPr>
      </w:pPr>
      <w:bookmarkStart w:id="112" w:name="_Toc155720292"/>
      <w:r w:rsidRPr="00C01657">
        <w:rPr>
          <w:rFonts w:hint="cs"/>
          <w:rtl/>
        </w:rPr>
        <w:t>כא:</w:t>
      </w:r>
      <w:bookmarkEnd w:id="112"/>
    </w:p>
    <w:p w14:paraId="19368011" w14:textId="4E2D321E" w:rsidR="003316BE" w:rsidRPr="003316BE" w:rsidRDefault="001B4BDB" w:rsidP="001711C4">
      <w:pPr>
        <w:pStyle w:val="31"/>
        <w:framePr w:wrap="notBeside"/>
        <w:rPr>
          <w:rtl/>
        </w:rPr>
      </w:pPr>
      <w:r>
        <w:rPr>
          <w:rFonts w:hint="cs"/>
          <w:rtl/>
        </w:rPr>
        <w:t>-</w:t>
      </w:r>
      <w:r w:rsidR="00E403A1" w:rsidRPr="003316BE">
        <w:rPr>
          <w:rFonts w:hint="cs"/>
          <w:rtl/>
        </w:rPr>
        <w:t>רבא</w:t>
      </w:r>
      <w:r w:rsidR="00E0620E" w:rsidRPr="003316BE">
        <w:rPr>
          <w:rFonts w:hint="cs"/>
          <w:rtl/>
        </w:rPr>
        <w:t>:</w:t>
      </w:r>
    </w:p>
    <w:p w14:paraId="47CA906A" w14:textId="7E46FFC6" w:rsidR="00D5163E" w:rsidRPr="00043784" w:rsidRDefault="00E403A1" w:rsidP="00E403A1">
      <w:pPr>
        <w:pStyle w:val="affd"/>
        <w:rPr>
          <w:rtl/>
        </w:rPr>
      </w:pPr>
      <w:r w:rsidRPr="00043784">
        <w:rPr>
          <w:rFonts w:hint="cs"/>
          <w:rtl/>
        </w:rPr>
        <w:t>לא הביאו כלל</w:t>
      </w:r>
      <w:r w:rsidR="00D5163E" w:rsidRPr="00043784">
        <w:rPr>
          <w:rFonts w:hint="cs"/>
          <w:rtl/>
        </w:rPr>
        <w:t>,</w:t>
      </w:r>
      <w:r w:rsidRPr="00043784">
        <w:rPr>
          <w:rFonts w:hint="cs"/>
          <w:rtl/>
        </w:rPr>
        <w:t xml:space="preserve"> דדעת תינוק גסה עליו</w:t>
      </w:r>
      <w:r w:rsidR="00D5163E" w:rsidRPr="00043784">
        <w:rPr>
          <w:rFonts w:hint="cs"/>
          <w:rtl/>
        </w:rPr>
        <w:t>,</w:t>
      </w:r>
      <w:r w:rsidRPr="00043784">
        <w:rPr>
          <w:rFonts w:hint="cs"/>
          <w:rtl/>
        </w:rPr>
        <w:t xml:space="preserve"> </w:t>
      </w:r>
    </w:p>
    <w:p w14:paraId="4112FB6A" w14:textId="350A975B" w:rsidR="00E403A1" w:rsidRPr="00043784" w:rsidRDefault="00D5163E" w:rsidP="003316BE">
      <w:pPr>
        <w:pStyle w:val="affd"/>
        <w:rPr>
          <w:rtl/>
        </w:rPr>
      </w:pPr>
      <w:r w:rsidRPr="00043784">
        <w:rPr>
          <w:rFonts w:hint="cs"/>
          <w:rtl/>
        </w:rPr>
        <w:t xml:space="preserve">שמא </w:t>
      </w:r>
      <w:r w:rsidR="00E403A1" w:rsidRPr="00043784">
        <w:rPr>
          <w:rFonts w:hint="cs"/>
          <w:rtl/>
        </w:rPr>
        <w:t xml:space="preserve">יוציא ראשו או אחר מאבריו, </w:t>
      </w:r>
      <w:r>
        <w:rPr>
          <w:rFonts w:hint="cs"/>
          <w:rtl/>
        </w:rPr>
        <w:t xml:space="preserve">ויטמא בקבר התהום</w:t>
      </w:r>
      <w:del w:id="10539" w:author="דבורה שירה פלג" w:date="2026-10-01T11:26:47Z">
        <w:r>
          <w:rPr>
            <w:rFonts w:hint="cs"/>
            <w:rtl/>
          </w:rPr>
          <w:delText xml:space="preserve">.</w:delText>
        </w:r>
      </w:del>
      <w:ins w:id="10540" w:author="דבורה שירה פלג" w:date="2026-10-01T11:26:47Z">
        <w:r>
          <w:rPr>
            <w:rFonts w:hint="cs"/>
            <w:rtl/>
          </w:rPr>
          <w:t xml:space="preserve">.ות"כ דרבא</w:t>
        </w:r>
      </w:ins>
      <w:r w:rsidR="00E403A1" w:rsidRPr="00043784">
        <w:rPr>
          <w:rFonts w:hint="cs"/>
          <w:rtl/>
        </w:rPr>
        <w:t xml:space="preserve"> </w:t>
      </w:r>
    </w:p>
    <w:p w14:paraId="1DD1C38E" w14:textId="77777777" w:rsidR="003316BE" w:rsidRPr="003316BE" w:rsidRDefault="00E403A1" w:rsidP="001711C4">
      <w:pPr>
        <w:pStyle w:val="31"/>
        <w:framePr w:wrap="notBeside"/>
        <w:rPr>
          <w:rtl/>
        </w:rPr>
      </w:pPr>
      <w:r w:rsidRPr="003316BE">
        <w:rPr>
          <w:rFonts w:hint="cs"/>
          <w:rtl/>
        </w:rPr>
        <w:t>והך</w:t>
      </w:r>
    </w:p>
    <w:p w14:paraId="1043E13C" w14:textId="3F4EA0E4" w:rsidR="00D5163E" w:rsidRPr="00012602" w:rsidRDefault="00E403A1" w:rsidP="00E403A1">
      <w:pPr>
        <w:pStyle w:val="affd"/>
        <w:widowControl w:val="0"/>
        <w:rPr>
          <w:rtl/>
        </w:rPr>
      </w:pPr>
      <w:r>
        <w:rPr>
          <w:rFonts w:hint="cs"/>
          <w:rtl/>
        </w:rPr>
        <w:t xml:space="preserve">דמטה </w:t>
      </w:r>
      <w:r>
        <w:rPr>
          <w:rStyle w:val="af6"/>
          <w:rFonts w:hint="cs"/>
          <w:rtl/>
          <w:rPrChange w:id="9034" w:author="מנוע אמוראים" w:date="2026-10-05T16:41:47Z">
            <w:rPr>
              <w:rFonts w:hint="cs"/>
              <w:rtl/>
            </w:rPr>
          </w:rPrChange>
        </w:rPr>
        <w:t xml:space="preserve">ד</w:t>
      </w:r>
      <w:r>
        <w:rPr>
          <w:rStyle w:val="af6"/>
          <w:rFonts w:hint="cs"/>
          <w:rtl/>
          <w:rPrChange w:id="9035" w:author="מנוע אמוראים" w:date="2026-10-05T16:41:47Z">
            <w:rPr>
              <w:rFonts w:hint="cs"/>
              <w:rtl/>
            </w:rPr>
          </w:rPrChange>
        </w:rPr>
        <w:t xml:space="preserve">ר</w:t>
      </w:r>
      <w:r>
        <w:rPr>
          <w:rStyle w:val="af6"/>
          <w:rtl/>
          <w:rPrChange w:id="9036" w:author="מנוע אמוראים" w:date="2026-10-05T16:41:47Z">
            <w:rPr>
              <w:rtl/>
            </w:rPr>
          </w:rPrChange>
        </w:rPr>
        <w:t xml:space="preserve">"</w:t>
      </w:r>
      <w:r>
        <w:rPr>
          <w:rStyle w:val="af6"/>
          <w:rFonts w:hint="cs"/>
          <w:rtl/>
          <w:rPrChange w:id="9037" w:author="מנוע אמוראים" w:date="2026-10-05T16:41:47Z">
            <w:rPr>
              <w:rFonts w:hint="cs"/>
              <w:rtl/>
            </w:rPr>
          </w:rPrChange>
        </w:rPr>
        <w:t xml:space="preserve">י</w:t>
      </w:r>
      <w:r>
        <w:rPr>
          <w:rFonts w:hint="cs"/>
          <w:rtl/>
        </w:rPr>
        <w:t xml:space="preserve"> </w:t>
      </w:r>
      <w:r w:rsidR="001B4BDB">
        <w:rPr>
          <w:rFonts w:hint="cs"/>
          <w:rtl/>
        </w:rPr>
        <w:t>ש</w:t>
      </w:r>
      <w:r w:rsidRPr="00012602">
        <w:rPr>
          <w:rFonts w:hint="cs"/>
          <w:rtl/>
        </w:rPr>
        <w:t>נהג</w:t>
      </w:r>
      <w:r w:rsidR="001B4BDB">
        <w:rPr>
          <w:rFonts w:hint="cs"/>
          <w:rtl/>
        </w:rPr>
        <w:t>ו</w:t>
      </w:r>
      <w:r w:rsidRPr="00012602">
        <w:rPr>
          <w:rFonts w:hint="cs"/>
          <w:rtl/>
        </w:rPr>
        <w:t xml:space="preserve"> שישנו תחת המטה בפני הזקנים דלגבה עשויה</w:t>
      </w:r>
      <w:r w:rsidR="0050636C">
        <w:rPr>
          <w:rFonts w:hint="cs"/>
          <w:rtl/>
        </w:rPr>
        <w:t>- אין לה שם אוהל.</w:t>
      </w:r>
      <w:ins w:id="10594" w:author="דבורה שירה פלג" w:date="2026-08-09T22:35:00Z" w16du:dateUtc="2026-08-09T19:35:00Z">
        <w:r w:rsidR="00F5343C">
          <w:rPr>
            <w:rFonts w:hint="cs"/>
            <w:rtl/>
          </w:rPr>
          <w:tab/>
        </w:r>
        <w:r w:rsidR="00F5343C">
          <w:rPr>
            <w:rFonts w:hint="cs"/>
            <w:rtl/>
          </w:rPr>
          <w:tab/>
        </w:r>
        <w:r w:rsidR="00F5343C" w:rsidRPr="002731DC">
          <w:rPr>
            <w:rFonts w:hint="cs"/>
            <w:rtl/>
          </w:rPr>
          <w:t xml:space="preserve">וקשה</w:t>
        </w:r>
        <w:r w:rsidR="00F5343C">
          <w:rPr>
            <w:rFonts w:hint="cs"/>
            <w:rtl/>
          </w:rPr>
          <w:t xml:space="preserve"> דשוורים </w:t>
        </w:r>
      </w:ins>
      <w:ins w:id="10595" w:author="דבורה שירה פלג" w:date="2026-08-09T22:36:00Z" w16du:dateUtc="2026-08-09T19:36:00Z">
        <w:r w:rsidR="00F5343C">
          <w:rPr>
            <w:rFonts w:hint="cs"/>
            <w:rtl/>
          </w:rPr>
          <w:t xml:space="preserve">נמי לגבן עשו</w:t>
        </w:r>
      </w:ins>
      <w:ins w:id="10596" w:author="דבורה שירה פלג" w:date="2026-08-09T22:37:00Z" w16du:dateUtc="2026-08-09T19:37:00Z">
        <w:r w:rsidR="00F5343C">
          <w:rPr>
            <w:rFonts w:hint="cs"/>
            <w:rtl/>
          </w:rPr>
          <w:t xml:space="preserve">ין</w:t>
        </w:r>
      </w:ins>
    </w:p>
    <w:p w14:paraId="2428006B" w14:textId="77777777" w:rsidR="003316BE" w:rsidRDefault="00E403A1" w:rsidP="003316BE">
      <w:pPr>
        <w:pStyle w:val="af1"/>
        <w:rPr>
          <w:rtl/>
        </w:rPr>
      </w:pPr>
      <w:bookmarkStart w:id="113" w:name="_Toc155720293"/>
      <w:r w:rsidRPr="00043784">
        <w:rPr>
          <w:rFonts w:hint="cs"/>
          <w:rtl/>
        </w:rPr>
        <w:t>שוורים</w:t>
      </w:r>
      <w:bookmarkEnd w:id="113"/>
      <w:r w:rsidRPr="00043784">
        <w:rPr>
          <w:rFonts w:hint="cs"/>
          <w:rtl/>
        </w:rPr>
        <w:t xml:space="preserve"> </w:t>
      </w:r>
    </w:p>
    <w:p w14:paraId="404E6EA0" w14:textId="137FCA9A" w:rsidR="001B4BDB" w:rsidRPr="001B4BDB" w:rsidRDefault="001B4BDB" w:rsidP="001711C4">
      <w:pPr>
        <w:pStyle w:val="31"/>
        <w:framePr w:wrap="notBeside"/>
        <w:rPr>
          <w:rtl/>
        </w:rPr>
      </w:pPr>
      <w:r>
        <w:rPr>
          <w:rFonts w:hint="cs"/>
          <w:rtl/>
        </w:rPr>
        <w:t>א.</w:t>
      </w:r>
      <w:r w:rsidR="00E403A1" w:rsidRPr="001B4BDB">
        <w:rPr>
          <w:rFonts w:hint="cs"/>
          <w:rtl/>
        </w:rPr>
        <w:t>לר</w:t>
      </w:r>
      <w:r w:rsidR="00E403A1" w:rsidRPr="001B4BDB">
        <w:rPr>
          <w:rtl/>
        </w:rPr>
        <w:t>"</w:t>
      </w:r>
      <w:r w:rsidR="00E403A1" w:rsidRPr="001B4BDB">
        <w:rPr>
          <w:rFonts w:hint="cs"/>
          <w:rtl/>
        </w:rPr>
        <w:t>א:</w:t>
      </w:r>
    </w:p>
    <w:p w14:paraId="6D2E3383" w14:textId="29579AF6" w:rsidR="00C76978" w:rsidRPr="00A150D6" w:rsidRDefault="00E403A1" w:rsidP="003316BE">
      <w:pPr>
        <w:pStyle w:val="affd"/>
        <w:widowControl w:val="0"/>
        <w:rPr>
          <w:rFonts w:cs="BA Esthetic Bold"/>
          <w:b/>
          <w:spacing w:val="-2"/>
          <w:sz w:val="13"/>
          <w:szCs w:val="13"/>
          <w:rtl/>
        </w:rPr>
      </w:pPr>
      <w:r>
        <w:rPr>
          <w:rFonts w:hint="cs"/>
          <w:spacing w:val="-2"/>
          <w:rtl/>
        </w:rPr>
        <w:t xml:space="preserve">מגינים על הרועים בחמה ובגש</w:t>
      </w:r>
      <w:del w:id="9001" w:author="עריכה מהאתר" w:date="2026-10-06T12:58:52Z">
        <w:r>
          <w:rPr>
            <w:rFonts w:hint="cs"/>
            <w:spacing w:val="-2"/>
            <w:rtl/>
          </w:rPr>
          <w:delText xml:space="preserve">מים</w:delText>
        </w:r>
      </w:del>
      <w:ins w:id="9002" w:author="עריכה מהאתר" w:date="2026-10-06T12:58:52Z">
        <w:r>
          <w:rPr>
            <w:rFonts w:hint="cs"/>
            <w:spacing w:val="-2"/>
            <w:rtl/>
          </w:rPr>
          <w:t xml:space="preserve">מים </w:t>
        </w:r>
        <w:r>
          <w:rPr>
            <w:rStyle w:val="afff6"/>
            <w:rFonts w:hint="cs"/>
            <w:spacing w:val="-2"/>
            <w:rtl/>
            <w:rPrChange w:id="9073" w:author="עריכה מהאתר" w:date="2026-10-17T22:24:53Z">
              <w:rPr>
                <w:rStyle w:val="afff6"/>
                <w:rFonts w:hint="cs"/>
                <w:spacing w:val="-2"/>
                <w:rtl/>
              </w:rPr>
            </w:rPrChange>
          </w:rPr>
          <w:t xml:space="preserve">ונדחה</w:t>
        </w:r>
      </w:ins>
      <w:r>
        <w:rPr>
          <w:rFonts w:hint="cs"/>
          <w:spacing w:val="-2"/>
          <w:rtl/>
        </w:rPr>
        <w:t xml:space="preserve">,</w:t>
      </w:r>
      <w:r w:rsidR="00D5163E" w:rsidRPr="00A150D6">
        <w:rPr>
          <w:rStyle w:val="af4"/>
          <w:rFonts w:hint="cs"/>
          <w:color w:val="auto"/>
          <w:spacing w:val="-2"/>
          <w:rtl/>
        </w:rPr>
        <w:t xml:space="preserve"> </w:t>
      </w:r>
      <w:r>
        <w:rPr>
          <w:rFonts w:hint="cs"/>
          <w:color w:val="auto"/>
          <w:spacing w:val="-2"/>
          <w:rtl/>
          <w:rPrChange w:id="9076" w:author="עריכה מהאתר" w:date="2026-10-17T22:24:53Z">
            <w:rPr>
              <w:rStyle w:val="af4"/>
              <w:rFonts w:hint="cs"/>
              <w:color w:val="auto"/>
              <w:spacing w:val="-2"/>
              <w:rtl/>
            </w:rPr>
          </w:rPrChange>
        </w:rPr>
        <w:t xml:space="preserve">ב.</w:t>
      </w:r>
      <w:r>
        <w:rPr>
          <w:rFonts w:hint="cs"/>
          <w:color w:val="auto"/>
          <w:spacing w:val="-2"/>
          <w:rtl/>
          <w:rPrChange w:id="9077" w:author="עריכה מהאתר" w:date="2026-10-17T22:24:53Z">
            <w:rPr>
              <w:rStyle w:val="af4"/>
              <w:rFonts w:hint="cs"/>
              <w:color w:val="auto"/>
              <w:spacing w:val="-2"/>
              <w:rtl/>
            </w:rPr>
          </w:rPrChange>
        </w:rPr>
        <w:t xml:space="preserve"> רבא</w:t>
      </w:r>
      <w:r>
        <w:rPr>
          <w:rFonts w:hint="cs"/>
          <w:color w:val="auto"/>
          <w:spacing w:val="-2"/>
          <w:rtl/>
          <w:rPrChange w:id="9078" w:author="עריכה מהאתר" w:date="2026-10-17T22:24:53Z">
            <w:rPr>
              <w:rFonts w:hint="cs"/>
              <w:color w:val="auto"/>
              <w:spacing w:val="-2"/>
              <w:rtl/>
            </w:rPr>
          </w:rPrChange>
        </w:rPr>
        <w:t xml:space="preserve">:</w:t>
      </w:r>
      <w:r w:rsidRPr="00A150D6">
        <w:rPr>
          <w:rFonts w:hint="cs"/>
          <w:spacing w:val="-2"/>
          <w:rtl/>
        </w:rPr>
        <w:t xml:space="preserve"> על בני מעים שלהן,</w:t>
      </w:r>
    </w:p>
    <w:p w14:paraId="207B10F8" w14:textId="1A0CA000" w:rsidR="00E403A1" w:rsidRPr="00043784" w:rsidRDefault="00E403A1" w:rsidP="005B1143">
      <w:pPr>
        <w:pStyle w:val="affd"/>
        <w:widowControl w:val="0"/>
        <w:rPr>
          <w:rtl/>
        </w:rPr>
      </w:pPr>
      <w:r w:rsidRPr="00043784">
        <w:rPr>
          <w:rFonts w:hint="cs"/>
          <w:rtl/>
        </w:rPr>
        <w:t xml:space="preserve">סוכה קבע, ומיטה ארעי ואין מבטל קבע, </w:t>
      </w:r>
      <w:r w:rsidRPr="000C1CD3">
        <w:rPr>
          <w:rStyle w:val="af6"/>
          <w:rFonts w:hint="cs"/>
          <w:rtl/>
        </w:rPr>
        <w:t>ור</w:t>
      </w:r>
      <w:r w:rsidRPr="000C1CD3">
        <w:rPr>
          <w:rStyle w:val="af6"/>
          <w:rtl/>
        </w:rPr>
        <w:t>"</w:t>
      </w:r>
      <w:r w:rsidRPr="000C1CD3">
        <w:rPr>
          <w:rStyle w:val="af6"/>
          <w:rFonts w:hint="cs"/>
          <w:rtl/>
        </w:rPr>
        <w:t>ש</w:t>
      </w:r>
      <w:r w:rsidRPr="00043784">
        <w:rPr>
          <w:rFonts w:hint="cs"/>
          <w:rtl/>
        </w:rPr>
        <w:t xml:space="preserve"> </w:t>
      </w:r>
      <w:r w:rsidR="005B1143" w:rsidRPr="00043784">
        <w:rPr>
          <w:rFonts w:hint="cs"/>
          <w:rtl/>
        </w:rPr>
        <w:t>חלק</w:t>
      </w:r>
      <w:r w:rsidRPr="00043784">
        <w:rPr>
          <w:rFonts w:hint="cs"/>
          <w:rtl/>
        </w:rPr>
        <w:t>.</w:t>
      </w:r>
    </w:p>
    <w:p w14:paraId="03055F2F" w14:textId="77777777" w:rsidR="003316BE" w:rsidRDefault="00E403A1" w:rsidP="003049F3">
      <w:pPr>
        <w:pStyle w:val="a5"/>
        <w:rPr>
          <w:rtl/>
        </w:rPr>
      </w:pPr>
      <w:ins w:id="9813" w:author="מספור קטעי משנה" w:date="2026-10-06T06:45:53Z">
        <w:r>
          <w:rPr>
            <w:rStyle w:val="MisparKeta"/>
          </w:rPr>
          <w:t xml:space="preserve">א. </w:t>
        </w:r>
      </w:ins>
      <w:bookmarkStart w:id="114" w:name="_Toc155720294"/>
      <w:r w:rsidRPr="00043784">
        <w:rPr>
          <w:rStyle w:val="a6"/>
          <w:rFonts w:hint="cs"/>
          <w:spacing w:val="0"/>
          <w:rtl/>
        </w:rPr>
        <w:t>מעשה בטבי עבדו</w:t>
      </w:r>
      <w:bookmarkEnd w:id="114"/>
      <w:r w:rsidRPr="00043784">
        <w:rPr>
          <w:rFonts w:hint="cs"/>
          <w:rtl/>
        </w:rPr>
        <w:t xml:space="preserve"> </w:t>
      </w:r>
    </w:p>
    <w:p w14:paraId="293F68FA" w14:textId="488F2518" w:rsidR="00E403A1" w:rsidRPr="00043784" w:rsidRDefault="00E403A1" w:rsidP="003316BE">
      <w:pPr>
        <w:widowControl w:val="0"/>
        <w:rPr>
          <w:rtl/>
        </w:rPr>
      </w:pPr>
      <w:r w:rsidRPr="00043784">
        <w:rPr>
          <w:rFonts w:hint="cs"/>
          <w:rtl/>
        </w:rPr>
        <w:t xml:space="preserve">משיחת </w:t>
      </w:r>
      <w:r w:rsidRPr="000C1CD3">
        <w:rPr>
          <w:rStyle w:val="af6"/>
          <w:rFonts w:hint="cs"/>
          <w:rtl/>
        </w:rPr>
        <w:t>ר</w:t>
      </w:r>
      <w:r w:rsidRPr="000C1CD3">
        <w:rPr>
          <w:rStyle w:val="af6"/>
          <w:rtl/>
        </w:rPr>
        <w:t>"</w:t>
      </w:r>
      <w:r w:rsidRPr="000C1CD3">
        <w:rPr>
          <w:rStyle w:val="af6"/>
          <w:rFonts w:hint="cs"/>
          <w:rtl/>
        </w:rPr>
        <w:t>ג</w:t>
      </w:r>
      <w:r w:rsidR="003316BE" w:rsidRPr="000C1CD3">
        <w:rPr>
          <w:rStyle w:val="af6"/>
          <w:rFonts w:hint="cs"/>
          <w:rtl/>
        </w:rPr>
        <w:t>:</w:t>
      </w:r>
      <w:r w:rsidRPr="00043784">
        <w:rPr>
          <w:rFonts w:hint="cs"/>
          <w:rtl/>
        </w:rPr>
        <w:t xml:space="preserve"> למדנו ב' דברים</w:t>
      </w:r>
      <w:r w:rsidRPr="00043784">
        <w:rPr>
          <w:rStyle w:val="af4"/>
          <w:rFonts w:hint="cs"/>
          <w:color w:val="auto"/>
          <w:rtl/>
        </w:rPr>
        <w:t xml:space="preserve"> </w:t>
      </w:r>
      <w:r w:rsidR="003316BE">
        <w:rPr>
          <w:rStyle w:val="af4"/>
          <w:rFonts w:hint="cs"/>
          <w:color w:val="auto"/>
          <w:rtl/>
        </w:rPr>
        <w:t xml:space="preserve"> </w:t>
      </w:r>
      <w:r w:rsidRPr="00043784">
        <w:rPr>
          <w:rStyle w:val="af4"/>
          <w:rFonts w:hint="cs"/>
          <w:color w:val="auto"/>
          <w:rtl/>
        </w:rPr>
        <w:t>א.</w:t>
      </w:r>
      <w:r w:rsidRPr="00043784">
        <w:rPr>
          <w:rFonts w:hint="cs"/>
          <w:rtl/>
        </w:rPr>
        <w:t xml:space="preserve"> עבדים פטורים מסוכה</w:t>
      </w:r>
      <w:r w:rsidRPr="00043784">
        <w:rPr>
          <w:rStyle w:val="af4"/>
          <w:rFonts w:hint="cs"/>
          <w:color w:val="auto"/>
          <w:rtl/>
        </w:rPr>
        <w:t xml:space="preserve"> ב.</w:t>
      </w:r>
      <w:r w:rsidRPr="00043784">
        <w:rPr>
          <w:rFonts w:hint="cs"/>
          <w:rtl/>
        </w:rPr>
        <w:t xml:space="preserve"> הישן תחת המטה לא יצא </w:t>
      </w:r>
      <w:del w:id="9042" w:author="הגהת סוכה" w:date="2026-09-27T12:23:34Z">
        <w:r w:rsidRPr="00043784">
          <w:rPr>
            <w:rFonts w:hint="cs"/>
            <w:rtl/>
          </w:rPr>
          <w:delText xml:space="preserve">ייד</w:delText>
        </w:r>
      </w:del>
      <w:ins w:id="9043" w:author="הגהת סוכה" w:date="2026-09-27T12:23:34Z">
        <w:r w:rsidRPr="00043784">
          <w:rPr>
            <w:rFonts w:hint="cs"/>
            <w:rtl/>
          </w:rPr>
          <w:t xml:space="preserve">יד"ח</w:t>
        </w:r>
      </w:ins>
      <w:del w:id="9044" w:author="הגהת סוכה" w:date="2026-09-27T12:23:34Z">
        <w:r w:rsidRPr="00043784">
          <w:rPr>
            <w:rtl/>
          </w:rPr>
          <w:delText xml:space="preserve">"</w:delText>
        </w:r>
      </w:del>
      <w:del w:id="9045" w:author="הגהת סוכה" w:date="2026-09-27T12:23:34Z">
        <w:r w:rsidRPr="00043784">
          <w:rPr>
            <w:rFonts w:hint="cs"/>
            <w:rtl/>
          </w:rPr>
          <w:delText xml:space="preserve">ח</w:delText>
        </w:r>
      </w:del>
      <w:r w:rsidR="00D5163E" w:rsidRPr="00043784">
        <w:rPr>
          <w:rFonts w:hint="cs"/>
          <w:rtl/>
        </w:rPr>
        <w:t>.</w:t>
      </w:r>
      <w:r w:rsidR="003316BE">
        <w:rPr>
          <w:rFonts w:hint="cs"/>
          <w:rtl/>
        </w:rPr>
        <w:t xml:space="preserve"> </w:t>
      </w:r>
      <w:r w:rsidRPr="00043784">
        <w:rPr>
          <w:rFonts w:hint="cs"/>
          <w:rtl/>
        </w:rPr>
        <w:t>אפי' שיחת ת</w:t>
      </w:r>
      <w:r w:rsidRPr="00043784">
        <w:rPr>
          <w:rtl/>
        </w:rPr>
        <w:t>"</w:t>
      </w:r>
      <w:r w:rsidRPr="00043784">
        <w:rPr>
          <w:rFonts w:hint="cs"/>
          <w:rtl/>
        </w:rPr>
        <w:t>ח צריכה תלמוד.</w:t>
      </w:r>
    </w:p>
    <w:p w14:paraId="00AB124B" w14:textId="44E07D20" w:rsidR="00E403A1" w:rsidRPr="00E42FF2" w:rsidRDefault="0026136E" w:rsidP="00E42FF2">
      <w:pPr>
        <w:pStyle w:val="af"/>
      </w:pPr>
      <w:r>
        <w:rPr>
          <w:rFonts w:hint="cs"/>
          <w:rtl/>
        </w:rPr>
        <w:t>***</w:t>
      </w:r>
    </w:p>
    <w:p>
      <w:pPr>
        <w:pStyle w:val="MishnaBatzad"/>
        <w:rPr>
          <w:ins w:id="20215" w:author="קלוד" w:date="2026-10-06T10:10:33Z"/>
        </w:rPr>
      </w:pPr>
      <w:ins w:id="20214" w:author="קלוד" w:date="2026-10-06T10:10:33Z">
        <w:r>
          <w:t xml:space="preserve">משנה ב</w:t>
        </w:r>
      </w:ins>
    </w:p>
    <w:p w14:paraId="1B7942B9" w14:textId="2D4BF533" w:rsidR="003316BE" w:rsidRDefault="008029D0" w:rsidP="009D377E">
      <w:pPr>
        <w:pStyle w:val="afff"/>
        <w:rPr>
          <w:rStyle w:val="afff2"/>
          <w:rtl/>
        </w:rPr>
      </w:pPr>
      <w:bookmarkStart w:id="115" w:name="_Toc155720295"/>
      <w:r>
        <w:rPr>
          <w:rStyle w:val="afffd"/>
          <w:rFonts w:hint="cs"/>
          <w:rtl/>
        </w:rPr>
        <w:t>ה</w:t>
      </w:r>
      <w:r w:rsidR="00E403A1" w:rsidRPr="00002216">
        <w:rPr>
          <w:rStyle w:val="afffd"/>
          <w:rFonts w:hint="cs"/>
          <w:rtl/>
        </w:rPr>
        <w:t>סומך סוכתו בכרעי המטה</w:t>
      </w:r>
      <w:r w:rsidR="00E403A1" w:rsidRPr="00C01657">
        <w:rPr>
          <w:rFonts w:hint="cs"/>
          <w:rtl/>
        </w:rPr>
        <w:t xml:space="preserve"> </w:t>
      </w:r>
      <w:r>
        <w:rPr>
          <w:rtl/>
        </w:rPr>
        <w:tab/>
      </w:r>
      <w:r>
        <w:rPr>
          <w:rtl/>
        </w:rPr>
        <w:tab/>
      </w:r>
      <w:r>
        <w:rPr>
          <w:rFonts w:hint="cs"/>
          <w:rtl/>
        </w:rPr>
        <w:t xml:space="preserve">- </w:t>
      </w:r>
      <w:r w:rsidR="00E403A1" w:rsidRPr="00C01657">
        <w:rPr>
          <w:rFonts w:hint="cs"/>
          <w:rtl/>
        </w:rPr>
        <w:t>כשרה,</w:t>
      </w:r>
      <w:bookmarkEnd w:id="115"/>
      <w:r w:rsidR="003316BE">
        <w:rPr>
          <w:rStyle w:val="TanaimMishna"/>
          <w:rFonts w:hint="cs"/>
          <w:rtl/>
          <w:rPrChange w:id="20038" w:author="קלוד" w:date="2026-10-06T10:10:33Z">
            <w:rPr>
              <w:rStyle w:val="afff2"/>
              <w:rFonts w:hint="cs"/>
              <w:rtl/>
            </w:rPr>
          </w:rPrChange>
        </w:rPr>
        <w:t xml:space="preserve"> </w:t>
      </w:r>
    </w:p>
    <w:p w14:paraId="77003FDB" w14:textId="77777777" w:rsidR="009D551D" w:rsidRPr="009462D1" w:rsidRDefault="009D551D" w:rsidP="009D551D">
      <w:pPr>
        <w:pStyle w:val="affb"/>
        <w:framePr w:h="42" w:hRule="exact" w:vSpace="0" w:wrap="notBeside" w:vAnchor="page" w:x="111" w:y="6930"/>
        <w:widowControl w:val="0"/>
        <w:rPr>
          <w:del w:id="40006" w:author="Claude" w:date="2026-10-06T14:10:05Z"/>
          <w:rStyle w:val="ac"/>
          <w:rFonts w:cs="PFT_Frank"/>
          <w:szCs w:val="16"/>
          <w:rtl/>
        </w:rPr>
      </w:pPr>
      <w:del w:id="40003" w:author="Claude" w:date="2026-10-06T14:10:05Z">
        <w:r w:rsidRPr="009462D1">
          <w:rPr>
            <w:rStyle w:val="ac"/>
            <w:rFonts w:cs="PFT_Frank" w:hint="cs"/>
            <w:szCs w:val="16"/>
            <w:rtl/>
          </w:rPr>
          <w:delText xml:space="preserve">פרק שני </w:delText>
        </w:r>
      </w:del>
      <w:del w:id="40004" w:author="Claude" w:date="2026-10-06T14:10:05Z">
        <w:r w:rsidRPr="009462D1">
          <w:rPr>
            <w:rStyle w:val="ac"/>
            <w:rFonts w:cs="PFT_Frank" w:hint="cs"/>
            <w:szCs w:val="16"/>
            <w:rtl/>
          </w:rPr>
          <w:sym w:font="Wingdings 2" w:char="F0B5"/>
        </w:r>
      </w:del>
      <w:del w:id="40005" w:author="Claude" w:date="2026-10-06T14:10:05Z">
        <w:r w:rsidRPr="009462D1">
          <w:rPr>
            <w:rStyle w:val="ac"/>
            <w:rFonts w:cs="PFT_Frank" w:hint="cs"/>
            <w:szCs w:val="16"/>
            <w:rtl/>
          </w:rPr>
          <w:delText xml:space="preserve"> הישן</w:delText>
        </w:r>
      </w:del>
    </w:p>
    <w:p w14:paraId="21C81238" w14:textId="77777777" w:rsidR="008029D0" w:rsidRPr="008029D0" w:rsidRDefault="008029D0" w:rsidP="008029D0">
      <w:pPr>
        <w:pStyle w:val="31"/>
        <w:framePr w:wrap="notBeside"/>
        <w:rPr>
          <w:rtl/>
        </w:rPr>
      </w:pPr>
      <w:r w:rsidRPr="008029D0">
        <w:rPr>
          <w:rtl/>
        </w:rPr>
        <w:t>◄</w:t>
      </w:r>
    </w:p>
    <w:p>
      <w:pPr>
        <w:pStyle w:val="MishnaBatzad"/>
        <w:rPr>
          <w:ins w:id="20217" w:author="קלוד" w:date="2026-10-06T10:10:33Z"/>
        </w:rPr>
      </w:pPr>
      <w:ins w:id="20216" w:author="קלוד" w:date="2026-10-06T10:10:33Z">
        <w:r>
          <w:t xml:space="preserve">משנה ב</w:t>
        </w:r>
      </w:ins>
    </w:p>
    <w:p w14:paraId="431585DC" w14:textId="28DB7122" w:rsidR="00E403A1" w:rsidRPr="00C01657" w:rsidRDefault="00E403A1" w:rsidP="009D377E">
      <w:pPr>
        <w:pStyle w:val="a3"/>
        <w:rPr>
          <w:rtl/>
        </w:rPr>
      </w:pPr>
      <w:r w:rsidRPr="00C01657">
        <w:rPr>
          <w:rStyle w:val="TanaimMishna"/>
          <w:rFonts w:hint="cs"/>
          <w:rtl/>
          <w:rPrChange w:id="20039" w:author="קלוד" w:date="2026-10-06T10:10:33Z">
            <w:rPr>
              <w:rStyle w:val="afff2"/>
              <w:rFonts w:hint="cs"/>
              <w:rtl/>
            </w:rPr>
          </w:rPrChange>
        </w:rPr>
        <w:t>ר</w:t>
      </w:r>
      <w:r w:rsidRPr="00C01657">
        <w:rPr>
          <w:rStyle w:val="TanaimMishna"/>
          <w:rtl/>
          <w:rPrChange w:id="20040" w:author="קלוד" w:date="2026-10-06T10:10:33Z">
            <w:rPr>
              <w:rStyle w:val="afff2"/>
              <w:rtl/>
            </w:rPr>
          </w:rPrChange>
        </w:rPr>
        <w:t>"</w:t>
      </w:r>
      <w:r w:rsidRPr="00C01657">
        <w:rPr>
          <w:rStyle w:val="TanaimMishna"/>
          <w:rFonts w:hint="cs"/>
          <w:rtl/>
          <w:rPrChange w:id="20041" w:author="קלוד" w:date="2026-10-06T10:10:33Z">
            <w:rPr>
              <w:rStyle w:val="afff2"/>
              <w:rFonts w:hint="cs"/>
              <w:rtl/>
            </w:rPr>
          </w:rPrChange>
        </w:rPr>
        <w:t>י:</w:t>
      </w:r>
      <w:r w:rsidRPr="00C01657">
        <w:rPr>
          <w:rFonts w:hint="cs"/>
          <w:rtl/>
        </w:rPr>
        <w:t xml:space="preserve"> אם אינה יכולה לעמוד בפנ</w:t>
      </w:r>
      <w:r w:rsidRPr="00C01657">
        <w:rPr>
          <w:rtl/>
        </w:rPr>
        <w:t>"</w:t>
      </w:r>
      <w:r w:rsidRPr="00C01657">
        <w:rPr>
          <w:rFonts w:hint="cs"/>
          <w:rtl/>
        </w:rPr>
        <w:t xml:space="preserve">ע </w:t>
      </w:r>
      <w:r w:rsidR="008029D0">
        <w:rPr>
          <w:rtl/>
        </w:rPr>
        <w:tab/>
      </w:r>
      <w:r w:rsidR="008029D0">
        <w:rPr>
          <w:rFonts w:hint="cs"/>
          <w:rtl/>
        </w:rPr>
        <w:t xml:space="preserve">- </w:t>
      </w:r>
      <w:r w:rsidRPr="00C01657">
        <w:rPr>
          <w:rFonts w:hint="cs"/>
          <w:rtl/>
        </w:rPr>
        <w:t xml:space="preserve">פסולה, </w:t>
      </w:r>
    </w:p>
    <w:p w14:paraId="68EC69E5" w14:textId="77777777" w:rsidR="003316BE" w:rsidRPr="003316BE" w:rsidRDefault="005B1143" w:rsidP="001711C4">
      <w:pPr>
        <w:pStyle w:val="31"/>
        <w:framePr w:wrap="notBeside"/>
        <w:rPr>
          <w:rtl/>
        </w:rPr>
      </w:pPr>
      <w:r w:rsidRPr="003316BE">
        <w:rPr>
          <w:rFonts w:hint="cs"/>
          <w:rtl/>
        </w:rPr>
        <w:t>חלקו</w:t>
      </w:r>
      <w:r w:rsidR="00E403A1" w:rsidRPr="003316BE">
        <w:rPr>
          <w:rFonts w:hint="cs"/>
          <w:rtl/>
        </w:rPr>
        <w:t xml:space="preserve"> בר</w:t>
      </w:r>
      <w:r w:rsidR="00E403A1" w:rsidRPr="003316BE">
        <w:rPr>
          <w:rtl/>
        </w:rPr>
        <w:t>"</w:t>
      </w:r>
      <w:r w:rsidR="00E403A1" w:rsidRPr="003316BE">
        <w:rPr>
          <w:rFonts w:hint="cs"/>
          <w:rtl/>
        </w:rPr>
        <w:t>י</w:t>
      </w:r>
      <w:r w:rsidR="00D5163E" w:rsidRPr="003316BE">
        <w:rPr>
          <w:rFonts w:hint="cs"/>
          <w:rtl/>
        </w:rPr>
        <w:t>:</w:t>
      </w:r>
    </w:p>
    <w:p w14:paraId="12DFB986" w14:textId="2209FD04" w:rsidR="00E403A1" w:rsidRPr="00043784" w:rsidRDefault="00E403A1" w:rsidP="003316BE">
      <w:pPr>
        <w:spacing w:before="60"/>
        <w:rPr>
          <w:rtl/>
        </w:rPr>
      </w:pPr>
      <w:r w:rsidRPr="000C1CD3">
        <w:rPr>
          <w:rStyle w:val="af6"/>
          <w:rFonts w:hint="cs"/>
          <w:rtl/>
        </w:rPr>
        <w:t xml:space="preserve">אי </w:t>
      </w:r>
      <w:r w:rsidRPr="00043784">
        <w:rPr>
          <w:rFonts w:hint="cs"/>
          <w:rtl/>
        </w:rPr>
        <w:t>מטעם שאין לה קבע</w:t>
      </w:r>
      <w:r w:rsidR="00D5163E" w:rsidRPr="00043784">
        <w:rPr>
          <w:rFonts w:hint="cs"/>
          <w:rtl/>
        </w:rPr>
        <w:t>,</w:t>
      </w:r>
      <w:r w:rsidRPr="00043784">
        <w:rPr>
          <w:rFonts w:hint="cs"/>
          <w:rtl/>
        </w:rPr>
        <w:t xml:space="preserve"> </w:t>
      </w:r>
      <w:r w:rsidR="00D5163E" w:rsidRPr="000C1CD3">
        <w:rPr>
          <w:rStyle w:val="af6"/>
          <w:rFonts w:hint="cs"/>
          <w:rtl/>
        </w:rPr>
        <w:t xml:space="preserve">   </w:t>
      </w:r>
      <w:r w:rsidRPr="000C1CD3">
        <w:rPr>
          <w:rStyle w:val="af6"/>
          <w:rFonts w:hint="cs"/>
          <w:rtl/>
        </w:rPr>
        <w:t>או</w:t>
      </w:r>
      <w:r w:rsidRPr="00043784">
        <w:rPr>
          <w:rFonts w:hint="cs"/>
          <w:rtl/>
        </w:rPr>
        <w:t xml:space="preserve"> שמעמידה בדבר המקבל טומאה.</w:t>
      </w:r>
    </w:p>
    <w:p w14:paraId="45D30742" w14:textId="5A846043" w:rsidR="003316BE" w:rsidRPr="003316BE" w:rsidRDefault="00E403A1" w:rsidP="001711C4">
      <w:pPr>
        <w:pStyle w:val="31"/>
        <w:framePr w:wrap="notBeside"/>
        <w:rPr>
          <w:rtl/>
        </w:rPr>
      </w:pPr>
      <w:r w:rsidRPr="003316BE">
        <w:rPr>
          <w:rFonts w:hint="cs"/>
          <w:rtl/>
        </w:rPr>
        <w:t>ונפק</w:t>
      </w:r>
      <w:r w:rsidRPr="003316BE">
        <w:rPr>
          <w:rtl/>
        </w:rPr>
        <w:t>"</w:t>
      </w:r>
      <w:r w:rsidRPr="003316BE">
        <w:rPr>
          <w:rFonts w:hint="cs"/>
          <w:rtl/>
        </w:rPr>
        <w:t>מ</w:t>
      </w:r>
      <w:r w:rsidR="003316BE">
        <w:rPr>
          <w:rFonts w:hint="cs"/>
          <w:rtl/>
        </w:rPr>
        <w:t>:</w:t>
      </w:r>
    </w:p>
    <w:p w14:paraId="2BDCF7B0" w14:textId="004C6435" w:rsidR="00D5163E" w:rsidRPr="00043784" w:rsidRDefault="00E403A1" w:rsidP="00D5163E">
      <w:pPr>
        <w:rPr>
          <w:rtl/>
        </w:rPr>
      </w:pPr>
      <w:r w:rsidRPr="00F8723C">
        <w:rPr>
          <w:rStyle w:val="ac"/>
          <w:rFonts w:cs="PFT_Frank" w:hint="cs"/>
          <w:sz w:val="14"/>
          <w:rtl/>
        </w:rPr>
        <w:t>נעץ שפודי ברזל</w:t>
      </w:r>
      <w:r w:rsidRPr="00043784">
        <w:rPr>
          <w:rFonts w:hint="cs"/>
          <w:rtl/>
        </w:rPr>
        <w:t xml:space="preserve"> וסיכך עליהם, </w:t>
      </w:r>
    </w:p>
    <w:p w14:paraId="0E3165CF" w14:textId="22E2C721" w:rsidR="003316BE" w:rsidRPr="003316BE" w:rsidRDefault="008029D0" w:rsidP="001711C4">
      <w:pPr>
        <w:pStyle w:val="31"/>
        <w:framePr w:wrap="notBeside"/>
        <w:rPr>
          <w:rtl/>
        </w:rPr>
      </w:pPr>
      <w:r w:rsidRPr="0077703F">
        <w:rPr>
          <w:rtl/>
        </w:rPr>
        <w:t>◄</w:t>
      </w:r>
      <w:del w:id="10593" w:author="דבורה שירה פלג" w:date="2026-08-09T22:43:00Z" w16du:dateUtc="2026-08-09T19:43:00Z">
        <w:r w:rsidR="00E403A1" w:rsidRPr="003316BE" w:rsidDel="0028500D">
          <w:rPr>
            <w:rFonts w:hint="cs"/>
            <w:rtl/>
          </w:rPr>
          <w:delText>ל</w:delText>
        </w:r>
      </w:del>
      <w:r w:rsidR="00E403A1" w:rsidRPr="003316BE">
        <w:rPr>
          <w:rFonts w:hint="cs"/>
          <w:rtl/>
        </w:rPr>
        <w:t>אביי</w:t>
      </w:r>
      <w:r w:rsidR="003316BE">
        <w:rPr>
          <w:rFonts w:hint="cs"/>
          <w:rtl/>
        </w:rPr>
        <w:t>:</w:t>
      </w:r>
    </w:p>
    <w:p w14:paraId="5716E2A5" w14:textId="4E2D562D" w:rsidR="00E403A1" w:rsidRPr="00F8723C" w:rsidRDefault="00E403A1" w:rsidP="00D5163E">
      <w:pPr>
        <w:rPr>
          <w:rStyle w:val="ac"/>
          <w:rFonts w:cs="PFT_Frank"/>
          <w:sz w:val="14"/>
          <w:rtl/>
        </w:rPr>
      </w:pPr>
      <w:r w:rsidRPr="00043784">
        <w:rPr>
          <w:rFonts w:hint="cs"/>
          <w:rtl/>
        </w:rPr>
        <w:t xml:space="preserve">דווקא בסמך, אבל </w:t>
      </w:r>
      <w:r w:rsidRPr="00F8723C">
        <w:rPr>
          <w:rStyle w:val="ac"/>
          <w:rFonts w:cs="PFT_Frank" w:hint="cs"/>
          <w:sz w:val="14"/>
          <w:rtl/>
        </w:rPr>
        <w:t>סיכך ע</w:t>
      </w:r>
      <w:r w:rsidRPr="00F8723C">
        <w:rPr>
          <w:rStyle w:val="ac"/>
          <w:rFonts w:cs="PFT_Frank"/>
          <w:sz w:val="14"/>
          <w:rtl/>
        </w:rPr>
        <w:t>"</w:t>
      </w:r>
      <w:r w:rsidRPr="00F8723C">
        <w:rPr>
          <w:rStyle w:val="ac"/>
          <w:rFonts w:cs="PFT_Frank" w:hint="cs"/>
          <w:sz w:val="14"/>
          <w:rtl/>
        </w:rPr>
        <w:t>ג המטה</w:t>
      </w:r>
      <w:r w:rsidRPr="00043784">
        <w:rPr>
          <w:rFonts w:hint="cs"/>
          <w:rtl/>
        </w:rPr>
        <w:t xml:space="preserve"> כשרה לתרוויהו </w:t>
      </w:r>
    </w:p>
    <w:p w14:paraId="2401A744" w14:textId="1FC4FD1B" w:rsidR="00E403A1" w:rsidRPr="00E42FF2" w:rsidRDefault="0026136E" w:rsidP="00E42FF2">
      <w:pPr>
        <w:pStyle w:val="af"/>
        <w:rPr>
          <w:rtl/>
        </w:rPr>
      </w:pPr>
      <w:r>
        <w:rPr>
          <w:rFonts w:hint="cs"/>
          <w:rtl/>
        </w:rPr>
        <w:t>***</w:t>
      </w:r>
    </w:p>
    <w:p w14:paraId="6E7A8E94" w14:textId="77777777" w:rsidR="00E403A1" w:rsidRPr="00C01657" w:rsidRDefault="00E403A1" w:rsidP="009D377E">
      <w:pPr>
        <w:pStyle w:val="ad"/>
        <w:framePr w:wrap="around"/>
        <w:rPr>
          <w:rStyle w:val="ae"/>
          <w:rtl/>
        </w:rPr>
      </w:pPr>
      <w:bookmarkStart w:id="116" w:name="_Toc155720296"/>
      <w:r w:rsidRPr="00C01657">
        <w:rPr>
          <w:rStyle w:val="ae"/>
          <w:rFonts w:hint="cs"/>
          <w:rtl/>
        </w:rPr>
        <w:t>כב.</w:t>
      </w:r>
      <w:bookmarkEnd w:id="116"/>
    </w:p>
    <w:p w14:paraId="7F574467" w14:textId="77777777" w:rsidR="008029D0" w:rsidRPr="008029D0" w:rsidRDefault="008029D0" w:rsidP="008029D0">
      <w:pPr>
        <w:pStyle w:val="31"/>
        <w:framePr w:wrap="notBeside"/>
        <w:rPr>
          <w:rtl/>
        </w:rPr>
      </w:pPr>
      <w:bookmarkStart w:id="117" w:name="_Toc155720297"/>
      <w:r w:rsidRPr="008029D0">
        <w:rPr>
          <w:rtl/>
        </w:rPr>
        <w:t>◄</w:t>
      </w:r>
    </w:p>
    <w:p>
      <w:pPr>
        <w:pStyle w:val="MishnaBatzad"/>
        <w:rPr>
          <w:ins w:id="20219" w:author="קלוד" w:date="2026-10-06T10:10:33Z"/>
        </w:rPr>
      </w:pPr>
      <w:ins w:id="20218" w:author="קלוד" w:date="2026-10-06T10:10:33Z">
        <w:r>
          <w:t xml:space="preserve">משנה ב</w:t>
        </w:r>
      </w:ins>
    </w:p>
    <w:p w14:paraId="6EBCAA6A" w14:textId="451CDD01" w:rsidR="00E403A1" w:rsidRPr="00AD7050" w:rsidRDefault="00E403A1" w:rsidP="009D377E">
      <w:pPr>
        <w:pStyle w:val="afff"/>
        <w:rPr>
          <w:rtl/>
        </w:rPr>
      </w:pPr>
      <w:r w:rsidRPr="00002216">
        <w:rPr>
          <w:rStyle w:val="afffd"/>
          <w:rFonts w:hint="cs"/>
          <w:rtl/>
        </w:rPr>
        <w:t>סוכה מדובללת ושצילתה מרובה מחמתה</w:t>
      </w:r>
      <w:r w:rsidRPr="00AD7050">
        <w:rPr>
          <w:rFonts w:hint="cs"/>
          <w:rtl/>
        </w:rPr>
        <w:t xml:space="preserve"> </w:t>
      </w:r>
      <w:r w:rsidR="00002216">
        <w:rPr>
          <w:rFonts w:hint="cs"/>
          <w:rtl/>
        </w:rPr>
        <w:t xml:space="preserve">- </w:t>
      </w:r>
      <w:r w:rsidRPr="00AD7050">
        <w:rPr>
          <w:rFonts w:hint="cs"/>
          <w:rtl/>
        </w:rPr>
        <w:t>כשרה,</w:t>
      </w:r>
      <w:bookmarkEnd w:id="117"/>
    </w:p>
    <w:p w14:paraId="56E29F04" w14:textId="6513A551" w:rsidR="00E403A1" w:rsidRPr="00AD7050" w:rsidRDefault="00E403A1" w:rsidP="009D377E">
      <w:pPr>
        <w:pStyle w:val="afff"/>
        <w:rPr>
          <w:rStyle w:val="ac"/>
          <w:rFonts w:cs="PFT_Frank"/>
          <w:szCs w:val="16"/>
          <w:rtl/>
        </w:rPr>
      </w:pPr>
      <w:bookmarkStart w:id="118" w:name="_Toc155720298"/>
      <w:r w:rsidRPr="00002216">
        <w:rPr>
          <w:rStyle w:val="afffd"/>
          <w:rFonts w:hint="cs"/>
          <w:rtl/>
        </w:rPr>
        <w:t>מעובה כבית</w:t>
      </w:r>
      <w:r w:rsidRPr="00AD7050">
        <w:rPr>
          <w:rFonts w:hint="cs"/>
          <w:rtl/>
        </w:rPr>
        <w:t xml:space="preserve"> </w:t>
      </w:r>
      <w:r w:rsidR="00002216">
        <w:rPr>
          <w:rFonts w:hint="cs"/>
          <w:rtl/>
        </w:rPr>
        <w:t xml:space="preserve">- </w:t>
      </w:r>
      <w:r w:rsidRPr="00AD7050">
        <w:rPr>
          <w:rFonts w:hint="cs"/>
          <w:rtl/>
        </w:rPr>
        <w:t>אפי' שאין כוכבים נראין מתוכה כשרה.</w:t>
      </w:r>
      <w:bookmarkEnd w:id="118"/>
      <w:r w:rsidRPr="00AD7050">
        <w:rPr>
          <w:rFonts w:hint="cs"/>
          <w:rtl/>
        </w:rPr>
        <w:t xml:space="preserve"> </w:t>
      </w:r>
    </w:p>
    <w:p w14:paraId="032B4ACF" w14:textId="77777777" w:rsidR="003316BE" w:rsidRPr="00217B2C" w:rsidRDefault="00E403A1" w:rsidP="003049F3">
      <w:pPr>
        <w:pStyle w:val="a5"/>
        <w:rPr>
          <w:rtl/>
        </w:rPr>
      </w:pPr>
      <w:ins w:id="9815" w:author="מספור קטעי משנה" w:date="2026-10-06T06:45:53Z">
        <w:r>
          <w:rPr>
            <w:rStyle w:val="MisparKeta"/>
          </w:rPr>
          <w:t xml:space="preserve">ב. </w:t>
        </w:r>
      </w:ins>
      <w:bookmarkStart w:id="119" w:name="_Toc155720299"/>
      <w:r w:rsidRPr="00217B2C">
        <w:rPr>
          <w:rFonts w:hint="cs"/>
          <w:rtl/>
        </w:rPr>
        <w:t>מדובללת</w:t>
      </w:r>
      <w:bookmarkEnd w:id="119"/>
      <w:r w:rsidRPr="00217B2C">
        <w:rPr>
          <w:rFonts w:hint="cs"/>
          <w:rtl/>
        </w:rPr>
        <w:t xml:space="preserve"> </w:t>
      </w:r>
    </w:p>
    <w:p w14:paraId="1647ADF5" w14:textId="4D1D9706" w:rsidR="00E403A1" w:rsidRPr="00217B2C" w:rsidRDefault="00E403A1" w:rsidP="003316BE">
      <w:pPr>
        <w:widowControl w:val="0"/>
        <w:rPr>
          <w:rStyle w:val="af6"/>
          <w:spacing w:val="-2"/>
          <w:rtl/>
        </w:rPr>
      </w:pPr>
      <w:r w:rsidRPr="00217B2C">
        <w:rPr>
          <w:rStyle w:val="af6"/>
          <w:rFonts w:hint="cs"/>
          <w:spacing w:val="-2"/>
          <w:rtl/>
        </w:rPr>
        <w:t>רב</w:t>
      </w:r>
      <w:r w:rsidR="00D5163E" w:rsidRPr="00217B2C">
        <w:rPr>
          <w:rFonts w:hint="cs"/>
          <w:spacing w:val="-2"/>
          <w:rtl/>
        </w:rPr>
        <w:t>:</w:t>
      </w:r>
      <w:del w:id="10545" w:author="דבורה שירה פלג" w:date="2026-10-01T11:26:47Z">
        <w:r>
          <w:rPr>
            <w:rFonts w:hint="cs"/>
            <w:spacing w:val="-2"/>
            <w:rtl/>
          </w:rPr>
          <w:delText xml:space="preserve"> </w:delText>
        </w:r>
      </w:del>
      <w:ins w:id="10546" w:author="דבורה שירה פלג" w:date="2026-10-01T11:26:47Z">
        <w:r>
          <w:rPr>
            <w:rFonts w:hint="cs"/>
            <w:spacing w:val="-2"/>
            <w:rtl/>
          </w:rPr>
          <w:t xml:space="preserve"> חדא-</w:t>
        </w:r>
      </w:ins>
      <w:r>
        <w:rPr>
          <w:rFonts w:hint="cs"/>
          <w:spacing w:val="-2"/>
          <w:rtl/>
        </w:rPr>
        <w:t xml:space="preserve">סוכה ענייה</w:t>
      </w:r>
      <w:r w:rsidR="00D5163E" w:rsidRPr="00217B2C">
        <w:rPr>
          <w:rStyle w:val="af6"/>
          <w:rFonts w:hint="cs"/>
          <w:spacing w:val="-2"/>
          <w:rtl/>
        </w:rPr>
        <w:t xml:space="preserve"> </w:t>
      </w:r>
      <w:del w:id="10543" w:author="דבורה שירה פלג" w:date="2026-10-01T11:26:47Z">
        <w:r>
          <w:rPr>
            <w:rStyle w:val="af6"/>
            <w:rFonts w:hint="cs"/>
            <w:spacing w:val="-2"/>
            <w:rtl/>
          </w:rPr>
          <w:delText xml:space="preserve">ש</w:delText>
        </w:r>
      </w:del>
      <w:ins w:id="10544" w:author="דבורה שירה פלג" w:date="2026-10-01T11:26:47Z">
        <w:r>
          <w:rPr>
            <w:rStyle w:val="af6"/>
            <w:rFonts w:hint="cs"/>
            <w:spacing w:val="-2"/>
            <w:rtl/>
          </w:rPr>
          <w:t xml:space="preserve">שצלתה מרובה</w:t>
        </w:r>
        <w:r>
          <w:rPr>
            <w:rStyle w:val="af6"/>
            <w:rFonts w:hint="cs"/>
            <w:spacing w:val="-2"/>
            <w:rtl/>
            <w:rPrChange w:id="9079" w:author="עריכה מהאתר" w:date="2026-10-17T22:24:53Z">
              <w:rPr>
                <w:rStyle w:val="af6"/>
                <w:rFonts w:hint="cs"/>
                <w:spacing w:val="-2"/>
                <w:rtl/>
              </w:rPr>
            </w:rPrChange>
          </w:rPr>
          <w:t xml:space="preserve">ש</w:t>
        </w:r>
      </w:ins>
      <w:r>
        <w:rPr>
          <w:rStyle w:val="af6"/>
          <w:rFonts w:hint="cs"/>
          <w:spacing w:val="-2"/>
          <w:rtl/>
          <w:rPrChange w:id="9080" w:author="עריכה מהאתר" w:date="2026-10-17T22:24:53Z">
            <w:rPr>
              <w:rStyle w:val="af6"/>
              <w:rFonts w:hint="cs"/>
              <w:spacing w:val="-2"/>
              <w:rtl/>
            </w:rPr>
          </w:rPrChange>
        </w:rPr>
        <w:t xml:space="preserve">מו</w:t>
      </w:r>
      <w:del w:id="9001" w:author="עריכה מהאתר" w:date="2026-10-06T12:58:55Z">
        <w:r>
          <w:rPr>
            <w:rStyle w:val="af6"/>
            <w:rFonts w:hint="cs"/>
            <w:spacing w:val="-2"/>
            <w:rtl/>
          </w:rPr>
          <w:delText xml:space="preserve">אל</w:delText>
        </w:r>
      </w:del>
      <w:ins w:id="9002" w:author="עריכה מהאתר" w:date="2026-10-06T12:58:55Z">
        <w:r>
          <w:rPr>
            <w:rStyle w:val="af6"/>
            <w:rFonts w:hint="cs"/>
            <w:spacing w:val="-2"/>
            <w:rtl/>
            <w:rPrChange w:id="9081" w:author="עריכה מהאתר" w:date="2026-10-17T22:24:53Z">
              <w:rPr>
                <w:rStyle w:val="af6"/>
                <w:rFonts w:hint="cs"/>
                <w:spacing w:val="-2"/>
                <w:rtl/>
              </w:rPr>
            </w:rPrChange>
          </w:rPr>
          <w:t xml:space="preserve">אל תני תרתי</w:t>
        </w:r>
      </w:ins>
      <w:r>
        <w:rPr>
          <w:rStyle w:val="af6"/>
          <w:rFonts w:hint="cs"/>
          <w:spacing w:val="-2"/>
          <w:rtl/>
          <w:rPrChange w:id="9082" w:author="עריכה מהאתר" w:date="2026-10-17T22:24:53Z">
            <w:rPr>
              <w:rStyle w:val="af6"/>
              <w:rFonts w:hint="cs"/>
              <w:spacing w:val="-2"/>
              <w:rtl/>
            </w:rPr>
          </w:rPrChange>
        </w:rPr>
        <w:t xml:space="preserve">:</w:t>
      </w:r>
      <w:del w:id="10541" w:author="דבורה שירה פלג" w:date="2026-10-01T11:26:47Z">
        <w:r>
          <w:rPr>
            <w:rFonts w:hint="cs"/>
            <w:spacing w:val="-2"/>
            <w:rtl/>
          </w:rPr>
          <w:delText xml:space="preserve"> </w:delText>
        </w:r>
      </w:del>
      <w:ins w:id="10542" w:author="דבורה שירה פלג" w:date="2026-10-01T11:26:47Z">
        <w:r>
          <w:rPr>
            <w:rFonts w:hint="cs"/>
            <w:spacing w:val="-2"/>
            <w:rtl/>
          </w:rPr>
          <w:t xml:space="preserve"> תרתי-</w:t>
        </w:r>
      </w:ins>
      <w:r>
        <w:rPr>
          <w:rFonts w:hint="cs"/>
          <w:spacing w:val="-2"/>
          <w:rtl/>
        </w:rPr>
        <w:t xml:space="preserve">קנה עולה ויורד</w:t>
      </w:r>
      <w:r w:rsidR="00B76B28" w:rsidRPr="00217B2C">
        <w:rPr>
          <w:rFonts w:hint="cs"/>
          <w:spacing w:val="-2"/>
          <w:rtl/>
        </w:rPr>
        <w:t>,</w:t>
      </w:r>
      <w:r w:rsidRPr="00217B2C">
        <w:rPr>
          <w:rFonts w:hint="cs"/>
          <w:spacing w:val="-2"/>
          <w:rtl/>
        </w:rPr>
        <w:t xml:space="preserve"> </w:t>
      </w:r>
      <w:r w:rsidR="00B76B28" w:rsidRPr="00217B2C">
        <w:rPr>
          <w:rFonts w:hint="cs"/>
          <w:spacing w:val="-2"/>
          <w:rtl/>
        </w:rPr>
        <w:t>ו</w:t>
      </w:r>
      <w:r w:rsidR="001B4BDB">
        <w:rPr>
          <w:rFonts w:hint="cs"/>
          <w:spacing w:val="-2"/>
          <w:rtl/>
        </w:rPr>
        <w:t>ש</w:t>
      </w:r>
      <w:r w:rsidRPr="00217B2C">
        <w:rPr>
          <w:rFonts w:hint="cs"/>
          <w:spacing w:val="-2"/>
          <w:rtl/>
        </w:rPr>
        <w:t>צילתה מרוב</w:t>
      </w:r>
      <w:r w:rsidR="001B4BDB">
        <w:rPr>
          <w:rFonts w:hint="cs"/>
          <w:spacing w:val="-2"/>
          <w:rtl/>
        </w:rPr>
        <w:t>ה</w:t>
      </w:r>
      <w:r w:rsidRPr="00217B2C">
        <w:rPr>
          <w:rFonts w:hint="cs"/>
          <w:spacing w:val="-2"/>
          <w:rtl/>
        </w:rPr>
        <w:t xml:space="preserve"> כשרה, </w:t>
      </w:r>
    </w:p>
    <w:p w14:paraId="6A89E6DF" w14:textId="77777777" w:rsidR="003316BE" w:rsidRPr="003316BE" w:rsidRDefault="00E403A1" w:rsidP="001711C4">
      <w:pPr>
        <w:pStyle w:val="31"/>
        <w:framePr w:wrap="notBeside"/>
        <w:rPr>
          <w:rtl/>
        </w:rPr>
      </w:pPr>
      <w:r w:rsidRPr="003316BE">
        <w:rPr>
          <w:rFonts w:hint="cs"/>
          <w:rtl/>
        </w:rPr>
        <w:t>אביי:</w:t>
      </w:r>
    </w:p>
    <w:p w14:paraId="56E93DA2" w14:textId="568583D3" w:rsidR="00E403A1" w:rsidRPr="000C1CD3" w:rsidRDefault="00E403A1" w:rsidP="00E403A1">
      <w:pPr>
        <w:pStyle w:val="affd"/>
        <w:widowControl w:val="0"/>
        <w:rPr>
          <w:rStyle w:val="af6"/>
          <w:rtl/>
        </w:rPr>
      </w:pPr>
      <w:r>
        <w:rPr>
          <w:rFonts w:hint="cs"/>
          <w:rtl/>
        </w:rPr>
        <w:t xml:space="preserve">וב</w:t>
      </w:r>
      <w:del w:id="9001" w:author="עריכה מהאתר" w:date="2026-10-06T12:58:59Z">
        <w:r>
          <w:rPr>
            <w:rFonts w:hint="cs"/>
            <w:rtl/>
          </w:rPr>
          <w:delText xml:space="preserve">אין</w:delText>
        </w:r>
      </w:del>
      <w:ins w:id="9002" w:author="עריכה מהאתר" w:date="2026-10-06T12:58:59Z">
        <w:r>
          <w:rPr>
            <w:rFonts w:hint="cs"/>
            <w:rtl/>
          </w:rPr>
          <w:t xml:space="preserve">יש</w:t>
        </w:r>
      </w:ins>
      <w:r>
        <w:rPr>
          <w:rFonts w:hint="cs"/>
          <w:rtl/>
        </w:rPr>
        <w:t xml:space="preserve"> בין קנה לקנה ג</w:t>
      </w:r>
      <w:r w:rsidRPr="00043784">
        <w:rPr>
          <w:rtl/>
        </w:rPr>
        <w:t>"</w:t>
      </w:r>
      <w:r w:rsidRPr="00043784">
        <w:rPr>
          <w:rFonts w:hint="cs"/>
          <w:rtl/>
        </w:rPr>
        <w:t>ט</w:t>
      </w:r>
      <w:ins w:id="10592" w:author="דבורה שירה פלג" w:date="2026-08-09T22:46:00Z" w16du:dateUtc="2026-08-09T19:46:00Z">
        <w:r w:rsidR="0028500D">
          <w:rPr>
            <w:rFonts w:hint="cs"/>
            <w:rtl/>
          </w:rPr>
          <w:t xml:space="preserve"> פסולה</w:t>
        </w:r>
      </w:ins>
      <w:r w:rsidRPr="00043784">
        <w:rPr>
          <w:rFonts w:hint="cs"/>
          <w:rtl/>
        </w:rPr>
        <w:t xml:space="preserve">, </w:t>
      </w:r>
    </w:p>
    <w:p w14:paraId="5582BD26" w14:textId="486A3A36" w:rsidR="003316BE" w:rsidRPr="003316BE" w:rsidRDefault="008029D0" w:rsidP="001711C4">
      <w:pPr>
        <w:pStyle w:val="31"/>
        <w:framePr w:wrap="notBeside"/>
        <w:rPr>
          <w:rtl/>
        </w:rPr>
      </w:pPr>
      <w:r w:rsidRPr="0077703F">
        <w:rPr>
          <w:rtl/>
        </w:rPr>
        <w:t>◄</w:t>
      </w:r>
      <w:r w:rsidR="00E403A1" w:rsidRPr="003316BE">
        <w:rPr>
          <w:rFonts w:hint="cs"/>
          <w:rtl/>
        </w:rPr>
        <w:t>רבא:</w:t>
      </w:r>
    </w:p>
    <w:p w14:paraId="701D13F9" w14:textId="0585958F" w:rsidR="00E403A1" w:rsidRPr="001B4BDB" w:rsidRDefault="00E403A1" w:rsidP="003316BE">
      <w:pPr>
        <w:pStyle w:val="affd"/>
        <w:widowControl w:val="0"/>
        <w:rPr>
          <w:spacing w:val="-2"/>
          <w:rtl/>
        </w:rPr>
      </w:pPr>
      <w:r w:rsidRPr="001B4BDB">
        <w:rPr>
          <w:rFonts w:hint="cs"/>
          <w:spacing w:val="-2"/>
          <w:rtl/>
        </w:rPr>
        <w:t>אפי' יש ג</w:t>
      </w:r>
      <w:r w:rsidRPr="001B4BDB">
        <w:rPr>
          <w:spacing w:val="-2"/>
          <w:rtl/>
        </w:rPr>
        <w:t>"</w:t>
      </w:r>
      <w:r w:rsidRPr="001B4BDB">
        <w:rPr>
          <w:rFonts w:hint="cs"/>
          <w:spacing w:val="-2"/>
          <w:rtl/>
        </w:rPr>
        <w:t xml:space="preserve">ט </w:t>
      </w:r>
      <w:r w:rsidRPr="001B4BDB">
        <w:rPr>
          <w:rStyle w:val="af6"/>
          <w:rFonts w:hint="cs"/>
          <w:spacing w:val="-2"/>
          <w:rtl/>
        </w:rPr>
        <w:t>דוקא</w:t>
      </w:r>
      <w:r w:rsidRPr="001B4BDB">
        <w:rPr>
          <w:rFonts w:hint="cs"/>
          <w:spacing w:val="-2"/>
          <w:rtl/>
        </w:rPr>
        <w:t xml:space="preserve"> בשאין בגגו טפח, </w:t>
      </w:r>
      <w:r w:rsidRPr="001B4BDB">
        <w:rPr>
          <w:rStyle w:val="af6"/>
          <w:rFonts w:hint="cs"/>
          <w:spacing w:val="-2"/>
          <w:rtl/>
        </w:rPr>
        <w:t>אבל</w:t>
      </w:r>
      <w:r w:rsidRPr="001B4BDB">
        <w:rPr>
          <w:rFonts w:hint="cs"/>
          <w:spacing w:val="-2"/>
          <w:rtl/>
        </w:rPr>
        <w:t xml:space="preserve"> ביש כשרה דחבוט רמי. </w:t>
      </w:r>
    </w:p>
    <w:p w14:paraId="3E9AE78D" w14:textId="1304CA3D" w:rsidR="003316BE" w:rsidRPr="003316BE" w:rsidRDefault="008029D0" w:rsidP="001711C4">
      <w:pPr>
        <w:pStyle w:val="31"/>
        <w:framePr w:wrap="notBeside"/>
        <w:rPr>
          <w:rtl/>
        </w:rPr>
      </w:pPr>
      <w:r w:rsidRPr="0077703F">
        <w:rPr>
          <w:rtl/>
        </w:rPr>
        <w:t>◄</w:t>
      </w:r>
      <w:r w:rsidR="00E403A1" w:rsidRPr="003316BE">
        <w:rPr>
          <w:rFonts w:hint="cs"/>
          <w:rtl/>
        </w:rPr>
        <w:t>כד</w:t>
      </w:r>
      <w:r>
        <w:rPr>
          <w:rFonts w:hint="cs"/>
          <w:rtl/>
        </w:rPr>
        <w:t>תנן</w:t>
      </w:r>
      <w:r w:rsidR="003316BE">
        <w:rPr>
          <w:rFonts w:hint="cs"/>
          <w:rtl/>
        </w:rPr>
        <w:t>:</w:t>
      </w:r>
      <w:r w:rsidR="00E403A1" w:rsidRPr="003316BE">
        <w:rPr>
          <w:rFonts w:hint="cs"/>
          <w:rtl/>
        </w:rPr>
        <w:t xml:space="preserve"> </w:t>
      </w:r>
    </w:p>
    <w:p w14:paraId="2EAB3952" w14:textId="77777777" w:rsidR="003316BE" w:rsidRDefault="003316BE" w:rsidP="00092FB7">
      <w:pPr>
        <w:pStyle w:val="affd"/>
        <w:rPr>
          <w:rtl/>
        </w:rPr>
      </w:pPr>
      <w:r>
        <w:rPr>
          <w:rStyle w:val="ac"/>
          <w:rFonts w:cs="PFT_Frank" w:hint="cs"/>
          <w:sz w:val="14"/>
          <w:rtl/>
        </w:rPr>
        <w:t>ק</w:t>
      </w:r>
      <w:r w:rsidR="00E403A1" w:rsidRPr="00F8723C">
        <w:rPr>
          <w:rStyle w:val="ac"/>
          <w:rFonts w:cs="PFT_Frank" w:hint="cs"/>
          <w:sz w:val="14"/>
          <w:rtl/>
        </w:rPr>
        <w:t>ורות הבית ועליה שאין עליהם מעזיבה,</w:t>
      </w:r>
      <w:r w:rsidR="00E403A1" w:rsidRPr="00043784">
        <w:rPr>
          <w:rFonts w:hint="cs"/>
          <w:rtl/>
        </w:rPr>
        <w:t xml:space="preserve"> </w:t>
      </w:r>
      <w:r w:rsidR="00E403A1" w:rsidRPr="001B4BDB">
        <w:rPr>
          <w:rStyle w:val="ac"/>
          <w:rFonts w:cs="PFT_Frank" w:hint="cs"/>
          <w:sz w:val="14"/>
          <w:rtl/>
        </w:rPr>
        <w:t>ומכוונות</w:t>
      </w:r>
      <w:r w:rsidR="00E403A1" w:rsidRPr="00043784">
        <w:rPr>
          <w:rFonts w:hint="cs"/>
          <w:rtl/>
        </w:rPr>
        <w:t xml:space="preserve">, </w:t>
      </w:r>
    </w:p>
    <w:p w14:paraId="7D4A0EB6" w14:textId="77777777" w:rsidR="0028500D" w:rsidRDefault="00E403A1" w:rsidP="00092FB7">
      <w:pPr>
        <w:pStyle w:val="affd"/>
        <w:rPr>
          <w:ins w:id="10591" w:author="דבורה שירה פלג" w:date="2026-08-09T22:46:00Z" w16du:dateUtc="2026-08-09T19:46:00Z"/>
          <w:spacing w:val="-3"/>
          <w:rtl/>
        </w:rPr>
      </w:pPr>
      <w:r w:rsidRPr="001B4BDB">
        <w:rPr>
          <w:rFonts w:hint="cs"/>
          <w:spacing w:val="-3"/>
          <w:rtl/>
        </w:rPr>
        <w:t xml:space="preserve">טומאה </w:t>
      </w:r>
      <w:r w:rsidRPr="001B4BDB">
        <w:rPr>
          <w:rStyle w:val="ac"/>
          <w:rFonts w:cs="PFT_Frank" w:hint="cs"/>
          <w:spacing w:val="-3"/>
          <w:sz w:val="14"/>
          <w:rtl/>
        </w:rPr>
        <w:t>תחת</w:t>
      </w:r>
      <w:r w:rsidRPr="001B4BDB">
        <w:rPr>
          <w:rFonts w:hint="cs"/>
          <w:spacing w:val="-3"/>
          <w:rtl/>
        </w:rPr>
        <w:t xml:space="preserve"> אחת מהן טמאה, </w:t>
      </w:r>
    </w:p>
    <w:p w14:paraId="7763C178" w14:textId="53EB19CF" w:rsidR="003316BE" w:rsidRPr="001B4BDB" w:rsidRDefault="00E403A1" w:rsidP="00092FB7">
      <w:pPr>
        <w:pStyle w:val="affd"/>
        <w:rPr>
          <w:rStyle w:val="ac"/>
          <w:rFonts w:cs="PFT_Frank"/>
          <w:spacing w:val="-3"/>
          <w:sz w:val="14"/>
          <w:rtl/>
        </w:rPr>
      </w:pPr>
      <w:r w:rsidRPr="001B4BDB">
        <w:rPr>
          <w:rFonts w:hint="cs"/>
          <w:spacing w:val="-3"/>
          <w:rtl/>
        </w:rPr>
        <w:t>בין תחתונה לעליונה בינ</w:t>
      </w:r>
      <w:r w:rsidR="001B4BDB" w:rsidRPr="001B4BDB">
        <w:rPr>
          <w:rFonts w:hint="cs"/>
          <w:spacing w:val="-3"/>
          <w:rtl/>
        </w:rPr>
        <w:t>י</w:t>
      </w:r>
      <w:r w:rsidRPr="001B4BDB">
        <w:rPr>
          <w:rFonts w:hint="cs"/>
          <w:spacing w:val="-3"/>
          <w:rtl/>
        </w:rPr>
        <w:t>הן טמא</w:t>
      </w:r>
    </w:p>
    <w:p w14:paraId="7DAF1AC0" w14:textId="77777777" w:rsidR="001B4BDB" w:rsidRDefault="00E403A1" w:rsidP="003625A3">
      <w:pPr>
        <w:pStyle w:val="affd"/>
        <w:rPr>
          <w:rtl/>
        </w:rPr>
      </w:pPr>
      <w:r w:rsidRPr="00F8723C">
        <w:rPr>
          <w:rStyle w:val="ac"/>
          <w:rFonts w:cs="PFT_Frank" w:hint="cs"/>
          <w:sz w:val="14"/>
          <w:rtl/>
        </w:rPr>
        <w:t>ע</w:t>
      </w:r>
      <w:r w:rsidRPr="00F8723C">
        <w:rPr>
          <w:rStyle w:val="ac"/>
          <w:rFonts w:cs="PFT_Frank"/>
          <w:sz w:val="14"/>
          <w:rtl/>
        </w:rPr>
        <w:t>"</w:t>
      </w:r>
      <w:r w:rsidRPr="00F8723C">
        <w:rPr>
          <w:rStyle w:val="ac"/>
          <w:rFonts w:cs="PFT_Frank" w:hint="cs"/>
          <w:sz w:val="14"/>
          <w:rtl/>
        </w:rPr>
        <w:t>ג עליונה</w:t>
      </w:r>
      <w:r w:rsidRPr="00043784">
        <w:rPr>
          <w:rFonts w:hint="cs"/>
          <w:rtl/>
        </w:rPr>
        <w:t xml:space="preserve"> כנגדה עד לרקיע טמא, </w:t>
      </w:r>
    </w:p>
    <w:p w14:paraId="30EF9FF6" w14:textId="2B734510" w:rsidR="001B4BDB" w:rsidRDefault="00E403A1" w:rsidP="003625A3">
      <w:pPr>
        <w:pStyle w:val="affd"/>
        <w:rPr>
          <w:spacing w:val="-2"/>
          <w:rtl/>
        </w:rPr>
      </w:pPr>
      <w:r w:rsidRPr="001B4BDB">
        <w:rPr>
          <w:rStyle w:val="ac"/>
          <w:rFonts w:cs="PFT_Frank" w:hint="cs"/>
          <w:spacing w:val="-4"/>
          <w:sz w:val="14"/>
          <w:rtl/>
        </w:rPr>
        <w:t>עליונות כ</w:t>
      </w:r>
      <w:ins w:id="10590" w:author="דבורה שירה פלג" w:date="2026-08-09T22:46:00Z" w16du:dateUtc="2026-08-09T19:46:00Z">
        <w:r w:rsidR="0028500D">
          <w:rPr>
            <w:rStyle w:val="ac"/>
            <w:rFonts w:cs="PFT_Frank" w:hint="cs"/>
            <w:spacing w:val="-4"/>
            <w:sz w:val="14"/>
            <w:rtl/>
          </w:rPr>
          <w:t xml:space="preserve">בין </w:t>
        </w:r>
      </w:ins>
      <w:r w:rsidRPr="001B4BDB">
        <w:rPr>
          <w:rStyle w:val="ac"/>
          <w:rFonts w:cs="PFT_Frank" w:hint="cs"/>
          <w:spacing w:val="-4"/>
          <w:sz w:val="14"/>
          <w:rtl/>
        </w:rPr>
        <w:t xml:space="preserve">תחתונות </w:t>
      </w:r>
      <w:r w:rsidRPr="001B4BDB">
        <w:rPr>
          <w:rFonts w:hint="cs"/>
          <w:spacing w:val="-4"/>
          <w:rtl/>
        </w:rPr>
        <w:t xml:space="preserve">תחתיהן כולן טמא, </w:t>
      </w:r>
      <w:r w:rsidRPr="001B4BDB">
        <w:rPr>
          <w:rStyle w:val="ac"/>
          <w:rFonts w:cs="PFT_Frank" w:hint="cs"/>
          <w:spacing w:val="-4"/>
          <w:sz w:val="14"/>
          <w:rtl/>
        </w:rPr>
        <w:t>ע</w:t>
      </w:r>
      <w:r w:rsidRPr="001B4BDB">
        <w:rPr>
          <w:rStyle w:val="ac"/>
          <w:rFonts w:cs="PFT_Frank"/>
          <w:spacing w:val="-4"/>
          <w:sz w:val="14"/>
          <w:rtl/>
        </w:rPr>
        <w:t>"</w:t>
      </w:r>
      <w:r w:rsidRPr="001B4BDB">
        <w:rPr>
          <w:rStyle w:val="ac"/>
          <w:rFonts w:cs="PFT_Frank" w:hint="cs"/>
          <w:spacing w:val="-4"/>
          <w:sz w:val="14"/>
          <w:rtl/>
        </w:rPr>
        <w:t xml:space="preserve">ג </w:t>
      </w:r>
      <w:r w:rsidRPr="001B4BDB">
        <w:rPr>
          <w:rFonts w:hint="cs"/>
          <w:spacing w:val="-4"/>
          <w:rtl/>
        </w:rPr>
        <w:t>כנגדן עד לרקיע טמא,</w:t>
      </w:r>
      <w:r w:rsidRPr="003316BE">
        <w:rPr>
          <w:rFonts w:hint="cs"/>
          <w:spacing w:val="-2"/>
          <w:rtl/>
        </w:rPr>
        <w:t xml:space="preserve"> </w:t>
      </w:r>
    </w:p>
    <w:p w14:paraId="48B4CF4A" w14:textId="0B858B53" w:rsidR="001B4BDB" w:rsidRDefault="00E403A1" w:rsidP="003625A3">
      <w:pPr>
        <w:pStyle w:val="affd"/>
        <w:rPr>
          <w:rtl/>
        </w:rPr>
      </w:pPr>
      <w:r w:rsidRPr="003316BE">
        <w:rPr>
          <w:rFonts w:hint="cs"/>
          <w:spacing w:val="-2"/>
          <w:rtl/>
        </w:rPr>
        <w:t>ו</w:t>
      </w:r>
      <w:ins w:id="10589" w:author="דבורה שירה פלג" w:date="2026-08-09T22:47:00Z" w16du:dateUtc="2026-08-09T19:47:00Z">
        <w:r w:rsidR="0028500D">
          <w:rPr>
            <w:rFonts w:hint="cs"/>
            <w:spacing w:val="-2"/>
            <w:rtl/>
          </w:rPr>
          <w:t xml:space="preserve">ה"מ </w:t>
        </w:r>
      </w:ins>
      <w:r>
        <w:rPr>
          <w:rFonts w:hint="cs"/>
          <w:spacing w:val="-2"/>
          <w:rtl/>
        </w:rPr>
        <w:t xml:space="preserve">בשי</w:t>
      </w:r>
      <w:del w:id="9001" w:author="עריכה מהאתר" w:date="2026-10-06T12:58:57Z">
        <w:r>
          <w:rPr>
            <w:rFonts w:hint="cs"/>
            <w:spacing w:val="-2"/>
            <w:rtl/>
          </w:rPr>
          <w:delText xml:space="preserve">ש ב</w:delText>
        </w:r>
      </w:del>
      <w:ins w:id="9002" w:author="עריכה מהאתר" w:date="2026-10-06T12:58:57Z">
        <w:r>
          <w:rPr>
            <w:rFonts w:hint="cs"/>
            <w:spacing w:val="-2"/>
            <w:rtl/>
          </w:rPr>
          <w:t xml:space="preserve">ש בהן טפח וב</w:t>
        </w:r>
      </w:ins>
      <w:r>
        <w:rPr>
          <w:rFonts w:hint="cs"/>
          <w:spacing w:val="-2"/>
          <w:rtl/>
        </w:rPr>
        <w:t xml:space="preserve">יניהן </w:t>
      </w:r>
      <w:r w:rsidRPr="00C627E0">
        <w:rPr>
          <w:rFonts w:hint="cs"/>
          <w:rtl/>
        </w:rPr>
        <w:t>פותח טפח</w:t>
      </w:r>
      <w:r w:rsidR="007A0864" w:rsidRPr="00C627E0">
        <w:rPr>
          <w:rFonts w:hint="cs"/>
          <w:rtl/>
        </w:rPr>
        <w:t>,</w:t>
      </w:r>
      <w:r w:rsidRPr="00C627E0">
        <w:rPr>
          <w:rFonts w:hint="cs"/>
          <w:rtl/>
        </w:rPr>
        <w:t xml:space="preserve"> </w:t>
      </w:r>
    </w:p>
    <w:p w14:paraId="1EC9447D" w14:textId="6EC656A4" w:rsidR="00E403A1" w:rsidRPr="00F8723C" w:rsidRDefault="00E403A1" w:rsidP="0028500D">
      <w:pPr>
        <w:pStyle w:val="affd"/>
        <w:rPr>
          <w:rStyle w:val="ac"/>
          <w:rFonts w:cs="PFT_Frank"/>
          <w:sz w:val="14"/>
          <w:rtl/>
        </w:rPr>
      </w:pPr>
      <w:del w:id="10586" w:author="דבורה שירה פלג" w:date="2026-08-09T22:47:00Z" w16du:dateUtc="2026-08-09T19:47:00Z">
        <w:r w:rsidRPr="001B4BDB" w:rsidDel="0028500D">
          <w:rPr>
            <w:rStyle w:val="ac"/>
            <w:rFonts w:cs="PFT_Frank" w:hint="cs"/>
            <w:sz w:val="14"/>
            <w:rtl/>
          </w:rPr>
          <w:delText>ד</w:delText>
        </w:r>
      </w:del>
      <w:del w:id="10587" w:author="דבורה שירה פלג" w:date="2026-08-09T22:54:00Z" w16du:dateUtc="2026-08-09T19:54:00Z">
        <w:r w:rsidRPr="001B4BDB" w:rsidDel="009245DE">
          <w:rPr>
            <w:rStyle w:val="ac"/>
            <w:rFonts w:cs="PFT_Frank" w:hint="cs"/>
            <w:sz w:val="14"/>
            <w:rtl/>
          </w:rPr>
          <w:delText>ב</w:delText>
        </w:r>
      </w:del>
      <w:ins w:id="10588" w:author="דבורה שירה פלג" w:date="2026-08-09T22:54:00Z" w16du:dateUtc="2026-08-09T19:54:00Z">
        <w:r w:rsidR="009245DE">
          <w:rPr>
            <w:rStyle w:val="ac"/>
            <w:rFonts w:cs="PFT_Frank" w:hint="cs"/>
            <w:sz w:val="14"/>
            <w:rtl/>
          </w:rPr>
          <w:t xml:space="preserve">ו</w:t>
        </w:r>
      </w:ins>
      <w:r w:rsidR="007A0864" w:rsidRPr="001B4BDB">
        <w:rPr>
          <w:rStyle w:val="ac"/>
          <w:rFonts w:cs="PFT_Frank" w:hint="cs"/>
          <w:sz w:val="14"/>
          <w:rtl/>
        </w:rPr>
        <w:t>ש</w:t>
      </w:r>
      <w:r w:rsidRPr="001B4BDB">
        <w:rPr>
          <w:rStyle w:val="ac"/>
          <w:rFonts w:cs="PFT_Frank" w:hint="cs"/>
          <w:sz w:val="14"/>
          <w:rtl/>
        </w:rPr>
        <w:t xml:space="preserve">אין </w:t>
      </w:r>
      <w:r w:rsidR="003625A3" w:rsidRPr="001B4BDB">
        <w:rPr>
          <w:rStyle w:val="ac"/>
          <w:rFonts w:cs="PFT_Frank" w:hint="cs"/>
          <w:sz w:val="14"/>
          <w:rtl/>
        </w:rPr>
        <w:t>ב</w:t>
      </w:r>
      <w:r w:rsidR="001B4BDB" w:rsidRPr="001B4BDB">
        <w:rPr>
          <w:rStyle w:val="ac"/>
          <w:rFonts w:cs="PFT_Frank" w:hint="cs"/>
          <w:sz w:val="14"/>
          <w:rtl/>
        </w:rPr>
        <w:t>י</w:t>
      </w:r>
      <w:r w:rsidR="003625A3" w:rsidRPr="001B4BDB">
        <w:rPr>
          <w:rStyle w:val="ac"/>
          <w:rFonts w:cs="PFT_Frank" w:hint="cs"/>
          <w:sz w:val="14"/>
          <w:rtl/>
        </w:rPr>
        <w:t xml:space="preserve">ניהן </w:t>
      </w:r>
      <w:r w:rsidRPr="00C627E0">
        <w:rPr>
          <w:rFonts w:hint="cs"/>
          <w:rtl/>
        </w:rPr>
        <w:t>תחת אחת מהן</w:t>
      </w:r>
      <w:r w:rsidR="003625A3" w:rsidRPr="00C627E0">
        <w:rPr>
          <w:rFonts w:hint="cs"/>
          <w:rtl/>
        </w:rPr>
        <w:t xml:space="preserve">- </w:t>
      </w:r>
      <w:r w:rsidRPr="00C627E0">
        <w:rPr>
          <w:rFonts w:hint="cs"/>
          <w:rtl/>
        </w:rPr>
        <w:t>טמא</w:t>
      </w:r>
      <w:r w:rsidR="003625A3" w:rsidRPr="00C627E0">
        <w:rPr>
          <w:rFonts w:hint="cs"/>
          <w:rtl/>
        </w:rPr>
        <w:t>,</w:t>
      </w:r>
      <w:r w:rsidRPr="00C627E0">
        <w:rPr>
          <w:rFonts w:hint="cs"/>
          <w:rtl/>
        </w:rPr>
        <w:t xml:space="preserve"> </w:t>
      </w:r>
      <w:r w:rsidRPr="001B4BDB">
        <w:rPr>
          <w:rStyle w:val="ac"/>
          <w:rFonts w:cs="PFT_Frank" w:hint="cs"/>
          <w:sz w:val="14"/>
          <w:rtl/>
        </w:rPr>
        <w:t>וע</w:t>
      </w:r>
      <w:r w:rsidRPr="001B4BDB">
        <w:rPr>
          <w:rStyle w:val="ac"/>
          <w:rFonts w:cs="PFT_Frank"/>
          <w:sz w:val="14"/>
          <w:rtl/>
        </w:rPr>
        <w:t>"</w:t>
      </w:r>
      <w:r w:rsidRPr="001B4BDB">
        <w:rPr>
          <w:rStyle w:val="ac"/>
          <w:rFonts w:cs="PFT_Frank" w:hint="cs"/>
          <w:sz w:val="14"/>
          <w:rtl/>
        </w:rPr>
        <w:t xml:space="preserve">ג </w:t>
      </w:r>
      <w:r w:rsidRPr="00C627E0">
        <w:rPr>
          <w:rFonts w:hint="cs"/>
          <w:rtl/>
        </w:rPr>
        <w:t>טהור.</w:t>
      </w:r>
    </w:p>
    <w:p w14:paraId="2A551EEB" w14:textId="0BBB93E5" w:rsidR="001404A8" w:rsidRPr="003316BE" w:rsidRDefault="008D23B6">
      <w:pPr>
        <w:pStyle w:val="af1"/>
        <w:rPr>
          <w:rtl/>
        </w:rPr>
      </w:pPr>
      <w:ins w:id="10580" w:author="דבורה שירה פלג" w:date="2026-08-09T23:04:00Z" w16du:dateUtc="2026-08-09T20:04:00Z">
        <w:r>
          <w:rPr>
            <w:rFonts w:hint="cs"/>
            <w:rtl/>
          </w:rPr>
          <w:t xml:space="preserve">וכך אמר ר</w:t>
        </w:r>
      </w:ins>
      <w:ins w:id="10581" w:author="דבורה שירה פלג" w:date="2026-08-09T23:05:00Z" w16du:dateUtc="2026-08-09T20:05:00Z">
        <w:r>
          <w:rPr>
            <w:rFonts w:hint="cs"/>
            <w:rtl/>
          </w:rPr>
          <w:t xml:space="preserve">"כ א"ל ר"א וכי לית טפח לא</w:t>
        </w:r>
      </w:ins>
      <w:ins w:id="10582" w:author="דבורה שירה פלג" w:date="2026-08-09T23:06:00Z" w16du:dateUtc="2026-08-09T20:06:00Z">
        <w:r>
          <w:rPr>
            <w:rFonts w:hint="cs"/>
            <w:rtl/>
          </w:rPr>
          <w:t xml:space="preserve"> </w:t>
        </w:r>
      </w:ins>
      <w:ins w:id="10583" w:author="דבורה שירה פלג" w:date="2026-08-09T23:16:00Z" w16du:dateUtc="2026-08-09T20:16:00Z">
        <w:r w:rsidR="001047E0">
          <w:rPr>
            <w:rFonts w:hint="cs"/>
            <w:rtl/>
          </w:rPr>
          <w:t xml:space="preserve"> </w:t>
        </w:r>
      </w:ins>
      <w:del w:id="10584" w:author="דבורה שירה פלג" w:date="2026-08-09T23:16:00Z" w16du:dateUtc="2026-08-09T20:16:00Z">
        <w:r w:rsidR="00E403A1" w:rsidRPr="003316BE" w:rsidDel="001047E0">
          <w:rPr>
            <w:rFonts w:hint="cs"/>
            <w:rtl/>
          </w:rPr>
          <w:delText>קורה היוצאה מכותל ואינה נוגעת</w:delText>
        </w:r>
      </w:del>
      <w:r>
        <w:rPr>
          <w:rFonts w:hint="cs"/>
          <w:rtl/>
        </w:rPr>
        <w:t xml:space="preserve"> </w:t>
      </w:r>
      <w:del w:id="9001" w:author="עריכה מהאתר" w:date="2026-10-06T12:59:02Z">
        <w:r>
          <w:rPr>
            <w:rFonts w:hint="cs"/>
            <w:rtl/>
          </w:rPr>
          <w:delText xml:space="preserve">ב</w:delText>
        </w:r>
      </w:del>
      <w:ins w:id="9002" w:author="עריכה מהאתר" w:date="2026-10-06T12:59:02Z">
        <w:r>
          <w:rPr>
            <w:rFonts w:hint="cs"/>
            <w:rtl/>
          </w:rPr>
          <w:t xml:space="preserve">והא תניא ב</w:t>
        </w:r>
      </w:ins>
      <w:r>
        <w:rPr>
          <w:rFonts w:hint="cs"/>
          <w:rtl/>
        </w:rPr>
        <w:t xml:space="preserve">שני</w:t>
      </w:r>
      <w:ins w:id="10585" w:author="דבורה שירה פלג" w:date="2026-08-09T22:54:00Z" w16du:dateUtc="2026-08-09T19:54:00Z">
        <w:r w:rsidR="009245DE">
          <w:rPr>
            <w:rFonts w:hint="cs"/>
            <w:rtl/>
          </w:rPr>
          <w:t xml:space="preserve"> וכן שתי קורות</w:t>
        </w:r>
      </w:ins>
      <w:r w:rsidR="001404A8" w:rsidRPr="003316BE">
        <w:rPr>
          <w:rFonts w:hint="cs"/>
          <w:rtl/>
        </w:rPr>
        <w:t>,</w:t>
      </w:r>
      <w:r w:rsidR="00E403A1" w:rsidRPr="003316BE">
        <w:rPr>
          <w:rFonts w:hint="cs"/>
          <w:rtl/>
        </w:rPr>
        <w:t xml:space="preserve"> </w:t>
      </w:r>
    </w:p>
    <w:p w14:paraId="1E8FD6FE" w14:textId="4241CF6E" w:rsidR="00E403A1" w:rsidRPr="000C1CD3" w:rsidRDefault="00E403A1" w:rsidP="00E403A1">
      <w:pPr>
        <w:widowControl w:val="0"/>
        <w:rPr>
          <w:rStyle w:val="af6"/>
          <w:rtl/>
        </w:rPr>
      </w:pPr>
      <w:r w:rsidRPr="00043784">
        <w:rPr>
          <w:rFonts w:hint="cs"/>
          <w:rtl/>
        </w:rPr>
        <w:t>פחות מג' א</w:t>
      </w:r>
      <w:r w:rsidRPr="00043784">
        <w:rPr>
          <w:rtl/>
        </w:rPr>
        <w:t>"</w:t>
      </w:r>
      <w:r w:rsidRPr="00043784">
        <w:rPr>
          <w:rFonts w:hint="cs"/>
          <w:rtl/>
        </w:rPr>
        <w:t xml:space="preserve">צ </w:t>
      </w:r>
      <w:r w:rsidR="001B4BDB">
        <w:rPr>
          <w:rFonts w:hint="cs"/>
          <w:rtl/>
        </w:rPr>
        <w:t xml:space="preserve">להביא אחרת, </w:t>
      </w:r>
      <w:r w:rsidRPr="00043784">
        <w:rPr>
          <w:rFonts w:hint="cs"/>
          <w:rtl/>
        </w:rPr>
        <w:t xml:space="preserve"> </w:t>
      </w:r>
      <w:r w:rsidR="00A329C7">
        <w:rPr>
          <w:rtl/>
        </w:rPr>
        <w:tab/>
      </w:r>
      <w:r w:rsidR="00A329C7">
        <w:rPr>
          <w:rtl/>
        </w:rPr>
        <w:tab/>
      </w:r>
      <w:r w:rsidR="00A329C7">
        <w:rPr>
          <w:rtl/>
        </w:rPr>
        <w:tab/>
      </w:r>
      <w:r w:rsidR="00A329C7">
        <w:rPr>
          <w:rFonts w:hint="cs"/>
          <w:rtl/>
        </w:rPr>
        <w:t xml:space="preserve">   </w:t>
      </w:r>
      <w:r w:rsidRPr="00043784">
        <w:rPr>
          <w:rFonts w:hint="cs"/>
          <w:rtl/>
        </w:rPr>
        <w:t>ג' צריך להביא</w:t>
      </w:r>
      <w:r w:rsidR="001B4BDB">
        <w:rPr>
          <w:rFonts w:hint="cs"/>
          <w:rtl/>
        </w:rPr>
        <w:t xml:space="preserve"> אחרת</w:t>
      </w:r>
      <w:r w:rsidRPr="00043784">
        <w:rPr>
          <w:rFonts w:hint="cs"/>
          <w:rtl/>
        </w:rPr>
        <w:t xml:space="preserve">, </w:t>
      </w:r>
    </w:p>
    <w:p w14:paraId="76B22C3A" w14:textId="77777777" w:rsidR="003316BE" w:rsidRPr="003316BE" w:rsidRDefault="00E403A1" w:rsidP="001711C4">
      <w:pPr>
        <w:pStyle w:val="31"/>
        <w:framePr w:wrap="notBeside"/>
        <w:rPr>
          <w:rtl/>
        </w:rPr>
      </w:pPr>
      <w:r w:rsidRPr="003316BE">
        <w:rPr>
          <w:rFonts w:hint="cs"/>
          <w:rtl/>
        </w:rPr>
        <w:t>רשב</w:t>
      </w:r>
      <w:r w:rsidRPr="003316BE">
        <w:rPr>
          <w:rtl/>
        </w:rPr>
        <w:t>"</w:t>
      </w:r>
      <w:r w:rsidRPr="003316BE">
        <w:rPr>
          <w:rFonts w:hint="cs"/>
          <w:rtl/>
        </w:rPr>
        <w:t>ג</w:t>
      </w:r>
    </w:p>
    <w:p w14:paraId="0F379BE7" w14:textId="00A2BE91" w:rsidR="00E403A1" w:rsidRPr="00043784" w:rsidRDefault="00E403A1" w:rsidP="00E403A1">
      <w:pPr>
        <w:widowControl w:val="0"/>
        <w:rPr>
          <w:rStyle w:val="af4"/>
          <w:color w:val="auto"/>
          <w:rtl/>
        </w:rPr>
      </w:pPr>
      <w:r w:rsidRPr="00043784">
        <w:rPr>
          <w:rFonts w:hint="cs"/>
          <w:rtl/>
        </w:rPr>
        <w:t>פחות מד' א</w:t>
      </w:r>
      <w:r w:rsidRPr="00043784">
        <w:rPr>
          <w:rtl/>
        </w:rPr>
        <w:t>"</w:t>
      </w:r>
      <w:r w:rsidR="001404A8" w:rsidRPr="00043784">
        <w:rPr>
          <w:rFonts w:hint="cs"/>
          <w:rtl/>
        </w:rPr>
        <w:t>צ</w:t>
      </w:r>
      <w:r w:rsidRPr="00043784">
        <w:rPr>
          <w:rFonts w:hint="cs"/>
          <w:rtl/>
        </w:rPr>
        <w:t xml:space="preserve"> להביא אח</w:t>
      </w:r>
      <w:del w:id="9001" w:author="עריכה מהאתר" w:date="2026-10-06T12:59:04Z">
        <w:r>
          <w:rPr>
            <w:rFonts w:hint="cs"/>
            <w:rtl/>
          </w:rPr>
          <w:delText xml:space="preserve">רת</w:delText>
        </w:r>
      </w:del>
      <w:ins w:id="9002" w:author="עריכה מהאתר" w:date="2026-10-06T12:59:04Z">
        <w:r>
          <w:rPr>
            <w:rFonts w:hint="cs"/>
            <w:rtl/>
          </w:rPr>
          <w:t xml:space="preserve">רת</w:t>
        </w:r>
      </w:ins>
      <w:del w:id="9003" w:author="עריכה מהאתר" w:date="2026-10-06T12:59:04Z">
        <w:r>
          <w:rPr>
            <w:rStyle w:val="afff6"/>
            <w:rFonts w:hint="cs"/>
            <w:rtl/>
          </w:rPr>
          <w:delText xml:space="preserve"> </w:delText>
        </w:r>
      </w:del>
      <w:del w:id="10579" w:author="דבורה שירה פלג" w:date="2026-08-09T22:56:00Z" w16du:dateUtc="2026-08-09T19:56:00Z">
        <w:r w:rsidR="00A329C7" w:rsidRPr="00A329C7" w:rsidDel="008D23B6">
          <w:rPr>
            <w:rStyle w:val="afff6"/>
            <w:rFonts w:hint="cs"/>
            <w:rtl/>
          </w:rPr>
          <w:delText>גם לארכן</w:delText>
        </w:r>
      </w:del>
      <w:r w:rsidR="001B4BDB">
        <w:rPr>
          <w:rFonts w:hint="cs"/>
          <w:rtl/>
        </w:rPr>
        <w:t>,</w:t>
      </w:r>
      <w:r w:rsidRPr="00043784">
        <w:rPr>
          <w:rFonts w:hint="cs"/>
          <w:rtl/>
        </w:rPr>
        <w:t xml:space="preserve"> ד' צריך להביא</w:t>
      </w:r>
      <w:r w:rsidR="001B4BDB">
        <w:rPr>
          <w:rFonts w:hint="cs"/>
          <w:rtl/>
        </w:rPr>
        <w:t xml:space="preserve"> אחרת.</w:t>
      </w:r>
    </w:p>
    <w:p w14:paraId="3BC48C39" w14:textId="77777777" w:rsidR="003316BE" w:rsidRPr="003316BE" w:rsidRDefault="00E403A1" w:rsidP="001711C4">
      <w:pPr>
        <w:pStyle w:val="31"/>
        <w:framePr w:wrap="notBeside"/>
        <w:rPr>
          <w:rtl/>
        </w:rPr>
      </w:pPr>
      <w:r w:rsidRPr="003316BE">
        <w:rPr>
          <w:rFonts w:hint="cs"/>
          <w:rtl/>
        </w:rPr>
        <w:t>ב.</w:t>
      </w:r>
    </w:p>
    <w:p w14:paraId="27728878" w14:textId="153CA522" w:rsidR="00E94CA0" w:rsidRPr="00A150D6" w:rsidRDefault="00E403A1" w:rsidP="003316BE">
      <w:pPr>
        <w:rPr>
          <w:spacing w:val="-2"/>
          <w:rtl/>
        </w:rPr>
      </w:pPr>
      <w:r w:rsidRPr="00A150D6">
        <w:rPr>
          <w:rStyle w:val="ac"/>
          <w:rFonts w:cs="PFT_Frank" w:hint="cs"/>
          <w:spacing w:val="-2"/>
          <w:sz w:val="14"/>
          <w:rtl/>
        </w:rPr>
        <w:t>ב' קורות המתאימות</w:t>
      </w:r>
      <w:r w:rsidRPr="00A150D6">
        <w:rPr>
          <w:rStyle w:val="af2"/>
          <w:rFonts w:hint="cs"/>
          <w:spacing w:val="-2"/>
          <w:rtl/>
        </w:rPr>
        <w:t xml:space="preserve"> </w:t>
      </w:r>
      <w:r>
        <w:rPr>
          <w:rFonts w:hint="cs"/>
          <w:spacing w:val="-2"/>
          <w:rtl/>
        </w:rPr>
        <w:t xml:space="preserve">ומקבלות לרחבו טפ</w:t>
      </w:r>
      <w:del w:id="10547" w:author="דבורה שירה פלג" w:date="2026-10-01T11:26:47Z">
        <w:r>
          <w:rPr>
            <w:rFonts w:hint="cs"/>
            <w:spacing w:val="-2"/>
            <w:rtl/>
          </w:rPr>
          <w:delText xml:space="preserve">ח</w:delText>
        </w:r>
      </w:del>
      <w:ins w:id="10548" w:author="דבורה שירה פלג" w:date="2026-10-01T11:26:47Z">
        <w:r>
          <w:rPr>
            <w:rFonts w:hint="cs"/>
            <w:spacing w:val="-2"/>
            <w:rtl/>
          </w:rPr>
          <w:t xml:space="preserve">ח. </w:t>
        </w:r>
        <w:r>
          <w:rPr>
            <w:rStyle w:val="af6"/>
            <w:rFonts w:hint="cs"/>
            <w:spacing w:val="-2"/>
            <w:rtl/>
            <w:rPrChange w:id="9038" w:author="מנוע אמוראים" w:date="2026-10-05T16:41:47Z">
              <w:rPr>
                <w:rFonts w:hint="cs"/>
                <w:spacing w:val="-2"/>
                <w:rtl/>
              </w:rPr>
            </w:rPrChange>
          </w:rPr>
          <w:t xml:space="preserve">רשב"ג</w:t>
        </w:r>
        <w:r>
          <w:rPr>
            <w:rFonts w:hint="cs"/>
            <w:spacing w:val="-2"/>
            <w:rtl/>
          </w:rPr>
          <w:t xml:space="preserve"> אפי'</w:t>
        </w:r>
      </w:ins>
      <w:del w:id="9001" w:author="עריכה מהאתר" w:date="2026-10-06T12:59:05Z">
        <w:r>
          <w:rPr>
            <w:rFonts w:hint="cs"/>
            <w:spacing w:val="-2"/>
            <w:rtl/>
          </w:rPr>
          <w:delText xml:space="preserve">,</w:delText>
        </w:r>
      </w:del>
      <w:ins w:id="9002" w:author="עריכה מהאתר" w:date="2026-10-06T12:59:05Z">
        <w:r>
          <w:rPr>
            <w:rFonts w:hint="cs"/>
            <w:spacing w:val="-2"/>
            <w:rtl/>
          </w:rPr>
          <w:t xml:space="preserve"> לארכו ג"ט</w:t>
        </w:r>
      </w:ins>
      <w:del w:id="9003" w:author="עריכה מהאתר" w:date="2026-10-06T12:59:05Z">
        <w:r>
          <w:rPr>
            <w:rFonts w:hint="cs"/>
            <w:spacing w:val="-2"/>
            <w:rtl/>
          </w:rPr>
          <w:delText xml:space="preserve"> א</w:delText>
        </w:r>
      </w:del>
      <w:del w:id="9004" w:author="עריכה מהאתר" w:date="2026-10-06T12:59:05Z">
        <w:r>
          <w:rPr>
            <w:spacing w:val="-2"/>
            <w:rtl/>
          </w:rPr>
          <w:delText xml:space="preserve">"</w:delText>
        </w:r>
      </w:del>
      <w:del w:id="9005" w:author="עריכה מהאתר" w:date="2026-10-06T12:59:05Z">
        <w:r>
          <w:rPr>
            <w:rFonts w:hint="cs"/>
            <w:spacing w:val="-2"/>
            <w:rtl/>
          </w:rPr>
          <w:delText xml:space="preserve">צ להביא אחרת</w:delText>
        </w:r>
      </w:del>
      <w:r>
        <w:rPr>
          <w:rFonts w:hint="cs"/>
          <w:spacing w:val="-2"/>
          <w:rtl/>
        </w:rPr>
        <w:t xml:space="preserve">,</w:t>
      </w:r>
    </w:p>
    <w:p w14:paraId="6FEA1B1D" w14:textId="77777777" w:rsidR="00E403A1" w:rsidRPr="00C01657" w:rsidRDefault="00E94CA0" w:rsidP="009D377E">
      <w:pPr>
        <w:pStyle w:val="ad"/>
        <w:framePr w:wrap="around"/>
        <w:rPr>
          <w:rStyle w:val="af4"/>
          <w:color w:val="auto"/>
          <w:rtl/>
        </w:rPr>
      </w:pPr>
      <w:bookmarkStart w:id="121" w:name="_Toc155720301"/>
      <w:r w:rsidRPr="00C01657">
        <w:rPr>
          <w:rFonts w:hint="cs"/>
          <w:rtl/>
        </w:rPr>
        <w:t>כב:</w:t>
      </w:r>
      <w:bookmarkEnd w:id="121"/>
      <w:r w:rsidR="00E403A1" w:rsidRPr="00C91EAB">
        <w:rPr>
          <w:rStyle w:val="ac"/>
          <w:rFonts w:cs="PFT_Frank" w:hint="cs"/>
          <w:b/>
          <w:rtl/>
        </w:rPr>
        <w:t xml:space="preserve"> </w:t>
      </w:r>
    </w:p>
    <w:p w14:paraId="61F12935" w14:textId="77777777" w:rsidR="003316BE" w:rsidRPr="003316BE" w:rsidRDefault="00E403A1" w:rsidP="001711C4">
      <w:pPr>
        <w:pStyle w:val="31"/>
        <w:framePr w:wrap="notBeside"/>
        <w:rPr>
          <w:rtl/>
        </w:rPr>
      </w:pPr>
      <w:r w:rsidRPr="003316BE">
        <w:rPr>
          <w:rFonts w:hint="cs"/>
          <w:rtl/>
        </w:rPr>
        <w:t>ג.</w:t>
      </w:r>
    </w:p>
    <w:p w14:paraId="27F53AFC" w14:textId="77777777" w:rsidR="001B4BDB" w:rsidRDefault="00E403A1" w:rsidP="00E403A1">
      <w:pPr>
        <w:pStyle w:val="affd"/>
        <w:widowControl w:val="0"/>
        <w:rPr>
          <w:rtl/>
        </w:rPr>
      </w:pPr>
      <w:r w:rsidRPr="00F8723C">
        <w:rPr>
          <w:rStyle w:val="ac"/>
          <w:rFonts w:cs="PFT_Frank" w:hint="cs"/>
          <w:sz w:val="14"/>
          <w:rtl/>
        </w:rPr>
        <w:t>אחת למעלה ואחת למטה</w:t>
      </w:r>
      <w:r w:rsidRPr="00043784">
        <w:rPr>
          <w:rFonts w:hint="cs"/>
          <w:rtl/>
        </w:rPr>
        <w:t xml:space="preserve"> רואין העליונה כאילו למטה והתחתונה כאילו למעלה, ובלבד שלא תהא עליונה למעלה מכ</w:t>
      </w:r>
      <w:r w:rsidRPr="00043784">
        <w:rPr>
          <w:rtl/>
        </w:rPr>
        <w:t>"</w:t>
      </w:r>
      <w:r w:rsidRPr="00043784">
        <w:rPr>
          <w:rFonts w:hint="cs"/>
          <w:rtl/>
        </w:rPr>
        <w:t>א, תחתונה למטה מ</w:t>
      </w:r>
      <w:r w:rsidR="00B76B28" w:rsidRPr="00043784">
        <w:rPr>
          <w:rFonts w:hint="cs"/>
          <w:rtl/>
        </w:rPr>
        <w:t>י</w:t>
      </w:r>
      <w:r w:rsidRPr="00043784">
        <w:rPr>
          <w:rtl/>
        </w:rPr>
        <w:t>"</w:t>
      </w:r>
      <w:del w:id="12913" w:author="דבורה שירה פלג" w:date="2026-10-02T10:38:18Z">
        <w:r>
          <w:rPr>
            <w:rFonts w:hint="cs"/>
            <w:rtl/>
          </w:rPr>
          <w:delText xml:space="preserve">ט</w:delText>
        </w:r>
      </w:del>
      <w:ins w:id="12914" w:author="דבורה שירה פלג" w:date="2026-10-02T10:38:18Z">
        <w:r>
          <w:rPr>
            <w:rFonts w:hint="cs"/>
            <w:rtl/>
          </w:rPr>
          <w:t xml:space="preserve">ט אלמא כשלמעלה מי' ולמטה מכ' אף שאין בה טפח ורחוק שלושה</w:t>
        </w:r>
      </w:ins>
      <w:r>
        <w:rPr>
          <w:rFonts w:hint="cs"/>
          <w:rtl/>
        </w:rPr>
        <w:t xml:space="preserve"> </w:t>
      </w:r>
    </w:p>
    <w:p w14:paraId="003BC64C" w14:textId="12DE9BA6" w:rsidR="00EA5C64" w:rsidRPr="00EA5C64" w:rsidRDefault="00EA5C64" w:rsidP="001711C4">
      <w:pPr>
        <w:pStyle w:val="31"/>
        <w:framePr w:wrap="notBeside"/>
        <w:rPr>
          <w:rtl/>
        </w:rPr>
      </w:pPr>
      <w:r w:rsidRPr="00EA5C64">
        <w:rPr>
          <w:rFonts w:hint="cs"/>
          <w:rtl/>
        </w:rPr>
        <w:t>כך תתרץ</w:t>
      </w:r>
      <w:r>
        <w:rPr>
          <w:rFonts w:hint="cs"/>
          <w:rtl/>
        </w:rPr>
        <w:t xml:space="preserve"> א.</w:t>
      </w:r>
    </w:p>
    <w:p w14:paraId="031F183B" w14:textId="28B840E3" w:rsidR="00AA2D34" w:rsidRPr="00EA5C64" w:rsidRDefault="00E403A1" w:rsidP="00EA5C64">
      <w:pPr>
        <w:pStyle w:val="affd"/>
        <w:widowControl w:val="0"/>
        <w:rPr>
          <w:spacing w:val="-2"/>
          <w:rtl/>
        </w:rPr>
      </w:pPr>
      <w:r w:rsidRPr="00EA5C64">
        <w:rPr>
          <w:rFonts w:hint="cs"/>
          <w:spacing w:val="-2"/>
          <w:rtl/>
        </w:rPr>
        <w:t xml:space="preserve">שלא תהא עליונה למעלה מכ' ותחתונה סמוכה לה בפחות מג', </w:t>
      </w:r>
    </w:p>
    <w:p w14:paraId="7CBC75BA" w14:textId="47FCC092" w:rsidR="003316BE" w:rsidRPr="003316BE" w:rsidRDefault="00EA5C64" w:rsidP="001711C4">
      <w:pPr>
        <w:pStyle w:val="31"/>
        <w:framePr w:wrap="notBeside"/>
        <w:rPr>
          <w:rtl/>
        </w:rPr>
      </w:pPr>
      <w:r>
        <w:rPr>
          <w:rFonts w:hint="cs"/>
          <w:rtl/>
        </w:rPr>
        <w:t>ב.</w:t>
      </w:r>
    </w:p>
    <w:p w14:paraId="5AF14A1A" w14:textId="7DDE110A" w:rsidR="00E403A1" w:rsidRPr="00043784" w:rsidRDefault="00E403A1" w:rsidP="00E403A1">
      <w:pPr>
        <w:pStyle w:val="affd"/>
        <w:widowControl w:val="0"/>
        <w:rPr>
          <w:rtl/>
        </w:rPr>
      </w:pPr>
      <w:r w:rsidRPr="00043784">
        <w:rPr>
          <w:rFonts w:hint="cs"/>
          <w:rtl/>
        </w:rPr>
        <w:t>שלא תהא תחתונה למטה מי'</w:t>
      </w:r>
      <w:r w:rsidR="00EA5C64">
        <w:rPr>
          <w:rFonts w:hint="cs"/>
          <w:rtl/>
        </w:rPr>
        <w:t>,</w:t>
      </w:r>
      <w:r w:rsidRPr="00043784">
        <w:rPr>
          <w:rFonts w:hint="cs"/>
          <w:rtl/>
        </w:rPr>
        <w:t xml:space="preserve"> ועליונה סמוכה בפחות מג'. </w:t>
      </w:r>
    </w:p>
    <w:p w14:paraId="75B4A9E7" w14:textId="77777777" w:rsidR="00C76978" w:rsidRPr="00043784" w:rsidRDefault="00E403A1" w:rsidP="00F815F5">
      <w:pPr>
        <w:widowControl w:val="0"/>
        <w:spacing w:before="60"/>
        <w:rPr>
          <w:rtl/>
        </w:rPr>
      </w:pPr>
      <w:bookmarkStart w:id="122" w:name="_Toc155720302"/>
      <w:r w:rsidRPr="00A47A1A">
        <w:rPr>
          <w:rStyle w:val="af2"/>
          <w:rFonts w:hint="cs"/>
          <w:rtl/>
        </w:rPr>
        <w:t>צילתה מרובה</w:t>
      </w:r>
      <w:bookmarkEnd w:id="122"/>
      <w:r w:rsidRPr="00043784">
        <w:rPr>
          <w:rFonts w:hint="cs"/>
          <w:rtl/>
        </w:rPr>
        <w:t xml:space="preserve"> כשרה, </w:t>
      </w:r>
      <w:r w:rsidRPr="00F8723C">
        <w:rPr>
          <w:rStyle w:val="ac"/>
          <w:rFonts w:cs="PFT_Frank" w:hint="cs"/>
          <w:sz w:val="14"/>
          <w:rtl/>
        </w:rPr>
        <w:t>וכהדדי למעלה</w:t>
      </w:r>
      <w:r w:rsidRPr="00043784">
        <w:rPr>
          <w:rFonts w:hint="cs"/>
          <w:rtl/>
        </w:rPr>
        <w:t xml:space="preserve"> פסולה, </w:t>
      </w:r>
    </w:p>
    <w:p w14:paraId="2EE6E753" w14:textId="460A6433" w:rsidR="00E403A1" w:rsidRPr="00043784" w:rsidRDefault="00E403A1" w:rsidP="00C76978">
      <w:pPr>
        <w:pStyle w:val="affd"/>
        <w:rPr>
          <w:rtl/>
        </w:rPr>
      </w:pPr>
      <w:r w:rsidRPr="00F8723C">
        <w:rPr>
          <w:rStyle w:val="ac"/>
          <w:rFonts w:cs="PFT_Frank" w:hint="cs"/>
          <w:sz w:val="14"/>
          <w:rtl/>
        </w:rPr>
        <w:t>וכהדדי למטה</w:t>
      </w:r>
      <w:r w:rsidRPr="00043784">
        <w:rPr>
          <w:rFonts w:hint="cs"/>
          <w:rtl/>
        </w:rPr>
        <w:t xml:space="preserve"> כשרה, </w:t>
      </w:r>
      <w:r w:rsidRPr="000C1CD3">
        <w:rPr>
          <w:rStyle w:val="af6"/>
          <w:rFonts w:hint="cs"/>
          <w:rtl/>
        </w:rPr>
        <w:t>כר</w:t>
      </w:r>
      <w:r w:rsidRPr="000C1CD3">
        <w:rPr>
          <w:rStyle w:val="af6"/>
          <w:rtl/>
        </w:rPr>
        <w:t>"</w:t>
      </w:r>
      <w:r w:rsidRPr="000C1CD3">
        <w:rPr>
          <w:rStyle w:val="af6"/>
          <w:rFonts w:hint="cs"/>
          <w:rtl/>
        </w:rPr>
        <w:t>פ</w:t>
      </w:r>
      <w:r w:rsidR="003316BE" w:rsidRPr="000C1CD3">
        <w:rPr>
          <w:rStyle w:val="af6"/>
          <w:rFonts w:hint="cs"/>
          <w:rtl/>
        </w:rPr>
        <w:t>:</w:t>
      </w:r>
      <w:r w:rsidR="001404A8" w:rsidRPr="00043784">
        <w:rPr>
          <w:rFonts w:hint="cs"/>
          <w:rtl/>
        </w:rPr>
        <w:t xml:space="preserve"> זוז</w:t>
      </w:r>
      <w:r w:rsidRPr="00043784">
        <w:rPr>
          <w:rFonts w:hint="cs"/>
          <w:rtl/>
        </w:rPr>
        <w:t xml:space="preserve"> מלמעלה איסתרא מתחת.</w:t>
      </w:r>
    </w:p>
    <w:p w14:paraId="5099F74A" w14:textId="77777777" w:rsidR="001B4BDB" w:rsidRDefault="001B4BDB" w:rsidP="008029D0">
      <w:pPr>
        <w:pStyle w:val="a5"/>
        <w:rPr>
          <w:rtl/>
        </w:rPr>
      </w:pPr>
      <w:ins w:id="9816" w:author="מספור קטעי משנה" w:date="2026-10-06T06:45:53Z">
        <w:r>
          <w:rPr>
            <w:rStyle w:val="MisparKeta"/>
          </w:rPr>
          <w:t xml:space="preserve">ב. </w:t>
        </w:r>
      </w:ins>
      <w:r w:rsidRPr="00002216">
        <w:rPr>
          <w:rStyle w:val="afffd"/>
          <w:rFonts w:hint="cs"/>
          <w:rtl/>
        </w:rPr>
        <w:t>מעובה כבית</w:t>
      </w:r>
      <w:r w:rsidRPr="00AD7050">
        <w:rPr>
          <w:rFonts w:hint="cs"/>
          <w:rtl/>
        </w:rPr>
        <w:t xml:space="preserve"> </w:t>
      </w:r>
      <w:r>
        <w:rPr>
          <w:rFonts w:hint="cs"/>
          <w:rtl/>
        </w:rPr>
        <w:t xml:space="preserve">- </w:t>
      </w:r>
      <w:r w:rsidRPr="00AD7050">
        <w:rPr>
          <w:rFonts w:hint="cs"/>
          <w:rtl/>
        </w:rPr>
        <w:t xml:space="preserve">אפי' שאין כוכבים נראין מתוכה כשרה. </w:t>
      </w:r>
    </w:p>
    <w:p w14:paraId="55996DC7" w14:textId="3D024399" w:rsidR="00E403A1" w:rsidRPr="00043784" w:rsidRDefault="00E403A1" w:rsidP="00E403A1">
      <w:pPr>
        <w:pStyle w:val="affd"/>
        <w:widowControl w:val="0"/>
        <w:rPr>
          <w:rtl/>
        </w:rPr>
      </w:pPr>
      <w:r w:rsidRPr="00F8723C">
        <w:rPr>
          <w:rStyle w:val="ac"/>
          <w:rFonts w:cs="PFT_Frank" w:hint="cs"/>
          <w:sz w:val="14"/>
          <w:rtl/>
        </w:rPr>
        <w:t xml:space="preserve">ובאין </w:t>
      </w:r>
      <w:ins w:id="10578" w:author="דבורה שירה פלג" w:date="2026-08-03T12:13:00Z" w16du:dateUtc="2026-08-03T09:13:00Z">
        <w:r w:rsidR="00831BA8">
          <w:rPr>
            <w:rStyle w:val="ac"/>
            <w:rFonts w:cs="PFT_Frank" w:hint="cs"/>
            <w:sz w:val="14"/>
            <w:rtl/>
          </w:rPr>
          <w:t xml:space="preserve">כוכבי </w:t>
        </w:r>
      </w:ins>
      <w:r w:rsidRPr="00F8723C">
        <w:rPr>
          <w:rStyle w:val="ac"/>
          <w:rFonts w:cs="PFT_Frank" w:hint="cs"/>
          <w:sz w:val="14"/>
          <w:rtl/>
        </w:rPr>
        <w:t>חמה נראית</w:t>
      </w:r>
      <w:r w:rsidR="001B4BDB">
        <w:rPr>
          <w:rStyle w:val="ac"/>
          <w:rFonts w:cs="PFT_Frank" w:hint="cs"/>
          <w:sz w:val="14"/>
          <w:rtl/>
        </w:rPr>
        <w:t>:</w:t>
      </w:r>
      <w:r w:rsidRPr="00043784">
        <w:rPr>
          <w:rFonts w:hint="cs"/>
          <w:rtl/>
        </w:rPr>
        <w:t xml:space="preserve"> </w:t>
      </w:r>
      <w:r w:rsidRPr="000C1CD3">
        <w:rPr>
          <w:rStyle w:val="af6"/>
          <w:rFonts w:hint="cs"/>
          <w:rtl/>
        </w:rPr>
        <w:t>ב</w:t>
      </w:r>
      <w:r w:rsidRPr="000C1CD3">
        <w:rPr>
          <w:rStyle w:val="af6"/>
          <w:rtl/>
        </w:rPr>
        <w:t>"</w:t>
      </w:r>
      <w:r w:rsidRPr="000C1CD3">
        <w:rPr>
          <w:rStyle w:val="af6"/>
          <w:rFonts w:hint="cs"/>
          <w:rtl/>
        </w:rPr>
        <w:t>ש</w:t>
      </w:r>
      <w:r w:rsidR="001B4BDB">
        <w:rPr>
          <w:rStyle w:val="af6"/>
          <w:rFonts w:hint="cs"/>
          <w:rtl/>
        </w:rPr>
        <w:t xml:space="preserve">: </w:t>
      </w:r>
      <w:r w:rsidR="001B4BDB" w:rsidRPr="001B4BDB">
        <w:rPr>
          <w:rFonts w:hint="cs"/>
          <w:rtl/>
        </w:rPr>
        <w:t>פוסלין,</w:t>
      </w:r>
      <w:r w:rsidRPr="000C1CD3">
        <w:rPr>
          <w:rStyle w:val="af6"/>
          <w:rFonts w:hint="cs"/>
          <w:rtl/>
        </w:rPr>
        <w:t xml:space="preserve"> וב</w:t>
      </w:r>
      <w:r w:rsidRPr="000C1CD3">
        <w:rPr>
          <w:rStyle w:val="af6"/>
          <w:rtl/>
        </w:rPr>
        <w:t>"</w:t>
      </w:r>
      <w:r w:rsidRPr="000C1CD3">
        <w:rPr>
          <w:rStyle w:val="af6"/>
          <w:rFonts w:hint="cs"/>
          <w:rtl/>
        </w:rPr>
        <w:t>ה</w:t>
      </w:r>
      <w:r w:rsidR="001B4BDB">
        <w:rPr>
          <w:rStyle w:val="af6"/>
          <w:rFonts w:hint="cs"/>
          <w:rtl/>
        </w:rPr>
        <w:t xml:space="preserve">: </w:t>
      </w:r>
      <w:r w:rsidR="001B4BDB" w:rsidRPr="001B4BDB">
        <w:rPr>
          <w:rFonts w:hint="cs"/>
          <w:rtl/>
        </w:rPr>
        <w:t>מכשירין</w:t>
      </w:r>
      <w:r w:rsidR="001B4BDB">
        <w:rPr>
          <w:rStyle w:val="af6"/>
          <w:rFonts w:hint="cs"/>
          <w:rtl/>
        </w:rPr>
        <w:t>.</w:t>
      </w:r>
      <w:r w:rsidRPr="000C1CD3">
        <w:rPr>
          <w:rStyle w:val="af6"/>
          <w:rFonts w:hint="cs"/>
          <w:rtl/>
        </w:rPr>
        <w:t xml:space="preserve"> </w:t>
      </w:r>
    </w:p>
    <w:p w14:paraId="7A154820" w14:textId="1439594F" w:rsidR="00E403A1" w:rsidRPr="00E42FF2" w:rsidRDefault="0026136E" w:rsidP="00E42FF2">
      <w:pPr>
        <w:pStyle w:val="af"/>
        <w:rPr>
          <w:rtl/>
        </w:rPr>
      </w:pPr>
      <w:r>
        <w:rPr>
          <w:rFonts w:hint="cs"/>
          <w:rtl/>
        </w:rPr>
        <w:t>***</w:t>
      </w:r>
    </w:p>
    <w:p w14:paraId="1D7CF5DA" w14:textId="77777777" w:rsidR="00E403A1" w:rsidRPr="00C01657" w:rsidRDefault="00E403A1" w:rsidP="009D377E">
      <w:pPr>
        <w:pStyle w:val="ad"/>
        <w:framePr w:wrap="around"/>
        <w:rPr>
          <w:rStyle w:val="ae"/>
          <w:rtl/>
        </w:rPr>
      </w:pPr>
      <w:bookmarkStart w:id="123" w:name="_Toc155720304"/>
      <w:r w:rsidRPr="00C01657">
        <w:rPr>
          <w:rStyle w:val="ae"/>
          <w:rFonts w:hint="cs"/>
          <w:rtl/>
        </w:rPr>
        <w:t>כג.</w:t>
      </w:r>
      <w:bookmarkEnd w:id="123"/>
    </w:p>
    <w:p w14:paraId="10C43EF4" w14:textId="77777777" w:rsidR="008029D0" w:rsidRPr="008029D0" w:rsidRDefault="008029D0" w:rsidP="008029D0">
      <w:pPr>
        <w:pStyle w:val="31"/>
        <w:framePr w:wrap="notBeside"/>
        <w:rPr>
          <w:rtl/>
        </w:rPr>
      </w:pPr>
      <w:bookmarkStart w:id="124" w:name="_Toc155720305"/>
      <w:r w:rsidRPr="008029D0">
        <w:rPr>
          <w:rtl/>
        </w:rPr>
        <w:t>◄</w:t>
      </w:r>
    </w:p>
    <w:p>
      <w:pPr>
        <w:pStyle w:val="MishnaBatzad"/>
        <w:rPr>
          <w:ins w:id="20221" w:author="קלוד" w:date="2026-10-06T10:10:33Z"/>
        </w:rPr>
      </w:pPr>
      <w:ins w:id="20220" w:author="קלוד" w:date="2026-10-06T10:10:33Z">
        <w:r>
          <w:t xml:space="preserve">משנה ג</w:t>
        </w:r>
      </w:ins>
    </w:p>
    <w:p w14:paraId="5DF07A58" w14:textId="22D2EC69" w:rsidR="00E403A1" w:rsidRPr="00AD7050" w:rsidRDefault="00E403A1" w:rsidP="009D377E">
      <w:pPr>
        <w:pStyle w:val="afff"/>
        <w:rPr>
          <w:rtl/>
        </w:rPr>
      </w:pPr>
      <w:r w:rsidRPr="00700A70">
        <w:rPr>
          <w:rStyle w:val="afffd"/>
          <w:rFonts w:hint="cs"/>
          <w:rtl/>
        </w:rPr>
        <w:t>סוכה בראש העגלה או הספינה</w:t>
      </w:r>
      <w:r w:rsidRPr="00AD7050">
        <w:rPr>
          <w:rFonts w:hint="cs"/>
          <w:rtl/>
        </w:rPr>
        <w:t xml:space="preserve"> </w:t>
      </w:r>
      <w:r w:rsidR="008029D0">
        <w:rPr>
          <w:rtl/>
        </w:rPr>
        <w:tab/>
      </w:r>
      <w:r w:rsidR="00700A70">
        <w:rPr>
          <w:rFonts w:hint="cs"/>
          <w:rtl/>
        </w:rPr>
        <w:t xml:space="preserve">- </w:t>
      </w:r>
      <w:r w:rsidRPr="00AD7050">
        <w:rPr>
          <w:rFonts w:hint="cs"/>
          <w:rtl/>
        </w:rPr>
        <w:t>כשרה ועולין ביו</w:t>
      </w:r>
      <w:r w:rsidRPr="00AD7050">
        <w:rPr>
          <w:rtl/>
        </w:rPr>
        <w:t>"</w:t>
      </w:r>
      <w:r w:rsidRPr="00AD7050">
        <w:rPr>
          <w:rFonts w:hint="cs"/>
          <w:rtl/>
        </w:rPr>
        <w:t>ט,</w:t>
      </w:r>
      <w:bookmarkEnd w:id="124"/>
    </w:p>
    <w:p w14:paraId="20CBB0CB" w14:textId="77777777" w:rsidR="008029D0" w:rsidRPr="008029D0" w:rsidRDefault="008029D0" w:rsidP="008029D0">
      <w:pPr>
        <w:pStyle w:val="31"/>
        <w:framePr w:wrap="notBeside"/>
        <w:rPr>
          <w:rtl/>
        </w:rPr>
      </w:pPr>
      <w:bookmarkStart w:id="125" w:name="_Toc155720306"/>
      <w:r w:rsidRPr="008029D0">
        <w:rPr>
          <w:rtl/>
        </w:rPr>
        <w:t>◄</w:t>
      </w:r>
    </w:p>
    <w:p w14:paraId="6D926D1D" w14:textId="43AEB7BD" w:rsidR="00E403A1" w:rsidRPr="00AD7050" w:rsidRDefault="00E403A1" w:rsidP="009D377E">
      <w:pPr>
        <w:pStyle w:val="afff"/>
        <w:rPr>
          <w:rtl/>
        </w:rPr>
      </w:pPr>
      <w:r w:rsidRPr="00700A70">
        <w:rPr>
          <w:rStyle w:val="afffd"/>
          <w:rFonts w:hint="cs"/>
          <w:rtl/>
        </w:rPr>
        <w:t>בראש האילן</w:t>
      </w:r>
      <w:r w:rsidRPr="00AD7050">
        <w:rPr>
          <w:rFonts w:hint="cs"/>
          <w:rtl/>
        </w:rPr>
        <w:t xml:space="preserve"> או ע"ג גמל כשרה</w:t>
      </w:r>
      <w:r w:rsidR="008029D0">
        <w:rPr>
          <w:rtl/>
        </w:rPr>
        <w:tab/>
      </w:r>
      <w:r w:rsidR="008029D0">
        <w:rPr>
          <w:rFonts w:hint="cs"/>
          <w:rtl/>
        </w:rPr>
        <w:t>-</w:t>
      </w:r>
      <w:r w:rsidRPr="00AD7050">
        <w:rPr>
          <w:rFonts w:hint="cs"/>
          <w:rtl/>
        </w:rPr>
        <w:t xml:space="preserve"> ואין עולין לה ביו</w:t>
      </w:r>
      <w:r w:rsidRPr="00AD7050">
        <w:rPr>
          <w:rtl/>
        </w:rPr>
        <w:t>"</w:t>
      </w:r>
      <w:r w:rsidRPr="00AD7050">
        <w:rPr>
          <w:rFonts w:hint="cs"/>
          <w:rtl/>
        </w:rPr>
        <w:t>ט,</w:t>
      </w:r>
      <w:bookmarkEnd w:id="125"/>
      <w:r w:rsidRPr="00AD7050">
        <w:rPr>
          <w:rFonts w:hint="cs"/>
          <w:rtl/>
        </w:rPr>
        <w:t xml:space="preserve"> </w:t>
      </w:r>
    </w:p>
    <w:p w14:paraId="2570E800" w14:textId="65377AA2" w:rsidR="00E403A1" w:rsidRPr="00AD7050" w:rsidRDefault="00E403A1" w:rsidP="009D377E">
      <w:pPr>
        <w:pStyle w:val="a3"/>
        <w:rPr>
          <w:rtl/>
        </w:rPr>
      </w:pPr>
      <w:r w:rsidRPr="00AD7050">
        <w:rPr>
          <w:rFonts w:hint="cs"/>
          <w:rtl/>
        </w:rPr>
        <w:t>ב' באילן וא' בידי אדם</w:t>
      </w:r>
      <w:ins w:id="10573" w:author="דבורה שירה פלג" w:date="2026-08-09T23:22:00Z" w16du:dateUtc="2026-08-09T20:22:00Z">
        <w:r w:rsidR="001047E0">
          <w:rPr>
            <w:rFonts w:hint="cs"/>
            <w:rtl/>
          </w:rPr>
          <w:t xml:space="preserve"> או ב' ב</w:t>
        </w:r>
      </w:ins>
      <w:ins w:id="10574" w:author="דבורה שירה פלג" w:date="2026-08-09T23:23:00Z" w16du:dateUtc="2026-08-09T20:23:00Z">
        <w:r w:rsidR="001047E0">
          <w:rPr>
            <w:rFonts w:hint="cs"/>
            <w:rtl/>
          </w:rPr>
          <w:t xml:space="preserve">ידי </w:t>
        </w:r>
      </w:ins>
      <w:ins w:id="10575" w:author="דבורה שירה פלג" w:date="2026-08-09T23:22:00Z" w16du:dateUtc="2026-08-09T20:22:00Z">
        <w:r w:rsidR="001047E0">
          <w:rPr>
            <w:rFonts w:hint="cs"/>
            <w:rtl/>
          </w:rPr>
          <w:t xml:space="preserve">א</w:t>
        </w:r>
      </w:ins>
      <w:ins w:id="10576" w:author="דבורה שירה פלג" w:date="2026-08-09T23:23:00Z" w16du:dateUtc="2026-08-09T20:23:00Z">
        <w:r w:rsidR="001047E0">
          <w:rPr>
            <w:rFonts w:hint="cs"/>
            <w:rtl/>
          </w:rPr>
          <w:t xml:space="preserve">דם</w:t>
        </w:r>
      </w:ins>
      <w:ins w:id="10577" w:author="דבורה שירה פלג" w:date="2026-08-09T23:22:00Z" w16du:dateUtc="2026-08-09T20:22:00Z">
        <w:r w:rsidR="001047E0">
          <w:rPr>
            <w:rFonts w:hint="cs"/>
            <w:rtl/>
          </w:rPr>
          <w:t xml:space="preserve"> וא' באילן</w:t>
        </w:r>
      </w:ins>
      <w:r w:rsidRPr="00AD7050">
        <w:rPr>
          <w:rFonts w:hint="cs"/>
          <w:rtl/>
        </w:rPr>
        <w:t xml:space="preserve"> </w:t>
      </w:r>
      <w:r w:rsidR="008029D0">
        <w:rPr>
          <w:rtl/>
        </w:rPr>
        <w:tab/>
      </w:r>
      <w:r w:rsidR="008029D0">
        <w:rPr>
          <w:rtl/>
        </w:rPr>
        <w:tab/>
      </w:r>
      <w:r w:rsidR="008029D0">
        <w:rPr>
          <w:rtl/>
        </w:rPr>
        <w:tab/>
      </w:r>
      <w:r w:rsidR="008029D0">
        <w:rPr>
          <w:rtl/>
        </w:rPr>
        <w:tab/>
      </w:r>
      <w:r w:rsidR="008029D0">
        <w:rPr>
          <w:rFonts w:hint="cs"/>
          <w:rtl/>
        </w:rPr>
        <w:t xml:space="preserve">- </w:t>
      </w:r>
      <w:r w:rsidRPr="00AD7050">
        <w:rPr>
          <w:rFonts w:hint="cs"/>
          <w:rtl/>
        </w:rPr>
        <w:t>כשרה ואין עולין ביו</w:t>
      </w:r>
      <w:r w:rsidRPr="00AD7050">
        <w:rPr>
          <w:rtl/>
        </w:rPr>
        <w:t>"</w:t>
      </w:r>
      <w:r w:rsidRPr="00AD7050">
        <w:rPr>
          <w:rFonts w:hint="cs"/>
          <w:rtl/>
        </w:rPr>
        <w:t xml:space="preserve">ט, </w:t>
      </w:r>
    </w:p>
    <w:p w14:paraId="77810237" w14:textId="3B6EFE58" w:rsidR="00E403A1" w:rsidRPr="00AD7050" w:rsidRDefault="00E403A1" w:rsidP="009D377E">
      <w:pPr>
        <w:pStyle w:val="a3"/>
        <w:rPr>
          <w:rtl/>
        </w:rPr>
      </w:pPr>
      <w:r w:rsidRPr="00AD7050">
        <w:rPr>
          <w:rFonts w:hint="cs"/>
          <w:rtl/>
        </w:rPr>
        <w:t xml:space="preserve">ג' בידי אדם ואחת באילן </w:t>
      </w:r>
      <w:r w:rsidR="008029D0">
        <w:rPr>
          <w:rtl/>
        </w:rPr>
        <w:tab/>
      </w:r>
      <w:r w:rsidR="008029D0">
        <w:rPr>
          <w:rtl/>
        </w:rPr>
        <w:tab/>
      </w:r>
      <w:r w:rsidR="008029D0">
        <w:rPr>
          <w:rtl/>
        </w:rPr>
        <w:tab/>
      </w:r>
      <w:r w:rsidR="008029D0">
        <w:rPr>
          <w:rFonts w:hint="cs"/>
          <w:rtl/>
        </w:rPr>
        <w:t xml:space="preserve">- </w:t>
      </w:r>
      <w:r w:rsidRPr="00AD7050">
        <w:rPr>
          <w:rFonts w:hint="cs"/>
          <w:rtl/>
        </w:rPr>
        <w:t>כשרה ועולין ביו</w:t>
      </w:r>
      <w:r w:rsidRPr="00AD7050">
        <w:rPr>
          <w:rtl/>
        </w:rPr>
        <w:t>"</w:t>
      </w:r>
      <w:r w:rsidRPr="00AD7050">
        <w:rPr>
          <w:rFonts w:hint="cs"/>
          <w:rtl/>
        </w:rPr>
        <w:t xml:space="preserve">ט, </w:t>
      </w:r>
    </w:p>
    <w:p w14:paraId="2B3EFD5B" w14:textId="14C1E1A3" w:rsidR="00E403A1" w:rsidRPr="008029D0" w:rsidRDefault="00BD59D0" w:rsidP="009D377E">
      <w:pPr>
        <w:pStyle w:val="afff"/>
        <w:rPr>
          <w:rtl/>
        </w:rPr>
      </w:pPr>
      <w:bookmarkStart w:id="126" w:name="_Toc155720307"/>
      <w:r w:rsidRPr="008029D0">
        <w:rPr>
          <w:rFonts w:hint="cs"/>
          <w:rtl/>
        </w:rPr>
        <w:t xml:space="preserve">זה </w:t>
      </w:r>
      <w:r w:rsidR="00E403A1" w:rsidRPr="008029D0">
        <w:rPr>
          <w:rFonts w:hint="cs"/>
          <w:rtl/>
        </w:rPr>
        <w:t>הכלל: כל שינטל האילן ויכולה לעמוד בפנ</w:t>
      </w:r>
      <w:r w:rsidR="00E403A1" w:rsidRPr="008029D0">
        <w:rPr>
          <w:rtl/>
        </w:rPr>
        <w:t>"</w:t>
      </w:r>
      <w:r w:rsidR="00E403A1" w:rsidRPr="008029D0">
        <w:rPr>
          <w:rFonts w:hint="cs"/>
          <w:rtl/>
        </w:rPr>
        <w:t>ע</w:t>
      </w:r>
      <w:bookmarkEnd w:id="126"/>
      <w:r w:rsidR="00E403A1" w:rsidRPr="008029D0">
        <w:rPr>
          <w:rFonts w:hint="cs"/>
          <w:rtl/>
        </w:rPr>
        <w:t xml:space="preserve"> </w:t>
      </w:r>
    </w:p>
    <w:p w14:paraId="2A8A4BD3" w14:textId="77777777" w:rsidR="00E403A1" w:rsidRPr="00AD7050" w:rsidRDefault="00E403A1" w:rsidP="009D377E">
      <w:pPr>
        <w:pStyle w:val="a3"/>
        <w:rPr>
          <w:rtl/>
        </w:rPr>
      </w:pPr>
      <w:r w:rsidRPr="00AD7050">
        <w:rPr>
          <w:rFonts w:hint="cs"/>
          <w:rtl/>
        </w:rPr>
        <w:t>-</w:t>
      </w:r>
      <w:r w:rsidR="00AA2D34" w:rsidRPr="00AD7050">
        <w:rPr>
          <w:rFonts w:hint="cs"/>
          <w:rtl/>
        </w:rPr>
        <w:t xml:space="preserve"> </w:t>
      </w:r>
      <w:r w:rsidRPr="00AD7050">
        <w:rPr>
          <w:rFonts w:hint="cs"/>
          <w:rtl/>
        </w:rPr>
        <w:t>כשרה ועולין לה ביו</w:t>
      </w:r>
      <w:r w:rsidRPr="00AD7050">
        <w:rPr>
          <w:rtl/>
        </w:rPr>
        <w:t>"</w:t>
      </w:r>
      <w:r w:rsidRPr="00AD7050">
        <w:rPr>
          <w:rFonts w:hint="cs"/>
          <w:rtl/>
        </w:rPr>
        <w:t>ט.</w:t>
      </w:r>
    </w:p>
    <w:p w14:paraId="168BA73C" w14:textId="77777777" w:rsidR="00E403A1" w:rsidRPr="00C01657" w:rsidRDefault="00E403A1" w:rsidP="003049F3">
      <w:pPr>
        <w:pStyle w:val="a5"/>
        <w:rPr>
          <w:rtl/>
        </w:rPr>
      </w:pPr>
      <w:ins w:id="9817" w:author="מספור קטעי משנה" w:date="2026-10-06T06:45:53Z">
        <w:r>
          <w:rPr>
            <w:rStyle w:val="MisparKeta"/>
          </w:rPr>
          <w:t xml:space="preserve">א. </w:t>
        </w:r>
      </w:ins>
      <w:bookmarkStart w:id="127" w:name="_Toc155720308"/>
      <w:r w:rsidRPr="00C01657">
        <w:rPr>
          <w:rFonts w:hint="cs"/>
          <w:rtl/>
        </w:rPr>
        <w:t>בראש הספינה כשרה</w:t>
      </w:r>
      <w:bookmarkEnd w:id="127"/>
      <w:r w:rsidRPr="00C01657">
        <w:rPr>
          <w:rFonts w:hint="cs"/>
          <w:rtl/>
        </w:rPr>
        <w:t xml:space="preserve"> </w:t>
      </w:r>
    </w:p>
    <w:p w14:paraId="069B6A83" w14:textId="77777777" w:rsidR="001F34CE" w:rsidRPr="00043784" w:rsidRDefault="00E403A1" w:rsidP="00E403A1">
      <w:pPr>
        <w:pStyle w:val="affd"/>
        <w:rPr>
          <w:rtl/>
        </w:rPr>
      </w:pPr>
      <w:r w:rsidRPr="00F8723C">
        <w:rPr>
          <w:rStyle w:val="ac"/>
          <w:rFonts w:cs="PFT_Frank" w:hint="cs"/>
          <w:sz w:val="14"/>
          <w:rtl/>
        </w:rPr>
        <w:t xml:space="preserve">מתני' </w:t>
      </w:r>
      <w:r w:rsidRPr="000C1CD3">
        <w:rPr>
          <w:rStyle w:val="af6"/>
          <w:rFonts w:hint="cs"/>
          <w:rtl/>
        </w:rPr>
        <w:t>כר</w:t>
      </w:r>
      <w:r w:rsidRPr="000C1CD3">
        <w:rPr>
          <w:rStyle w:val="af6"/>
          <w:rtl/>
        </w:rPr>
        <w:t>"</w:t>
      </w:r>
      <w:r w:rsidRPr="000C1CD3">
        <w:rPr>
          <w:rStyle w:val="af6"/>
          <w:rFonts w:hint="cs"/>
          <w:rtl/>
        </w:rPr>
        <w:t xml:space="preserve">ע </w:t>
      </w:r>
      <w:r w:rsidRPr="00043784">
        <w:rPr>
          <w:rFonts w:hint="cs"/>
          <w:rtl/>
        </w:rPr>
        <w:t>דמכשיר בעושה סוכתו בראש הספינה,</w:t>
      </w:r>
    </w:p>
    <w:p w14:paraId="1351E288" w14:textId="6D0FFA79" w:rsidR="006C46B1" w:rsidRPr="00043784" w:rsidRDefault="00E403A1" w:rsidP="00E403A1">
      <w:pPr>
        <w:pStyle w:val="affd"/>
        <w:rPr>
          <w:rtl/>
        </w:rPr>
      </w:pPr>
      <w:r w:rsidRPr="00043784">
        <w:rPr>
          <w:rFonts w:hint="cs"/>
          <w:rtl/>
        </w:rPr>
        <w:t xml:space="preserve">וכשנשבה רוח ועקרתה </w:t>
      </w:r>
      <w:r w:rsidRPr="000C1CD3">
        <w:rPr>
          <w:rStyle w:val="af6"/>
          <w:rFonts w:hint="cs"/>
          <w:rtl/>
        </w:rPr>
        <w:t>א</w:t>
      </w:r>
      <w:r w:rsidRPr="000C1CD3">
        <w:rPr>
          <w:rStyle w:val="af6"/>
          <w:rtl/>
        </w:rPr>
        <w:t>"</w:t>
      </w:r>
      <w:r w:rsidRPr="000C1CD3">
        <w:rPr>
          <w:rStyle w:val="af6"/>
          <w:rFonts w:hint="cs"/>
          <w:rtl/>
        </w:rPr>
        <w:t>ל ר</w:t>
      </w:r>
      <w:r w:rsidRPr="000C1CD3">
        <w:rPr>
          <w:rStyle w:val="af6"/>
          <w:rtl/>
        </w:rPr>
        <w:t>"</w:t>
      </w:r>
      <w:r w:rsidRPr="000C1CD3">
        <w:rPr>
          <w:rStyle w:val="af6"/>
          <w:rFonts w:hint="cs"/>
          <w:rtl/>
        </w:rPr>
        <w:t>ג</w:t>
      </w:r>
      <w:r w:rsidR="003316BE" w:rsidRPr="000C1CD3">
        <w:rPr>
          <w:rStyle w:val="af6"/>
          <w:rFonts w:hint="cs"/>
          <w:rtl/>
        </w:rPr>
        <w:t>:</w:t>
      </w:r>
      <w:r w:rsidRPr="00043784">
        <w:rPr>
          <w:rFonts w:hint="cs"/>
          <w:rtl/>
        </w:rPr>
        <w:t xml:space="preserve"> היכן סוכתך, </w:t>
      </w:r>
    </w:p>
    <w:p w14:paraId="52F1061F" w14:textId="77777777" w:rsidR="003316BE" w:rsidRPr="003316BE" w:rsidRDefault="00E403A1" w:rsidP="001711C4">
      <w:pPr>
        <w:pStyle w:val="31"/>
        <w:framePr w:wrap="notBeside"/>
        <w:rPr>
          <w:rtl/>
        </w:rPr>
      </w:pPr>
      <w:r w:rsidRPr="003316BE">
        <w:rPr>
          <w:rFonts w:hint="cs"/>
          <w:rtl/>
        </w:rPr>
        <w:t>ד</w:t>
      </w:r>
      <w:r w:rsidR="005B1143" w:rsidRPr="003316BE">
        <w:rPr>
          <w:rFonts w:hint="cs"/>
          <w:rtl/>
        </w:rPr>
        <w:t>חלקו</w:t>
      </w:r>
    </w:p>
    <w:p w14:paraId="1FA23F7F" w14:textId="7AA0DC6D" w:rsidR="00E403A1" w:rsidRPr="00217B2C" w:rsidRDefault="00E403A1" w:rsidP="003316BE">
      <w:pPr>
        <w:pStyle w:val="affd"/>
        <w:rPr>
          <w:spacing w:val="-2"/>
          <w:rtl/>
        </w:rPr>
      </w:pPr>
      <w:r w:rsidRPr="00217B2C">
        <w:rPr>
          <w:rFonts w:hint="cs"/>
          <w:spacing w:val="-2"/>
          <w:rtl/>
        </w:rPr>
        <w:t>ברוח מצ</w:t>
      </w:r>
      <w:r w:rsidR="000F7EF0">
        <w:rPr>
          <w:rFonts w:hint="cs"/>
          <w:spacing w:val="-2"/>
          <w:rtl/>
        </w:rPr>
        <w:t>ו</w:t>
      </w:r>
      <w:r w:rsidRPr="00217B2C">
        <w:rPr>
          <w:rFonts w:hint="cs"/>
          <w:spacing w:val="-2"/>
          <w:rtl/>
        </w:rPr>
        <w:t xml:space="preserve">יה דיבשה ולא במצויה דים, </w:t>
      </w:r>
      <w:r w:rsidRPr="00217B2C">
        <w:rPr>
          <w:rStyle w:val="af6"/>
          <w:rFonts w:hint="cs"/>
          <w:spacing w:val="-2"/>
          <w:rtl/>
        </w:rPr>
        <w:t>לר</w:t>
      </w:r>
      <w:r w:rsidRPr="00217B2C">
        <w:rPr>
          <w:rStyle w:val="af6"/>
          <w:spacing w:val="-2"/>
          <w:rtl/>
        </w:rPr>
        <w:t>"</w:t>
      </w:r>
      <w:r w:rsidRPr="00217B2C">
        <w:rPr>
          <w:rStyle w:val="af6"/>
          <w:rFonts w:hint="cs"/>
          <w:spacing w:val="-2"/>
          <w:rtl/>
        </w:rPr>
        <w:t>ג</w:t>
      </w:r>
      <w:r w:rsidR="001F34CE" w:rsidRPr="00217B2C">
        <w:rPr>
          <w:rStyle w:val="af6"/>
          <w:rFonts w:hint="cs"/>
          <w:spacing w:val="-2"/>
          <w:rtl/>
        </w:rPr>
        <w:t>:</w:t>
      </w:r>
      <w:r w:rsidRPr="00217B2C">
        <w:rPr>
          <w:rFonts w:hint="cs"/>
          <w:spacing w:val="-2"/>
          <w:rtl/>
        </w:rPr>
        <w:t xml:space="preserve"> </w:t>
      </w:r>
      <w:r w:rsidR="003316BE" w:rsidRPr="00217B2C">
        <w:rPr>
          <w:rFonts w:hint="cs"/>
          <w:spacing w:val="-2"/>
          <w:rtl/>
        </w:rPr>
        <w:t xml:space="preserve">בעי' </w:t>
      </w:r>
      <w:r w:rsidRPr="00217B2C">
        <w:rPr>
          <w:rFonts w:hint="cs"/>
          <w:spacing w:val="-2"/>
          <w:rtl/>
        </w:rPr>
        <w:t>קבע</w:t>
      </w:r>
      <w:r w:rsidR="001F34CE" w:rsidRPr="00217B2C">
        <w:rPr>
          <w:rFonts w:hint="cs"/>
          <w:spacing w:val="-2"/>
          <w:rtl/>
        </w:rPr>
        <w:t>,</w:t>
      </w:r>
      <w:r w:rsidRPr="00217B2C">
        <w:rPr>
          <w:rFonts w:hint="cs"/>
          <w:spacing w:val="-2"/>
          <w:rtl/>
        </w:rPr>
        <w:t xml:space="preserve"> </w:t>
      </w:r>
      <w:r w:rsidRPr="00217B2C">
        <w:rPr>
          <w:rStyle w:val="af6"/>
          <w:rFonts w:hint="cs"/>
          <w:spacing w:val="-2"/>
          <w:rtl/>
        </w:rPr>
        <w:t>לר</w:t>
      </w:r>
      <w:r w:rsidRPr="00217B2C">
        <w:rPr>
          <w:rStyle w:val="af6"/>
          <w:spacing w:val="-2"/>
          <w:rtl/>
        </w:rPr>
        <w:t>"</w:t>
      </w:r>
      <w:r w:rsidRPr="00217B2C">
        <w:rPr>
          <w:rStyle w:val="af6"/>
          <w:rFonts w:hint="cs"/>
          <w:spacing w:val="-2"/>
          <w:rtl/>
        </w:rPr>
        <w:t>ע</w:t>
      </w:r>
      <w:r w:rsidR="001F34CE" w:rsidRPr="00217B2C">
        <w:rPr>
          <w:rStyle w:val="af6"/>
          <w:rFonts w:hint="cs"/>
          <w:spacing w:val="-2"/>
          <w:rtl/>
        </w:rPr>
        <w:t>:</w:t>
      </w:r>
      <w:r w:rsidRPr="00217B2C">
        <w:rPr>
          <w:rStyle w:val="af6"/>
          <w:rFonts w:hint="cs"/>
          <w:spacing w:val="-2"/>
          <w:rtl/>
        </w:rPr>
        <w:t xml:space="preserve"> </w:t>
      </w:r>
      <w:r w:rsidRPr="00217B2C">
        <w:rPr>
          <w:rFonts w:hint="cs"/>
          <w:spacing w:val="-2"/>
          <w:rtl/>
        </w:rPr>
        <w:t>ארעי.</w:t>
      </w:r>
    </w:p>
    <w:p w14:paraId="2E6AA5F5" w14:textId="77777777" w:rsidR="00E403A1" w:rsidRPr="00C01657" w:rsidRDefault="00E403A1" w:rsidP="003049F3">
      <w:pPr>
        <w:pStyle w:val="a5"/>
        <w:rPr>
          <w:rtl/>
        </w:rPr>
      </w:pPr>
      <w:ins w:id="9818" w:author="מספור קטעי משנה" w:date="2026-10-06T06:45:53Z">
        <w:r>
          <w:rPr>
            <w:rStyle w:val="MisparKeta"/>
          </w:rPr>
          <w:t xml:space="preserve">ב. </w:t>
        </w:r>
      </w:ins>
      <w:bookmarkStart w:id="128" w:name="_Toc155720309"/>
      <w:r w:rsidRPr="00C01657">
        <w:rPr>
          <w:rFonts w:hint="cs"/>
          <w:rtl/>
        </w:rPr>
        <w:t>ע''ג בהמה כשרה</w:t>
      </w:r>
      <w:bookmarkEnd w:id="128"/>
    </w:p>
    <w:p w14:paraId="4C6D7208" w14:textId="77777777" w:rsidR="00E403A1" w:rsidRPr="000C1CD3" w:rsidRDefault="00E403A1" w:rsidP="00E403A1">
      <w:pPr>
        <w:pStyle w:val="affd"/>
        <w:rPr>
          <w:rStyle w:val="af6"/>
          <w:rtl/>
        </w:rPr>
      </w:pPr>
      <w:r w:rsidRPr="00F8723C">
        <w:rPr>
          <w:rStyle w:val="ac"/>
          <w:rFonts w:cs="PFT_Frank" w:hint="cs"/>
          <w:sz w:val="14"/>
          <w:rtl/>
        </w:rPr>
        <w:t xml:space="preserve">מתני' </w:t>
      </w:r>
      <w:r w:rsidRPr="000C1CD3">
        <w:rPr>
          <w:rStyle w:val="af6"/>
          <w:rFonts w:hint="cs"/>
          <w:rtl/>
        </w:rPr>
        <w:t>כר</w:t>
      </w:r>
      <w:r w:rsidRPr="000C1CD3">
        <w:rPr>
          <w:rStyle w:val="af6"/>
          <w:rtl/>
        </w:rPr>
        <w:t>"</w:t>
      </w:r>
      <w:r w:rsidRPr="000C1CD3">
        <w:rPr>
          <w:rStyle w:val="af6"/>
          <w:rFonts w:hint="cs"/>
          <w:rtl/>
        </w:rPr>
        <w:t>מ</w:t>
      </w:r>
      <w:r w:rsidR="00A73401" w:rsidRPr="000C1CD3">
        <w:rPr>
          <w:rStyle w:val="af6"/>
          <w:rFonts w:hint="cs"/>
          <w:rtl/>
        </w:rPr>
        <w:t>:</w:t>
      </w:r>
      <w:r w:rsidRPr="00043784">
        <w:rPr>
          <w:rFonts w:hint="cs"/>
          <w:rtl/>
        </w:rPr>
        <w:t xml:space="preserve"> דמכשיר בעושה סוכתו ע</w:t>
      </w:r>
      <w:r w:rsidRPr="00043784">
        <w:rPr>
          <w:rtl/>
        </w:rPr>
        <w:t>"</w:t>
      </w:r>
      <w:r w:rsidRPr="00043784">
        <w:rPr>
          <w:rFonts w:hint="cs"/>
          <w:rtl/>
        </w:rPr>
        <w:t xml:space="preserve">ג בהמה. </w:t>
      </w:r>
    </w:p>
    <w:p w14:paraId="1DBC886E" w14:textId="75C0E48E" w:rsidR="006C46B1" w:rsidRPr="00A47A1A" w:rsidRDefault="00E403A1" w:rsidP="001F153E">
      <w:pPr>
        <w:pStyle w:val="affd"/>
      </w:pPr>
      <w:r w:rsidRPr="000C1CD3">
        <w:rPr>
          <w:rStyle w:val="af6"/>
          <w:rFonts w:hint="cs"/>
          <w:rtl/>
        </w:rPr>
        <w:t>ר</w:t>
      </w:r>
      <w:r w:rsidRPr="000C1CD3">
        <w:rPr>
          <w:rStyle w:val="af6"/>
          <w:rtl/>
        </w:rPr>
        <w:t>"</w:t>
      </w:r>
      <w:r w:rsidRPr="000C1CD3">
        <w:rPr>
          <w:rStyle w:val="af6"/>
          <w:rFonts w:hint="cs"/>
          <w:rtl/>
        </w:rPr>
        <w:t>י</w:t>
      </w:r>
      <w:r w:rsidR="00A73401" w:rsidRPr="000C1CD3">
        <w:rPr>
          <w:rStyle w:val="af6"/>
          <w:rFonts w:hint="cs"/>
          <w:rtl/>
        </w:rPr>
        <w:t>:</w:t>
      </w:r>
      <w:r w:rsidRPr="00043784">
        <w:rPr>
          <w:rFonts w:hint="cs"/>
          <w:rtl/>
        </w:rPr>
        <w:t xml:space="preserve"> פסל </w:t>
      </w:r>
      <w:r w:rsidR="00A73401" w:rsidRPr="00043784">
        <w:rPr>
          <w:rFonts w:hint="cs"/>
          <w:rtl/>
        </w:rPr>
        <w:t>-</w:t>
      </w:r>
      <w:r w:rsidRPr="000F7EF0">
        <w:rPr>
          <w:rStyle w:val="af6"/>
          <w:rFonts w:hint="cs"/>
          <w:rtl/>
        </w:rPr>
        <w:t>ד</w:t>
      </w:r>
      <w:r w:rsidR="000F7EF0" w:rsidRPr="000F7EF0">
        <w:rPr>
          <w:rStyle w:val="af6"/>
          <w:rFonts w:hint="cs"/>
          <w:rtl/>
        </w:rPr>
        <w:t>בעי'</w:t>
      </w:r>
      <w:r w:rsidR="000F7EF0">
        <w:rPr>
          <w:rStyle w:val="af6"/>
          <w:rFonts w:hint="cs"/>
          <w:rtl/>
        </w:rPr>
        <w:t xml:space="preserve"> הוי'</w:t>
      </w:r>
      <w:r w:rsidR="000F7EF0">
        <w:rPr>
          <w:rFonts w:hint="cs"/>
          <w:rtl/>
        </w:rPr>
        <w:t xml:space="preserve"> </w:t>
      </w:r>
      <w:r w:rsidR="000F7EF0" w:rsidRPr="000F7EF0">
        <w:rPr>
          <w:rFonts w:hint="cs"/>
          <w:rtl/>
        </w:rPr>
        <w:t>ל</w:t>
      </w:r>
      <w:r w:rsidRPr="00043784">
        <w:rPr>
          <w:rStyle w:val="af8"/>
          <w:rFonts w:hint="cs"/>
          <w:rtl/>
        </w:rPr>
        <w:t>שבעת ימים</w:t>
      </w:r>
      <w:r w:rsidRPr="00043784">
        <w:rPr>
          <w:rFonts w:hint="cs"/>
          <w:rtl/>
        </w:rPr>
        <w:t xml:space="preserve">, </w:t>
      </w:r>
      <w:r w:rsidR="00A73401" w:rsidRPr="00043784">
        <w:rPr>
          <w:rFonts w:hint="cs"/>
          <w:rtl/>
        </w:rPr>
        <w:t xml:space="preserve">   </w:t>
      </w:r>
      <w:r w:rsidRPr="000C1CD3">
        <w:rPr>
          <w:rStyle w:val="af6"/>
          <w:rFonts w:hint="cs"/>
          <w:rtl/>
        </w:rPr>
        <w:t>ולר</w:t>
      </w:r>
      <w:r w:rsidRPr="000C1CD3">
        <w:rPr>
          <w:rStyle w:val="af6"/>
          <w:rtl/>
        </w:rPr>
        <w:t>"</w:t>
      </w:r>
      <w:r w:rsidRPr="000C1CD3">
        <w:rPr>
          <w:rStyle w:val="af6"/>
          <w:rFonts w:hint="cs"/>
          <w:rtl/>
        </w:rPr>
        <w:t>מ</w:t>
      </w:r>
      <w:r w:rsidR="00A73401" w:rsidRPr="000C1CD3">
        <w:rPr>
          <w:rStyle w:val="af6"/>
          <w:rFonts w:hint="cs"/>
          <w:rtl/>
        </w:rPr>
        <w:t>:</w:t>
      </w:r>
      <w:r w:rsidRPr="00043784">
        <w:rPr>
          <w:rFonts w:hint="cs"/>
          <w:rtl/>
        </w:rPr>
        <w:t xml:space="preserve"> חזיא ורבנן גזרו. </w:t>
      </w:r>
    </w:p>
    <w:p w14:paraId="64CAB089" w14:textId="77777777" w:rsidR="00E403A1" w:rsidRPr="003316BE" w:rsidRDefault="00E403A1" w:rsidP="003316BE">
      <w:pPr>
        <w:pStyle w:val="af1"/>
        <w:rPr>
          <w:rtl/>
        </w:rPr>
      </w:pPr>
      <w:bookmarkStart w:id="129" w:name="_Toc155720310"/>
      <w:r w:rsidRPr="003316BE">
        <w:rPr>
          <w:rFonts w:hint="cs"/>
          <w:rtl/>
        </w:rPr>
        <w:t>עשאה לבהמה דופן לסוכה</w:t>
      </w:r>
      <w:bookmarkEnd w:id="129"/>
      <w:r w:rsidRPr="003316BE">
        <w:rPr>
          <w:rFonts w:hint="cs"/>
          <w:rtl/>
        </w:rPr>
        <w:t xml:space="preserve"> </w:t>
      </w:r>
    </w:p>
    <w:p w14:paraId="4EE36A09" w14:textId="03062144" w:rsidR="00E403A1" w:rsidRPr="00043784" w:rsidRDefault="00E403A1" w:rsidP="00AA2D34">
      <w:pPr>
        <w:pStyle w:val="affd"/>
        <w:widowControl w:val="0"/>
        <w:rPr>
          <w:rtl/>
        </w:rPr>
      </w:pPr>
      <w:r w:rsidRPr="000C1CD3">
        <w:rPr>
          <w:rStyle w:val="af6"/>
          <w:rFonts w:hint="cs"/>
          <w:rtl/>
        </w:rPr>
        <w:t>ר</w:t>
      </w:r>
      <w:r w:rsidRPr="000C1CD3">
        <w:rPr>
          <w:rStyle w:val="af6"/>
          <w:rtl/>
        </w:rPr>
        <w:t>"</w:t>
      </w:r>
      <w:r w:rsidRPr="000C1CD3">
        <w:rPr>
          <w:rStyle w:val="af6"/>
          <w:rFonts w:hint="cs"/>
          <w:rtl/>
        </w:rPr>
        <w:t>מ</w:t>
      </w:r>
      <w:r w:rsidR="00A73401" w:rsidRPr="000C1CD3">
        <w:rPr>
          <w:rStyle w:val="af6"/>
          <w:rFonts w:hint="cs"/>
          <w:rtl/>
        </w:rPr>
        <w:t>:</w:t>
      </w:r>
      <w:r w:rsidRPr="000C1CD3">
        <w:rPr>
          <w:rStyle w:val="af6"/>
          <w:rFonts w:hint="cs"/>
          <w:rtl/>
        </w:rPr>
        <w:t xml:space="preserve"> </w:t>
      </w:r>
      <w:r w:rsidRPr="00043784">
        <w:rPr>
          <w:rFonts w:hint="cs"/>
          <w:rtl/>
        </w:rPr>
        <w:t xml:space="preserve">פוסל, </w:t>
      </w:r>
      <w:r w:rsidR="008029D0" w:rsidRPr="008029D0">
        <w:rPr>
          <w:rStyle w:val="af6"/>
          <w:rtl/>
        </w:rPr>
        <w:t>◄</w:t>
      </w:r>
      <w:r w:rsidRPr="000C1CD3">
        <w:rPr>
          <w:rStyle w:val="af6"/>
          <w:rFonts w:hint="cs"/>
          <w:rtl/>
        </w:rPr>
        <w:t>ור</w:t>
      </w:r>
      <w:r w:rsidR="00AA2D34" w:rsidRPr="000C1CD3">
        <w:rPr>
          <w:rStyle w:val="af6"/>
          <w:rFonts w:hint="cs"/>
          <w:rtl/>
        </w:rPr>
        <w:t>"</w:t>
      </w:r>
      <w:r w:rsidRPr="000C1CD3">
        <w:rPr>
          <w:rStyle w:val="af6"/>
          <w:rFonts w:hint="cs"/>
          <w:rtl/>
        </w:rPr>
        <w:t xml:space="preserve">י: </w:t>
      </w:r>
      <w:r w:rsidRPr="00043784">
        <w:rPr>
          <w:rFonts w:hint="cs"/>
          <w:rtl/>
        </w:rPr>
        <w:t>מכשיר.</w:t>
      </w:r>
    </w:p>
    <w:p w14:paraId="769EA4B6" w14:textId="4697C9A1" w:rsidR="00E403A1" w:rsidRPr="00043784" w:rsidRDefault="00E403A1" w:rsidP="000F7EF0">
      <w:pPr>
        <w:spacing w:after="60"/>
        <w:rPr>
          <w:rtl/>
        </w:rPr>
      </w:pPr>
      <w:r w:rsidRPr="00F8723C">
        <w:rPr>
          <w:rStyle w:val="ac"/>
          <w:rFonts w:cs="PFT_Frank" w:hint="cs"/>
          <w:sz w:val="14"/>
          <w:rtl/>
        </w:rPr>
        <w:t xml:space="preserve">דכל דבר שיש בו רוח חיים </w:t>
      </w:r>
      <w:r w:rsidRPr="000C1CD3">
        <w:rPr>
          <w:rStyle w:val="af6"/>
          <w:rFonts w:hint="cs"/>
          <w:rtl/>
        </w:rPr>
        <w:t>לר</w:t>
      </w:r>
      <w:r w:rsidRPr="000C1CD3">
        <w:rPr>
          <w:rStyle w:val="af6"/>
          <w:rtl/>
        </w:rPr>
        <w:t>"</w:t>
      </w:r>
      <w:r w:rsidRPr="000C1CD3">
        <w:rPr>
          <w:rStyle w:val="af6"/>
          <w:rFonts w:hint="cs"/>
          <w:rtl/>
        </w:rPr>
        <w:t>מ:</w:t>
      </w:r>
      <w:r w:rsidRPr="00043784">
        <w:rPr>
          <w:rFonts w:hint="cs"/>
          <w:rtl/>
        </w:rPr>
        <w:t xml:space="preserve"> אין עושין אותו דופן לסוכה</w:t>
      </w:r>
      <w:r w:rsidR="00A73401" w:rsidRPr="00043784">
        <w:rPr>
          <w:rFonts w:hint="cs"/>
          <w:rtl/>
        </w:rPr>
        <w:t>,</w:t>
      </w:r>
      <w:r w:rsidRPr="00043784">
        <w:rPr>
          <w:rFonts w:hint="cs"/>
          <w:rtl/>
        </w:rPr>
        <w:t xml:space="preserve"> לחי למבוי</w:t>
      </w:r>
      <w:r w:rsidR="00A73401" w:rsidRPr="00043784">
        <w:rPr>
          <w:rFonts w:hint="cs"/>
          <w:rtl/>
        </w:rPr>
        <w:t>,</w:t>
      </w:r>
      <w:r w:rsidRPr="00043784">
        <w:rPr>
          <w:rFonts w:hint="cs"/>
          <w:rtl/>
        </w:rPr>
        <w:t xml:space="preserve"> ולא פסין לביראות</w:t>
      </w:r>
      <w:r w:rsidR="00A73401" w:rsidRPr="00043784">
        <w:rPr>
          <w:rFonts w:hint="cs"/>
          <w:rtl/>
        </w:rPr>
        <w:t>,</w:t>
      </w:r>
      <w:r w:rsidRPr="00043784">
        <w:rPr>
          <w:rFonts w:hint="cs"/>
          <w:rtl/>
        </w:rPr>
        <w:t xml:space="preserve"> וגולל לקבר, </w:t>
      </w:r>
      <w:r w:rsidRPr="000C1CD3">
        <w:rPr>
          <w:rStyle w:val="af6"/>
          <w:rFonts w:hint="cs"/>
          <w:rtl/>
        </w:rPr>
        <w:t>לריה</w:t>
      </w:r>
      <w:r w:rsidRPr="000C1CD3">
        <w:rPr>
          <w:rStyle w:val="af6"/>
          <w:rtl/>
        </w:rPr>
        <w:t>"</w:t>
      </w:r>
      <w:r w:rsidRPr="000C1CD3">
        <w:rPr>
          <w:rStyle w:val="af6"/>
          <w:rFonts w:hint="cs"/>
          <w:rtl/>
        </w:rPr>
        <w:t>ג:</w:t>
      </w:r>
      <w:r w:rsidRPr="00043784">
        <w:rPr>
          <w:rFonts w:hint="cs"/>
          <w:rtl/>
        </w:rPr>
        <w:t xml:space="preserve"> אף אין כותבין עליו גיטי נשים, </w:t>
      </w:r>
      <w:r w:rsidR="000F7EF0">
        <w:rPr>
          <w:rStyle w:val="af6"/>
          <w:rtl/>
        </w:rPr>
        <w:tab/>
      </w:r>
      <w:r w:rsidR="000F7EF0">
        <w:rPr>
          <w:rStyle w:val="af6"/>
          <w:rFonts w:hint="cs"/>
          <w:rtl/>
        </w:rPr>
        <w:t xml:space="preserve"> </w:t>
      </w:r>
      <w:r w:rsidR="000F7EF0">
        <w:rPr>
          <w:rStyle w:val="af6"/>
          <w:rtl/>
        </w:rPr>
        <w:tab/>
      </w:r>
      <w:r w:rsidRPr="000C1CD3">
        <w:rPr>
          <w:rStyle w:val="af6"/>
          <w:rFonts w:hint="cs"/>
          <w:rtl/>
        </w:rPr>
        <w:t>אביי</w:t>
      </w:r>
      <w:r w:rsidR="00A73401" w:rsidRPr="000C1CD3">
        <w:rPr>
          <w:rStyle w:val="af6"/>
          <w:rFonts w:hint="cs"/>
          <w:rtl/>
        </w:rPr>
        <w:t>:</w:t>
      </w:r>
      <w:r w:rsidRPr="00043784">
        <w:rPr>
          <w:rFonts w:hint="cs"/>
          <w:rtl/>
        </w:rPr>
        <w:t xml:space="preserve"> שמא תמות, </w:t>
      </w:r>
      <w:r w:rsidRPr="000C1CD3">
        <w:rPr>
          <w:rStyle w:val="af6"/>
          <w:rFonts w:hint="cs"/>
          <w:rtl/>
        </w:rPr>
        <w:t>ר"ז</w:t>
      </w:r>
      <w:r w:rsidR="00A73401" w:rsidRPr="00043784">
        <w:rPr>
          <w:rFonts w:hint="cs"/>
          <w:rtl/>
        </w:rPr>
        <w:t>:</w:t>
      </w:r>
      <w:r w:rsidRPr="00043784">
        <w:rPr>
          <w:rFonts w:hint="cs"/>
          <w:rtl/>
        </w:rPr>
        <w:t xml:space="preserve"> שמא תבר</w:t>
      </w:r>
      <w:r w:rsidR="000F7EF0">
        <w:rPr>
          <w:rFonts w:hint="cs"/>
          <w:rtl/>
        </w:rPr>
        <w:t>ח.</w:t>
      </w:r>
    </w:p>
    <w:p w14:paraId="3F21D5C0" w14:textId="1DF9D5F2" w:rsidR="00E403A1" w:rsidRPr="00043784" w:rsidRDefault="00E403A1" w:rsidP="00E403A1">
      <w:pPr>
        <w:pStyle w:val="affd"/>
        <w:rPr>
          <w:rtl/>
        </w:rPr>
      </w:pPr>
      <w:r w:rsidRPr="00F8723C">
        <w:rPr>
          <w:rStyle w:val="ac"/>
          <w:rFonts w:cs="PFT_Frank" w:hint="cs"/>
          <w:sz w:val="14"/>
          <w:rtl/>
        </w:rPr>
        <w:t>בפיל קשור</w:t>
      </w:r>
      <w:r w:rsidRPr="00043784">
        <w:rPr>
          <w:rFonts w:hint="cs"/>
          <w:rtl/>
        </w:rPr>
        <w:t xml:space="preserve"> </w:t>
      </w:r>
      <w:r w:rsidR="00A73401" w:rsidRPr="00043784">
        <w:rPr>
          <w:rtl/>
        </w:rPr>
        <w:tab/>
      </w:r>
      <w:r w:rsidR="00A73401" w:rsidRPr="00043784">
        <w:rPr>
          <w:rtl/>
        </w:rPr>
        <w:tab/>
      </w:r>
      <w:r w:rsidR="003316BE" w:rsidRPr="000C1CD3">
        <w:rPr>
          <w:rStyle w:val="af6"/>
          <w:rtl/>
        </w:rPr>
        <w:tab/>
      </w:r>
      <w:r w:rsidRPr="000C1CD3">
        <w:rPr>
          <w:rStyle w:val="af6"/>
          <w:rFonts w:hint="cs"/>
          <w:rtl/>
        </w:rPr>
        <w:t>לכו</w:t>
      </w:r>
      <w:r w:rsidRPr="000C1CD3">
        <w:rPr>
          <w:rStyle w:val="af6"/>
          <w:rtl/>
        </w:rPr>
        <w:t>"</w:t>
      </w:r>
      <w:r w:rsidRPr="000C1CD3">
        <w:rPr>
          <w:rStyle w:val="af6"/>
          <w:rFonts w:hint="cs"/>
          <w:rtl/>
        </w:rPr>
        <w:t>ע</w:t>
      </w:r>
      <w:r w:rsidRPr="00043784">
        <w:rPr>
          <w:rFonts w:hint="cs"/>
          <w:rtl/>
        </w:rPr>
        <w:t xml:space="preserve"> </w:t>
      </w:r>
      <w:r w:rsidR="000F7EF0">
        <w:rPr>
          <w:rFonts w:hint="cs"/>
          <w:rtl/>
        </w:rPr>
        <w:t xml:space="preserve">כשרה, </w:t>
      </w:r>
      <w:r w:rsidRPr="00043784">
        <w:rPr>
          <w:rFonts w:hint="cs"/>
          <w:rtl/>
        </w:rPr>
        <w:t xml:space="preserve">דיש בנבלתו י', </w:t>
      </w:r>
    </w:p>
    <w:p w14:paraId="1011F581" w14:textId="75A29326" w:rsidR="00E403A1" w:rsidRPr="00043784" w:rsidRDefault="00E403A1" w:rsidP="00E403A1">
      <w:pPr>
        <w:pStyle w:val="affd"/>
        <w:rPr>
          <w:rtl/>
        </w:rPr>
      </w:pPr>
      <w:r w:rsidRPr="00F8723C">
        <w:rPr>
          <w:rStyle w:val="ac"/>
          <w:rFonts w:cs="PFT_Frank" w:hint="cs"/>
          <w:sz w:val="14"/>
          <w:rtl/>
        </w:rPr>
        <w:t>בפיל שאין קשור</w:t>
      </w:r>
      <w:r w:rsidRPr="00043784">
        <w:rPr>
          <w:rFonts w:hint="cs"/>
          <w:rtl/>
        </w:rPr>
        <w:t xml:space="preserve"> </w:t>
      </w:r>
      <w:r w:rsidR="00A73401" w:rsidRPr="000C1CD3">
        <w:rPr>
          <w:rStyle w:val="af6"/>
          <w:rtl/>
        </w:rPr>
        <w:tab/>
      </w:r>
      <w:r w:rsidRPr="000C1CD3">
        <w:rPr>
          <w:rStyle w:val="af6"/>
          <w:rFonts w:hint="cs"/>
          <w:rtl/>
        </w:rPr>
        <w:t>לכו</w:t>
      </w:r>
      <w:r w:rsidRPr="000C1CD3">
        <w:rPr>
          <w:rStyle w:val="af6"/>
          <w:rtl/>
        </w:rPr>
        <w:t>"</w:t>
      </w:r>
      <w:r w:rsidRPr="000C1CD3">
        <w:rPr>
          <w:rStyle w:val="af6"/>
          <w:rFonts w:hint="cs"/>
          <w:rtl/>
        </w:rPr>
        <w:t>ע</w:t>
      </w:r>
      <w:r w:rsidRPr="00043784">
        <w:rPr>
          <w:rFonts w:hint="cs"/>
          <w:rtl/>
        </w:rPr>
        <w:t xml:space="preserve"> </w:t>
      </w:r>
      <w:r w:rsidR="000F7EF0">
        <w:rPr>
          <w:rFonts w:hint="cs"/>
          <w:rtl/>
        </w:rPr>
        <w:t xml:space="preserve">פסולה, </w:t>
      </w:r>
      <w:r w:rsidRPr="00043784">
        <w:rPr>
          <w:rFonts w:hint="cs"/>
          <w:rtl/>
        </w:rPr>
        <w:t>שמא תברח.</w:t>
      </w:r>
    </w:p>
    <w:p w14:paraId="1C0405AC" w14:textId="15185FD7" w:rsidR="00A73401" w:rsidRPr="00043784" w:rsidRDefault="00E403A1" w:rsidP="00E403A1">
      <w:pPr>
        <w:pStyle w:val="affd"/>
        <w:rPr>
          <w:rtl/>
        </w:rPr>
      </w:pPr>
      <w:r w:rsidRPr="00F8723C">
        <w:rPr>
          <w:rStyle w:val="ac"/>
          <w:rFonts w:cs="PFT_Frank" w:hint="cs"/>
          <w:sz w:val="14"/>
          <w:rtl/>
        </w:rPr>
        <w:t>בבהמה קשורה</w:t>
      </w:r>
      <w:r w:rsidRPr="00A47A1A">
        <w:rPr>
          <w:rFonts w:hint="cs"/>
          <w:rtl/>
        </w:rPr>
        <w:t xml:space="preserve"> </w:t>
      </w:r>
      <w:r w:rsidR="003316BE" w:rsidRPr="000C1CD3">
        <w:rPr>
          <w:rStyle w:val="af6"/>
          <w:rtl/>
        </w:rPr>
        <w:tab/>
      </w:r>
      <w:r w:rsidR="005B1143" w:rsidRPr="000C1CD3">
        <w:rPr>
          <w:rStyle w:val="af6"/>
          <w:rFonts w:hint="cs"/>
          <w:rtl/>
        </w:rPr>
        <w:t>חלקו</w:t>
      </w:r>
      <w:r w:rsidRPr="000C1CD3">
        <w:rPr>
          <w:rStyle w:val="af6"/>
          <w:rFonts w:hint="cs"/>
          <w:rtl/>
        </w:rPr>
        <w:t xml:space="preserve"> אי </w:t>
      </w:r>
      <w:r w:rsidRPr="00043784">
        <w:rPr>
          <w:rFonts w:hint="cs"/>
          <w:rtl/>
        </w:rPr>
        <w:t>שמא תמות, והרווח בהוצא ודפנא,</w:t>
      </w:r>
    </w:p>
    <w:p w14:paraId="615A469D" w14:textId="217B3B2C" w:rsidR="00E403A1" w:rsidRPr="00043784" w:rsidRDefault="00E403A1" w:rsidP="00E403A1">
      <w:pPr>
        <w:pStyle w:val="affd"/>
        <w:rPr>
          <w:rtl/>
        </w:rPr>
      </w:pPr>
      <w:r w:rsidRPr="00043784">
        <w:rPr>
          <w:rFonts w:hint="cs"/>
          <w:rtl/>
        </w:rPr>
        <w:t xml:space="preserve">ומתוחה בחבלים, </w:t>
      </w:r>
      <w:r w:rsidR="00A73401" w:rsidRPr="000C1CD3">
        <w:rPr>
          <w:rStyle w:val="af6"/>
          <w:rtl/>
        </w:rPr>
        <w:tab/>
      </w:r>
      <w:r w:rsidRPr="000C1CD3">
        <w:rPr>
          <w:rStyle w:val="af6"/>
          <w:rFonts w:hint="cs"/>
          <w:rtl/>
        </w:rPr>
        <w:t>ולמ</w:t>
      </w:r>
      <w:r w:rsidRPr="000C1CD3">
        <w:rPr>
          <w:rStyle w:val="af6"/>
          <w:rtl/>
        </w:rPr>
        <w:t>"</w:t>
      </w:r>
      <w:r w:rsidRPr="000C1CD3">
        <w:rPr>
          <w:rStyle w:val="af6"/>
          <w:rFonts w:hint="cs"/>
          <w:rtl/>
        </w:rPr>
        <w:t xml:space="preserve">ד תמות </w:t>
      </w:r>
      <w:r w:rsidRPr="00043784">
        <w:rPr>
          <w:rFonts w:hint="cs"/>
          <w:rtl/>
        </w:rPr>
        <w:t>היינו שתתכווץ.</w:t>
      </w:r>
    </w:p>
    <w:p w14:paraId="5F53D88A" w14:textId="77777777" w:rsidR="00E403A1" w:rsidRPr="00C01657" w:rsidRDefault="00E403A1" w:rsidP="009D377E">
      <w:pPr>
        <w:pStyle w:val="ad"/>
        <w:framePr w:wrap="around"/>
        <w:rPr>
          <w:rStyle w:val="ae"/>
          <w:rtl/>
        </w:rPr>
      </w:pPr>
      <w:bookmarkStart w:id="130" w:name="_Toc155720311"/>
      <w:r w:rsidRPr="00C01657">
        <w:rPr>
          <w:rStyle w:val="ae"/>
          <w:rFonts w:hint="cs"/>
          <w:rtl/>
        </w:rPr>
        <w:t>כג:</w:t>
      </w:r>
      <w:bookmarkEnd w:id="130"/>
    </w:p>
    <w:p w14:paraId="2EA7085D" w14:textId="77777777" w:rsidR="00E403A1" w:rsidRPr="00043784" w:rsidRDefault="00E403A1" w:rsidP="00E403A1">
      <w:pPr>
        <w:pStyle w:val="affd"/>
        <w:widowControl w:val="0"/>
        <w:rPr>
          <w:rtl/>
        </w:rPr>
      </w:pPr>
      <w:r w:rsidRPr="000C1CD3">
        <w:rPr>
          <w:rStyle w:val="af6"/>
          <w:rFonts w:hint="cs"/>
          <w:rtl/>
        </w:rPr>
        <w:t>ר</w:t>
      </w:r>
      <w:r w:rsidRPr="000C1CD3">
        <w:rPr>
          <w:rStyle w:val="af6"/>
          <w:rtl/>
        </w:rPr>
        <w:t>"</w:t>
      </w:r>
      <w:r w:rsidRPr="000C1CD3">
        <w:rPr>
          <w:rStyle w:val="af6"/>
          <w:rFonts w:hint="cs"/>
          <w:rtl/>
        </w:rPr>
        <w:t>מ:</w:t>
      </w:r>
      <w:r w:rsidRPr="00043784">
        <w:rPr>
          <w:rFonts w:hint="cs"/>
          <w:rtl/>
        </w:rPr>
        <w:t xml:space="preserve"> חייש למיתה </w:t>
      </w:r>
      <w:r w:rsidRPr="000C1CD3">
        <w:rPr>
          <w:rStyle w:val="af6"/>
          <w:rFonts w:hint="cs"/>
          <w:rtl/>
        </w:rPr>
        <w:t>ור</w:t>
      </w:r>
      <w:r w:rsidRPr="000C1CD3">
        <w:rPr>
          <w:rStyle w:val="af6"/>
          <w:rtl/>
        </w:rPr>
        <w:t>"</w:t>
      </w:r>
      <w:r w:rsidRPr="000C1CD3">
        <w:rPr>
          <w:rStyle w:val="af6"/>
          <w:rFonts w:hint="cs"/>
          <w:rtl/>
        </w:rPr>
        <w:t>י:</w:t>
      </w:r>
      <w:r w:rsidRPr="00043784">
        <w:rPr>
          <w:rFonts w:hint="cs"/>
          <w:rtl/>
        </w:rPr>
        <w:t xml:space="preserve"> לא חייש.</w:t>
      </w:r>
    </w:p>
    <w:p w14:paraId="436BE367" w14:textId="33DBCA7A" w:rsidR="003316BE" w:rsidRPr="003316BE" w:rsidRDefault="008029D0" w:rsidP="001711C4">
      <w:pPr>
        <w:pStyle w:val="31"/>
        <w:framePr w:wrap="notBeside"/>
        <w:rPr>
          <w:rtl/>
        </w:rPr>
      </w:pPr>
      <w:r w:rsidRPr="0077703F">
        <w:rPr>
          <w:rtl/>
        </w:rPr>
        <w:t>◄</w:t>
      </w:r>
      <w:r w:rsidR="00E403A1" w:rsidRPr="003316BE">
        <w:rPr>
          <w:rFonts w:hint="cs"/>
          <w:rtl/>
        </w:rPr>
        <w:t>והך</w:t>
      </w:r>
    </w:p>
    <w:p w14:paraId="58F8B6A5" w14:textId="216B0155" w:rsidR="00A73401" w:rsidRPr="00043784" w:rsidRDefault="00E403A1" w:rsidP="00E403A1">
      <w:pPr>
        <w:pStyle w:val="affd"/>
        <w:widowControl w:val="0"/>
        <w:rPr>
          <w:rtl/>
        </w:rPr>
      </w:pPr>
      <w:r w:rsidRPr="00F8723C">
        <w:rPr>
          <w:rStyle w:val="ac"/>
          <w:rFonts w:cs="PFT_Frank" w:hint="cs"/>
          <w:sz w:val="14"/>
          <w:rtl/>
        </w:rPr>
        <w:t>דבת ישראל שנשאת לכהן</w:t>
      </w:r>
      <w:r w:rsidRPr="00043784">
        <w:rPr>
          <w:rFonts w:hint="cs"/>
          <w:rtl/>
        </w:rPr>
        <w:t xml:space="preserve"> והלך בעלה למה</w:t>
      </w:r>
      <w:r w:rsidRPr="00043784">
        <w:rPr>
          <w:rtl/>
        </w:rPr>
        <w:t>"</w:t>
      </w:r>
      <w:r w:rsidRPr="00043784">
        <w:rPr>
          <w:rFonts w:hint="cs"/>
          <w:rtl/>
        </w:rPr>
        <w:t xml:space="preserve">י אוכלת בתרומה בחזקת קיים- </w:t>
      </w:r>
      <w:r w:rsidRPr="00F8723C">
        <w:rPr>
          <w:rStyle w:val="ac"/>
          <w:rFonts w:cs="PFT_Frank" w:hint="cs"/>
          <w:sz w:val="14"/>
          <w:rtl/>
        </w:rPr>
        <w:t>ומאידך</w:t>
      </w:r>
      <w:r w:rsidRPr="00043784">
        <w:rPr>
          <w:rFonts w:hint="cs"/>
          <w:rtl/>
        </w:rPr>
        <w:t xml:space="preserve"> </w:t>
      </w:r>
      <w:r w:rsidRPr="00F8723C">
        <w:rPr>
          <w:rStyle w:val="ac"/>
          <w:rFonts w:cs="PFT_Frank" w:hint="cs"/>
          <w:sz w:val="14"/>
          <w:rtl/>
        </w:rPr>
        <w:t>הר</w:t>
      </w:r>
      <w:r w:rsidRPr="00F8723C">
        <w:rPr>
          <w:rStyle w:val="ac"/>
          <w:rFonts w:cs="PFT_Frank"/>
          <w:sz w:val="14"/>
          <w:rtl/>
        </w:rPr>
        <w:t>"</w:t>
      </w:r>
      <w:r w:rsidRPr="00F8723C">
        <w:rPr>
          <w:rStyle w:val="ac"/>
          <w:rFonts w:cs="PFT_Frank" w:hint="cs"/>
          <w:sz w:val="14"/>
          <w:rtl/>
        </w:rPr>
        <w:t>ז גיטך שעה אחת קודם מיתתי</w:t>
      </w:r>
      <w:r w:rsidRPr="00043784">
        <w:rPr>
          <w:rFonts w:hint="cs"/>
          <w:rtl/>
        </w:rPr>
        <w:t xml:space="preserve"> אסור לאכול בתרומה מיד</w:t>
      </w:r>
      <w:r w:rsidR="00A73401" w:rsidRPr="00043784">
        <w:rPr>
          <w:rFonts w:hint="cs"/>
          <w:rtl/>
        </w:rPr>
        <w:t>.</w:t>
      </w:r>
    </w:p>
    <w:p w14:paraId="57A27FB3" w14:textId="07838552" w:rsidR="003316BE" w:rsidRPr="003316BE" w:rsidRDefault="00E403A1" w:rsidP="001711C4">
      <w:pPr>
        <w:pStyle w:val="31"/>
        <w:framePr w:wrap="notBeside"/>
        <w:rPr>
          <w:rtl/>
        </w:rPr>
      </w:pPr>
      <w:r w:rsidRPr="003316BE">
        <w:rPr>
          <w:rFonts w:hint="cs"/>
          <w:rtl/>
        </w:rPr>
        <w:t>ותרצי'</w:t>
      </w:r>
      <w:r w:rsidR="00A73401" w:rsidRPr="003316BE">
        <w:rPr>
          <w:rFonts w:hint="cs"/>
          <w:rtl/>
        </w:rPr>
        <w:t xml:space="preserve"> </w:t>
      </w:r>
      <w:r w:rsidR="00B355E2">
        <w:rPr>
          <w:rFonts w:hint="cs"/>
          <w:rtl/>
        </w:rPr>
        <w:t xml:space="preserve">דאיפוך </w:t>
      </w:r>
    </w:p>
    <w:p w14:paraId="5883B021" w14:textId="7297E8A3" w:rsidR="00E403A1" w:rsidRPr="00043784" w:rsidRDefault="00B355E2" w:rsidP="00E403A1">
      <w:pPr>
        <w:pStyle w:val="affd"/>
        <w:widowControl w:val="0"/>
        <w:rPr>
          <w:rtl/>
        </w:rPr>
      </w:pPr>
      <w:r w:rsidRPr="000C1CD3">
        <w:rPr>
          <w:rStyle w:val="af6"/>
          <w:rFonts w:hint="cs"/>
          <w:rtl/>
        </w:rPr>
        <w:t>דהך:</w:t>
      </w:r>
      <w:r>
        <w:rPr>
          <w:rFonts w:hint="cs"/>
          <w:rtl/>
        </w:rPr>
        <w:t xml:space="preserve"> </w:t>
      </w:r>
      <w:r w:rsidR="00A73401" w:rsidRPr="00043784">
        <w:rPr>
          <w:rFonts w:hint="cs"/>
          <w:rtl/>
        </w:rPr>
        <w:t>דמדינת הים,</w:t>
      </w:r>
      <w:r w:rsidR="00E403A1" w:rsidRPr="00043784">
        <w:rPr>
          <w:rFonts w:hint="cs"/>
          <w:rtl/>
        </w:rPr>
        <w:t xml:space="preserve"> </w:t>
      </w:r>
      <w:r w:rsidR="00A73401" w:rsidRPr="00043784">
        <w:rPr>
          <w:rtl/>
        </w:rPr>
        <w:tab/>
      </w:r>
      <w:r w:rsidR="00E403A1" w:rsidRPr="000C1CD3">
        <w:rPr>
          <w:rStyle w:val="af6"/>
          <w:rFonts w:hint="cs"/>
          <w:rtl/>
        </w:rPr>
        <w:t>כר''י</w:t>
      </w:r>
      <w:r w:rsidR="00A73401" w:rsidRPr="000C1CD3">
        <w:rPr>
          <w:rStyle w:val="af6"/>
          <w:rFonts w:hint="cs"/>
          <w:rtl/>
        </w:rPr>
        <w:t>:</w:t>
      </w:r>
      <w:r w:rsidR="00E403A1" w:rsidRPr="00043784">
        <w:rPr>
          <w:rFonts w:hint="cs"/>
          <w:rtl/>
        </w:rPr>
        <w:t xml:space="preserve"> דלא חייש, </w:t>
      </w:r>
    </w:p>
    <w:p w14:paraId="4F08DA2C" w14:textId="07084594" w:rsidR="00E403A1" w:rsidRPr="00043784" w:rsidRDefault="003316BE" w:rsidP="003316BE">
      <w:pPr>
        <w:pStyle w:val="affd"/>
        <w:spacing w:after="60"/>
        <w:rPr>
          <w:rtl/>
        </w:rPr>
      </w:pPr>
      <w:r w:rsidRPr="000C1CD3">
        <w:rPr>
          <w:rStyle w:val="af6"/>
          <w:rFonts w:hint="cs"/>
          <w:rtl/>
        </w:rPr>
        <w:t>ו</w:t>
      </w:r>
      <w:r w:rsidR="00E403A1" w:rsidRPr="000C1CD3">
        <w:rPr>
          <w:rStyle w:val="af6"/>
          <w:rFonts w:hint="cs"/>
          <w:rtl/>
        </w:rPr>
        <w:t>הך</w:t>
      </w:r>
      <w:r w:rsidR="00B355E2" w:rsidRPr="000C1CD3">
        <w:rPr>
          <w:rStyle w:val="af6"/>
          <w:rFonts w:hint="cs"/>
          <w:rtl/>
        </w:rPr>
        <w:t>:</w:t>
      </w:r>
      <w:r w:rsidR="00E403A1" w:rsidRPr="00043784">
        <w:rPr>
          <w:rFonts w:hint="cs"/>
          <w:rtl/>
        </w:rPr>
        <w:t xml:space="preserve"> דקודם מיתתי</w:t>
      </w:r>
      <w:r w:rsidR="00A73401" w:rsidRPr="00043784">
        <w:rPr>
          <w:rFonts w:hint="cs"/>
          <w:rtl/>
        </w:rPr>
        <w:t>,</w:t>
      </w:r>
      <w:r w:rsidR="00E403A1" w:rsidRPr="00043784">
        <w:rPr>
          <w:rFonts w:hint="cs"/>
          <w:rtl/>
        </w:rPr>
        <w:t xml:space="preserve"> </w:t>
      </w:r>
      <w:r w:rsidR="00A73401" w:rsidRPr="000C1CD3">
        <w:rPr>
          <w:rStyle w:val="af6"/>
          <w:rFonts w:hint="cs"/>
          <w:rtl/>
        </w:rPr>
        <w:t xml:space="preserve"> </w:t>
      </w:r>
      <w:r w:rsidR="00E403A1" w:rsidRPr="000C1CD3">
        <w:rPr>
          <w:rStyle w:val="af6"/>
          <w:rFonts w:hint="cs"/>
          <w:rtl/>
        </w:rPr>
        <w:t>כר</w:t>
      </w:r>
      <w:r w:rsidR="00E403A1" w:rsidRPr="000C1CD3">
        <w:rPr>
          <w:rStyle w:val="af6"/>
          <w:rtl/>
        </w:rPr>
        <w:t>"</w:t>
      </w:r>
      <w:r w:rsidR="00E403A1" w:rsidRPr="000C1CD3">
        <w:rPr>
          <w:rStyle w:val="af6"/>
          <w:rFonts w:hint="cs"/>
          <w:rtl/>
        </w:rPr>
        <w:t>מ</w:t>
      </w:r>
      <w:r w:rsidR="00A73401" w:rsidRPr="000C1CD3">
        <w:rPr>
          <w:rStyle w:val="af6"/>
          <w:rFonts w:hint="cs"/>
          <w:rtl/>
        </w:rPr>
        <w:t>:</w:t>
      </w:r>
      <w:r w:rsidR="00E403A1" w:rsidRPr="00043784">
        <w:rPr>
          <w:rFonts w:hint="cs"/>
          <w:rtl/>
        </w:rPr>
        <w:t xml:space="preserve"> דחייש למיתה.</w:t>
      </w:r>
    </w:p>
    <w:p w14:paraId="1AD102C2" w14:textId="77777777" w:rsidR="003316BE" w:rsidRPr="003316BE" w:rsidRDefault="00E403A1" w:rsidP="001711C4">
      <w:pPr>
        <w:pStyle w:val="31"/>
        <w:framePr w:wrap="notBeside"/>
        <w:rPr>
          <w:rtl/>
        </w:rPr>
      </w:pPr>
      <w:r w:rsidRPr="003316BE">
        <w:rPr>
          <w:rFonts w:hint="cs"/>
          <w:rtl/>
        </w:rPr>
        <w:t>כהך</w:t>
      </w:r>
    </w:p>
    <w:p w14:paraId="21A6B150" w14:textId="733A73CB" w:rsidR="00E403A1" w:rsidRPr="00043784" w:rsidRDefault="00E403A1" w:rsidP="003316BE">
      <w:pPr>
        <w:pStyle w:val="affd"/>
        <w:rPr>
          <w:rtl/>
        </w:rPr>
      </w:pPr>
      <w:bookmarkStart w:id="131" w:name="_Toc155720312"/>
      <w:r w:rsidRPr="00A47A1A">
        <w:rPr>
          <w:rStyle w:val="af2"/>
          <w:rFonts w:hint="cs"/>
          <w:rtl/>
        </w:rPr>
        <w:t>לוקח יין מכותים</w:t>
      </w:r>
      <w:bookmarkEnd w:id="131"/>
      <w:r w:rsidRPr="00043784">
        <w:rPr>
          <w:rFonts w:hint="cs"/>
          <w:rtl/>
        </w:rPr>
        <w:t xml:space="preserve"> </w:t>
      </w:r>
      <w:r w:rsidRPr="000C1CD3">
        <w:rPr>
          <w:rStyle w:val="af6"/>
          <w:rFonts w:hint="cs"/>
          <w:rtl/>
        </w:rPr>
        <w:t>לר</w:t>
      </w:r>
      <w:r w:rsidRPr="000C1CD3">
        <w:rPr>
          <w:rStyle w:val="af6"/>
          <w:rtl/>
        </w:rPr>
        <w:t>"</w:t>
      </w:r>
      <w:r w:rsidRPr="000C1CD3">
        <w:rPr>
          <w:rStyle w:val="af6"/>
          <w:rFonts w:hint="cs"/>
          <w:rtl/>
        </w:rPr>
        <w:t>מ</w:t>
      </w:r>
      <w:r w:rsidR="00A73401" w:rsidRPr="000C1CD3">
        <w:rPr>
          <w:rStyle w:val="af6"/>
          <w:rFonts w:hint="cs"/>
          <w:rtl/>
        </w:rPr>
        <w:t>:</w:t>
      </w:r>
      <w:r w:rsidRPr="000C1CD3">
        <w:rPr>
          <w:rStyle w:val="af6"/>
          <w:rFonts w:hint="cs"/>
          <w:rtl/>
        </w:rPr>
        <w:t xml:space="preserve"> </w:t>
      </w:r>
      <w:r w:rsidRPr="00043784">
        <w:rPr>
          <w:rFonts w:hint="cs"/>
          <w:rtl/>
        </w:rPr>
        <w:t xml:space="preserve">ב' לוגין שעתיד להפריש וכו' ומיחל ושותה מיד, </w:t>
      </w:r>
      <w:r w:rsidRPr="000C1CD3">
        <w:rPr>
          <w:rStyle w:val="af6"/>
          <w:rFonts w:hint="cs"/>
          <w:rtl/>
        </w:rPr>
        <w:t>ור</w:t>
      </w:r>
      <w:r w:rsidRPr="000C1CD3">
        <w:rPr>
          <w:rStyle w:val="af6"/>
          <w:rtl/>
        </w:rPr>
        <w:t>"</w:t>
      </w:r>
      <w:r w:rsidRPr="000C1CD3">
        <w:rPr>
          <w:rStyle w:val="af6"/>
          <w:rFonts w:hint="cs"/>
          <w:rtl/>
        </w:rPr>
        <w:t>י ר</w:t>
      </w:r>
      <w:r w:rsidRPr="000C1CD3">
        <w:rPr>
          <w:rStyle w:val="af6"/>
          <w:rtl/>
        </w:rPr>
        <w:t>"</w:t>
      </w:r>
      <w:r w:rsidRPr="000C1CD3">
        <w:rPr>
          <w:rStyle w:val="af6"/>
          <w:rFonts w:hint="cs"/>
          <w:rtl/>
        </w:rPr>
        <w:t>י ור</w:t>
      </w:r>
      <w:r w:rsidRPr="000C1CD3">
        <w:rPr>
          <w:rStyle w:val="af6"/>
          <w:rtl/>
        </w:rPr>
        <w:t>"</w:t>
      </w:r>
      <w:r w:rsidRPr="000C1CD3">
        <w:rPr>
          <w:rStyle w:val="af6"/>
          <w:rFonts w:hint="cs"/>
          <w:rtl/>
        </w:rPr>
        <w:t>ש</w:t>
      </w:r>
      <w:r w:rsidR="00A73401" w:rsidRPr="000C1CD3">
        <w:rPr>
          <w:rStyle w:val="af6"/>
          <w:rFonts w:hint="cs"/>
          <w:rtl/>
        </w:rPr>
        <w:t>:</w:t>
      </w:r>
      <w:r w:rsidRPr="00043784">
        <w:rPr>
          <w:rFonts w:hint="cs"/>
          <w:rtl/>
        </w:rPr>
        <w:t xml:space="preserve"> אוסרין,</w:t>
      </w:r>
    </w:p>
    <w:p w14:paraId="12ED100C" w14:textId="77777777" w:rsidR="00E94CA0" w:rsidRPr="00C01657" w:rsidRDefault="00E94CA0" w:rsidP="009D377E">
      <w:pPr>
        <w:pStyle w:val="ad"/>
        <w:framePr w:wrap="around"/>
        <w:rPr>
          <w:rtl/>
        </w:rPr>
      </w:pPr>
      <w:bookmarkStart w:id="132" w:name="_Toc155720313"/>
      <w:r w:rsidRPr="00C01657">
        <w:rPr>
          <w:rFonts w:hint="cs"/>
          <w:rtl/>
        </w:rPr>
        <w:t>כד.</w:t>
      </w:r>
      <w:bookmarkEnd w:id="132"/>
    </w:p>
    <w:p w14:paraId="21F5B629" w14:textId="77777777" w:rsidR="003316BE" w:rsidRPr="003316BE" w:rsidRDefault="00E403A1" w:rsidP="001711C4">
      <w:pPr>
        <w:pStyle w:val="31"/>
        <w:framePr w:wrap="notBeside"/>
        <w:rPr>
          <w:rtl/>
        </w:rPr>
      </w:pPr>
      <w:r w:rsidRPr="003316BE">
        <w:rPr>
          <w:rFonts w:hint="cs"/>
          <w:rtl/>
        </w:rPr>
        <w:t>ר</w:t>
      </w:r>
      <w:r w:rsidRPr="003316BE">
        <w:rPr>
          <w:rtl/>
        </w:rPr>
        <w:t>"</w:t>
      </w:r>
      <w:r w:rsidRPr="003316BE">
        <w:rPr>
          <w:rFonts w:hint="cs"/>
          <w:rtl/>
        </w:rPr>
        <w:t>מ</w:t>
      </w:r>
      <w:r w:rsidR="00A73401" w:rsidRPr="003316BE">
        <w:rPr>
          <w:rFonts w:hint="cs"/>
          <w:rtl/>
        </w:rPr>
        <w:t>:</w:t>
      </w:r>
    </w:p>
    <w:p w14:paraId="43FA4669" w14:textId="60C3F1D6" w:rsidR="003316BE" w:rsidRPr="000C1CD3" w:rsidRDefault="00EA235C" w:rsidP="00EA235C">
      <w:pPr>
        <w:pStyle w:val="affd"/>
        <w:rPr>
          <w:rStyle w:val="af6"/>
          <w:rtl/>
        </w:rPr>
      </w:pPr>
      <w:r w:rsidRPr="00043784">
        <w:rPr>
          <w:rFonts w:hint="cs"/>
          <w:rtl/>
        </w:rPr>
        <w:t>מיתה שכיחא</w:t>
      </w:r>
      <w:r w:rsidR="00FB5A2F" w:rsidRPr="00043784">
        <w:rPr>
          <w:rFonts w:hint="cs"/>
          <w:rtl/>
        </w:rPr>
        <w:t>,</w:t>
      </w:r>
      <w:r w:rsidRPr="00043784">
        <w:rPr>
          <w:rFonts w:hint="cs"/>
          <w:rtl/>
        </w:rPr>
        <w:t xml:space="preserve"> ולא בקיעת הנוד</w:t>
      </w:r>
      <w:r w:rsidR="00E403A1" w:rsidRPr="00043784">
        <w:rPr>
          <w:rFonts w:hint="cs"/>
          <w:rtl/>
        </w:rPr>
        <w:t xml:space="preserve"> שיכול למסור לשומר</w:t>
      </w:r>
      <w:r w:rsidR="00C33701" w:rsidRPr="00043784">
        <w:rPr>
          <w:rFonts w:hint="cs"/>
          <w:rtl/>
        </w:rPr>
        <w:t>,</w:t>
      </w:r>
    </w:p>
    <w:p w14:paraId="44BBC5E8" w14:textId="77777777" w:rsidR="003316BE" w:rsidRPr="003316BE" w:rsidRDefault="00E403A1" w:rsidP="001711C4">
      <w:pPr>
        <w:pStyle w:val="31"/>
        <w:framePr w:wrap="notBeside"/>
        <w:rPr>
          <w:rtl/>
        </w:rPr>
      </w:pPr>
      <w:r w:rsidRPr="003316BE">
        <w:rPr>
          <w:rFonts w:hint="cs"/>
          <w:rtl/>
        </w:rPr>
        <w:t>ולר</w:t>
      </w:r>
      <w:r w:rsidRPr="003316BE">
        <w:rPr>
          <w:rtl/>
        </w:rPr>
        <w:t>"</w:t>
      </w:r>
      <w:r w:rsidRPr="003316BE">
        <w:rPr>
          <w:rFonts w:hint="cs"/>
          <w:rtl/>
        </w:rPr>
        <w:t>י</w:t>
      </w:r>
      <w:r w:rsidR="00A73401" w:rsidRPr="003316BE">
        <w:rPr>
          <w:rFonts w:hint="cs"/>
          <w:rtl/>
        </w:rPr>
        <w:t>:</w:t>
      </w:r>
    </w:p>
    <w:p w14:paraId="2B8D68DD" w14:textId="6A3C4ACB" w:rsidR="00E403A1" w:rsidRPr="00043784" w:rsidRDefault="003316BE" w:rsidP="003316BE">
      <w:pPr>
        <w:pStyle w:val="affd"/>
        <w:rPr>
          <w:rtl/>
        </w:rPr>
      </w:pPr>
      <w:r>
        <w:rPr>
          <w:rFonts w:hint="cs"/>
          <w:rtl/>
        </w:rPr>
        <w:t xml:space="preserve">אין </w:t>
      </w:r>
      <w:r w:rsidR="00EA235C" w:rsidRPr="00043784">
        <w:rPr>
          <w:rFonts w:hint="cs"/>
          <w:rtl/>
        </w:rPr>
        <w:t>ברירה</w:t>
      </w:r>
      <w:r w:rsidR="00FB5A2F" w:rsidRPr="00043784">
        <w:rPr>
          <w:rFonts w:hint="cs"/>
          <w:rtl/>
        </w:rPr>
        <w:t>,</w:t>
      </w:r>
      <w:r w:rsidR="00EA235C" w:rsidRPr="00043784">
        <w:rPr>
          <w:rFonts w:hint="cs"/>
          <w:rtl/>
        </w:rPr>
        <w:t xml:space="preserve"> ולא</w:t>
      </w:r>
      <w:r w:rsidR="00E403A1" w:rsidRPr="00043784">
        <w:rPr>
          <w:rFonts w:hint="cs"/>
          <w:rtl/>
        </w:rPr>
        <w:t xml:space="preserve"> דחייש לבקיעת הנוד</w:t>
      </w:r>
      <w:r w:rsidR="00EA235C" w:rsidRPr="00043784">
        <w:rPr>
          <w:rFonts w:hint="cs"/>
          <w:rtl/>
        </w:rPr>
        <w:t>.</w:t>
      </w:r>
      <w:r w:rsidR="00E403A1" w:rsidRPr="00043784">
        <w:rPr>
          <w:rFonts w:hint="cs"/>
          <w:rtl/>
        </w:rPr>
        <w:t xml:space="preserve"> </w:t>
      </w:r>
    </w:p>
    <w:p w14:paraId="04CFC6E0" w14:textId="77777777" w:rsidR="0032777C" w:rsidRPr="0032777C" w:rsidRDefault="00E403A1" w:rsidP="001711C4">
      <w:pPr>
        <w:pStyle w:val="31"/>
        <w:framePr w:wrap="notBeside"/>
        <w:rPr>
          <w:rtl/>
        </w:rPr>
      </w:pPr>
      <w:r w:rsidRPr="0032777C">
        <w:rPr>
          <w:rFonts w:hint="cs"/>
          <w:rtl/>
        </w:rPr>
        <w:t>והך</w:t>
      </w:r>
    </w:p>
    <w:p w14:paraId="6AFCAB38" w14:textId="7AE77176" w:rsidR="00E403A1" w:rsidRPr="00043784" w:rsidRDefault="00E403A1" w:rsidP="00E403A1">
      <w:pPr>
        <w:pStyle w:val="affd"/>
        <w:widowControl w:val="0"/>
        <w:rPr>
          <w:rtl/>
        </w:rPr>
      </w:pPr>
      <w:r w:rsidRPr="000C1CD3">
        <w:rPr>
          <w:rStyle w:val="af6"/>
          <w:rFonts w:hint="cs"/>
          <w:rtl/>
        </w:rPr>
        <w:t>דר</w:t>
      </w:r>
      <w:r w:rsidRPr="000C1CD3">
        <w:rPr>
          <w:rStyle w:val="af6"/>
          <w:rtl/>
        </w:rPr>
        <w:t>"</w:t>
      </w:r>
      <w:r w:rsidRPr="000C1CD3">
        <w:rPr>
          <w:rStyle w:val="af6"/>
          <w:rFonts w:hint="cs"/>
          <w:rtl/>
        </w:rPr>
        <w:t>מ</w:t>
      </w:r>
      <w:r w:rsidR="003D23AD" w:rsidRPr="000C1CD3">
        <w:rPr>
          <w:rStyle w:val="af6"/>
          <w:rFonts w:hint="cs"/>
          <w:rtl/>
        </w:rPr>
        <w:t>:</w:t>
      </w:r>
      <w:r w:rsidRPr="000C1CD3">
        <w:rPr>
          <w:rStyle w:val="af6"/>
          <w:rFonts w:hint="cs"/>
          <w:rtl/>
        </w:rPr>
        <w:t xml:space="preserve"> </w:t>
      </w:r>
      <w:r w:rsidRPr="00043784">
        <w:rPr>
          <w:rFonts w:hint="cs"/>
          <w:rtl/>
        </w:rPr>
        <w:t>לכשיבקע</w:t>
      </w:r>
      <w:r w:rsidR="001150C5" w:rsidRPr="00043784">
        <w:rPr>
          <w:rFonts w:hint="cs"/>
          <w:rtl/>
        </w:rPr>
        <w:t>,</w:t>
      </w:r>
      <w:r w:rsidRPr="00043784">
        <w:rPr>
          <w:rFonts w:hint="cs"/>
          <w:rtl/>
        </w:rPr>
        <w:t xml:space="preserve"> היינו לדבריו דברירה.</w:t>
      </w:r>
    </w:p>
    <w:p w14:paraId="7A416160" w14:textId="4A58BDC9" w:rsidR="00E403A1" w:rsidRPr="00043784" w:rsidRDefault="00E403A1" w:rsidP="00E403A1">
      <w:pPr>
        <w:pStyle w:val="affd"/>
        <w:widowControl w:val="0"/>
        <w:rPr>
          <w:rtl/>
        </w:rPr>
      </w:pPr>
      <w:r w:rsidRPr="000C1CD3">
        <w:rPr>
          <w:rStyle w:val="af6"/>
          <w:rFonts w:hint="cs"/>
          <w:rtl/>
        </w:rPr>
        <w:t>ור</w:t>
      </w:r>
      <w:r w:rsidRPr="000C1CD3">
        <w:rPr>
          <w:rStyle w:val="af6"/>
          <w:rtl/>
        </w:rPr>
        <w:t>"</w:t>
      </w:r>
      <w:r w:rsidRPr="000C1CD3">
        <w:rPr>
          <w:rStyle w:val="af6"/>
          <w:rFonts w:hint="cs"/>
          <w:rtl/>
        </w:rPr>
        <w:t>י</w:t>
      </w:r>
      <w:r w:rsidR="003D23AD" w:rsidRPr="000C1CD3">
        <w:rPr>
          <w:rStyle w:val="af6"/>
          <w:rFonts w:hint="cs"/>
          <w:rtl/>
        </w:rPr>
        <w:t>:</w:t>
      </w:r>
      <w:r w:rsidRPr="00043784">
        <w:rPr>
          <w:rFonts w:hint="cs"/>
          <w:rtl/>
        </w:rPr>
        <w:t xml:space="preserve"> לא חייש למיתה, וביוה</w:t>
      </w:r>
      <w:r w:rsidRPr="00043784">
        <w:rPr>
          <w:rtl/>
        </w:rPr>
        <w:t>"</w:t>
      </w:r>
      <w:r w:rsidRPr="00043784">
        <w:rPr>
          <w:rFonts w:hint="cs"/>
          <w:rtl/>
        </w:rPr>
        <w:t xml:space="preserve">כ מעלה עשו. </w:t>
      </w:r>
    </w:p>
    <w:p w14:paraId="39419E94" w14:textId="77777777" w:rsidR="003D23AD" w:rsidRPr="00043784" w:rsidRDefault="00E403A1" w:rsidP="00E403A1">
      <w:pPr>
        <w:pStyle w:val="affd"/>
        <w:widowControl w:val="0"/>
        <w:rPr>
          <w:rtl/>
        </w:rPr>
      </w:pPr>
      <w:r w:rsidRPr="000C1CD3">
        <w:rPr>
          <w:rStyle w:val="af6"/>
          <w:rFonts w:hint="cs"/>
          <w:rtl/>
        </w:rPr>
        <w:t>למ</w:t>
      </w:r>
      <w:r w:rsidRPr="000C1CD3">
        <w:rPr>
          <w:rStyle w:val="af6"/>
          <w:rtl/>
        </w:rPr>
        <w:t>"</w:t>
      </w:r>
      <w:r w:rsidRPr="000C1CD3">
        <w:rPr>
          <w:rStyle w:val="af6"/>
          <w:rFonts w:hint="cs"/>
          <w:rtl/>
        </w:rPr>
        <w:t>ד שמא תמות או תברח</w:t>
      </w:r>
      <w:r w:rsidRPr="00043784">
        <w:rPr>
          <w:rFonts w:hint="cs"/>
          <w:rtl/>
        </w:rPr>
        <w:t xml:space="preserve"> מחיצה מעלייא היא,</w:t>
      </w:r>
    </w:p>
    <w:p w14:paraId="6E520759" w14:textId="6F7B9E15" w:rsidR="0032777C" w:rsidRPr="0032777C" w:rsidRDefault="00E403A1" w:rsidP="001711C4">
      <w:pPr>
        <w:pStyle w:val="31"/>
        <w:framePr w:wrap="notBeside"/>
        <w:rPr>
          <w:rtl/>
        </w:rPr>
      </w:pPr>
      <w:r w:rsidRPr="0032777C">
        <w:rPr>
          <w:rFonts w:hint="cs"/>
          <w:rtl/>
        </w:rPr>
        <w:t>ור</w:t>
      </w:r>
      <w:r w:rsidRPr="0032777C">
        <w:rPr>
          <w:rtl/>
        </w:rPr>
        <w:t>"</w:t>
      </w:r>
      <w:r w:rsidRPr="0032777C">
        <w:rPr>
          <w:rFonts w:hint="cs"/>
          <w:rtl/>
        </w:rPr>
        <w:t>מ</w:t>
      </w:r>
      <w:r w:rsidR="0032777C">
        <w:rPr>
          <w:rFonts w:hint="cs"/>
          <w:rtl/>
        </w:rPr>
        <w:t>:</w:t>
      </w:r>
    </w:p>
    <w:p w14:paraId="256D739A" w14:textId="6453899A" w:rsidR="001150C5" w:rsidRPr="00043784" w:rsidRDefault="00E403A1" w:rsidP="00E403A1">
      <w:pPr>
        <w:pStyle w:val="affd"/>
        <w:widowControl w:val="0"/>
        <w:rPr>
          <w:rStyle w:val="af4"/>
          <w:color w:val="auto"/>
          <w:rtl/>
        </w:rPr>
      </w:pPr>
      <w:r w:rsidRPr="00043784">
        <w:rPr>
          <w:rFonts w:hint="cs"/>
          <w:rtl/>
        </w:rPr>
        <w:t>מטהר משום גולל, דלא הוי מחיצה</w:t>
      </w:r>
      <w:r w:rsidRPr="00043784">
        <w:rPr>
          <w:rStyle w:val="af4"/>
          <w:rFonts w:hint="cs"/>
          <w:color w:val="auto"/>
          <w:rtl/>
        </w:rPr>
        <w:t xml:space="preserve"> א.</w:t>
      </w:r>
      <w:r>
        <w:rPr>
          <w:rFonts w:hint="cs"/>
          <w:rtl/>
        </w:rPr>
        <w:t xml:space="preserve"> ד</w:t>
      </w:r>
      <w:del w:id="9001" w:author="עריכה מהאתר" w:date="2026-10-06T13:08:46Z">
        <w:r>
          <w:rPr>
            <w:rFonts w:hint="cs"/>
            <w:rtl/>
          </w:rPr>
          <w:delText xml:space="preserve">אינה </w:delText>
        </w:r>
      </w:del>
      <w:r>
        <w:rPr>
          <w:rFonts w:hint="cs"/>
          <w:rtl/>
        </w:rPr>
        <w:t xml:space="preserve">עומדת ברוח</w:t>
      </w:r>
    </w:p>
    <w:p w14:paraId="72F89AA2" w14:textId="77777777" w:rsidR="00E403A1" w:rsidRPr="00043784" w:rsidRDefault="00E403A1" w:rsidP="003D23AD">
      <w:pPr>
        <w:pStyle w:val="affd"/>
        <w:widowControl w:val="0"/>
        <w:ind w:left="284" w:firstLine="284"/>
        <w:rPr>
          <w:rtl/>
        </w:rPr>
      </w:pPr>
      <w:r w:rsidRPr="00043784">
        <w:rPr>
          <w:rStyle w:val="af4"/>
          <w:rFonts w:hint="cs"/>
          <w:color w:val="auto"/>
          <w:rtl/>
        </w:rPr>
        <w:t>ב.</w:t>
      </w:r>
      <w:r w:rsidRPr="00043784">
        <w:rPr>
          <w:rFonts w:hint="cs"/>
          <w:rtl/>
        </w:rPr>
        <w:t xml:space="preserve"> דאינה עשויה בידי אדם, </w:t>
      </w:r>
      <w:r w:rsidRPr="006D6217">
        <w:rPr>
          <w:rFonts w:cs="PFT_Frank" w:hint="cs"/>
          <w:b/>
          <w:bCs/>
          <w:sz w:val="14"/>
          <w:szCs w:val="14"/>
          <w:rtl/>
        </w:rPr>
        <w:t>ונפק</w:t>
      </w:r>
      <w:r w:rsidRPr="006D6217">
        <w:rPr>
          <w:rFonts w:cs="PFT_Frank"/>
          <w:b/>
          <w:bCs/>
          <w:sz w:val="14"/>
          <w:szCs w:val="14"/>
          <w:rtl/>
        </w:rPr>
        <w:t>"</w:t>
      </w:r>
      <w:r w:rsidRPr="006D6217">
        <w:rPr>
          <w:rFonts w:cs="PFT_Frank" w:hint="cs"/>
          <w:b/>
          <w:bCs/>
          <w:sz w:val="14"/>
          <w:szCs w:val="14"/>
          <w:rtl/>
        </w:rPr>
        <w:t>מ</w:t>
      </w:r>
      <w:r w:rsidRPr="00043784">
        <w:rPr>
          <w:rFonts w:hint="cs"/>
          <w:rtl/>
        </w:rPr>
        <w:t xml:space="preserve"> בנוד תפוח.</w:t>
      </w:r>
    </w:p>
    <w:p w14:paraId="465121D3" w14:textId="77777777" w:rsidR="00E403A1" w:rsidRPr="00C01657" w:rsidRDefault="00E403A1" w:rsidP="009D377E">
      <w:pPr>
        <w:pStyle w:val="ad"/>
        <w:framePr w:wrap="around"/>
        <w:rPr>
          <w:rtl/>
        </w:rPr>
      </w:pPr>
      <w:bookmarkStart w:id="133" w:name="_Toc155720314"/>
      <w:r w:rsidRPr="00C01657">
        <w:rPr>
          <w:rStyle w:val="ae"/>
          <w:rFonts w:hint="cs"/>
          <w:rtl/>
        </w:rPr>
        <w:t>כד:</w:t>
      </w:r>
      <w:bookmarkEnd w:id="133"/>
      <w:r w:rsidRPr="00C01657">
        <w:rPr>
          <w:rFonts w:hint="cs"/>
          <w:rtl/>
        </w:rPr>
        <w:t xml:space="preserve"> </w:t>
      </w:r>
    </w:p>
    <w:p w14:paraId="318B87ED" w14:textId="5F9A5D2D" w:rsidR="00E403A1" w:rsidRPr="00043784" w:rsidRDefault="003D02B2" w:rsidP="001F153E">
      <w:pPr>
        <w:spacing w:before="60"/>
        <w:rPr>
          <w:rStyle w:val="af8"/>
          <w:rtl/>
        </w:rPr>
      </w:pPr>
      <w:del w:id="9004" w:author="הגהת סוכה" w:date="2026-09-27T12:23:34Z">
        <w:r>
          <w:rPr>
            <w:rStyle w:val="af6"/>
            <w:rFonts w:hint="cs"/>
            <w:rtl/>
          </w:rPr>
          <w:delText xml:space="preserve">דג</w:delText>
        </w:r>
      </w:del>
      <w:ins w:id="9005" w:author="הגהת סוכה" w:date="2026-09-27T12:23:34Z">
        <w:r>
          <w:rPr>
            <w:rStyle w:val="af6"/>
            <w:rFonts w:hint="cs"/>
            <w:rtl/>
          </w:rPr>
          <w:t xml:space="preserve">דריה</w:t>
        </w:r>
      </w:ins>
      <w:del w:id="9006" w:author="הגהת סוכה" w:date="2026-09-27T12:23:34Z">
        <w:r w:rsidR="00E403A1" w:rsidRPr="000C1CD3">
          <w:rPr>
            <w:rStyle w:val="af6"/>
            <w:rFonts w:hint="cs"/>
            <w:rtl/>
          </w:rPr>
          <w:delText xml:space="preserve">ריה</w:delText>
        </w:r>
      </w:del>
      <w:r w:rsidR="00E403A1" w:rsidRPr="000C1CD3">
        <w:rPr>
          <w:rStyle w:val="af6"/>
          <w:rtl/>
        </w:rPr>
        <w:t>"</w:t>
      </w:r>
      <w:r w:rsidR="00E403A1" w:rsidRPr="000C1CD3">
        <w:rPr>
          <w:rStyle w:val="af6"/>
          <w:rFonts w:hint="cs"/>
          <w:rtl/>
        </w:rPr>
        <w:t>ג:</w:t>
      </w:r>
      <w:r w:rsidR="00E403A1" w:rsidRPr="00043784">
        <w:rPr>
          <w:rFonts w:hint="cs"/>
          <w:rtl/>
        </w:rPr>
        <w:t xml:space="preserve"> אף אין כותבין עליו גיטי נשים</w:t>
      </w:r>
      <w:r w:rsidR="00E403A1" w:rsidRPr="00043784">
        <w:rPr>
          <w:rStyle w:val="af8"/>
          <w:rFonts w:hint="cs"/>
          <w:rtl/>
        </w:rPr>
        <w:t xml:space="preserve"> </w:t>
      </w:r>
    </w:p>
    <w:p w14:paraId="50EA54A1" w14:textId="77777777" w:rsidR="00E403A1" w:rsidRPr="00043784" w:rsidRDefault="00E403A1" w:rsidP="00E403A1">
      <w:pPr>
        <w:pStyle w:val="affd"/>
        <w:rPr>
          <w:rStyle w:val="af8"/>
          <w:rtl/>
        </w:rPr>
      </w:pPr>
      <w:r w:rsidRPr="00043784">
        <w:rPr>
          <w:rStyle w:val="af8"/>
          <w:rFonts w:hint="cs"/>
          <w:rtl/>
        </w:rPr>
        <w:t>וכתב לה</w:t>
      </w:r>
      <w:r w:rsidRPr="000C1CD3">
        <w:rPr>
          <w:rStyle w:val="af6"/>
          <w:rFonts w:hint="cs"/>
          <w:rtl/>
        </w:rPr>
        <w:t xml:space="preserve"> ריה"ג:</w:t>
      </w:r>
      <w:r w:rsidRPr="00043784">
        <w:rPr>
          <w:rFonts w:hint="cs"/>
          <w:rtl/>
        </w:rPr>
        <w:t xml:space="preserve"> לרבות כל דבר, </w:t>
      </w:r>
      <w:r w:rsidRPr="000C1CD3">
        <w:rPr>
          <w:rStyle w:val="af6"/>
          <w:rFonts w:hint="cs"/>
          <w:rtl/>
        </w:rPr>
        <w:t xml:space="preserve">ולרבנן: </w:t>
      </w:r>
      <w:r w:rsidRPr="00043784">
        <w:rPr>
          <w:rFonts w:hint="cs"/>
          <w:rtl/>
        </w:rPr>
        <w:t>ולא בכסף,</w:t>
      </w:r>
      <w:r w:rsidRPr="00043784">
        <w:rPr>
          <w:rStyle w:val="af8"/>
          <w:rFonts w:hint="cs"/>
          <w:rtl/>
        </w:rPr>
        <w:t xml:space="preserve"> </w:t>
      </w:r>
    </w:p>
    <w:p w14:paraId="48BD93E8" w14:textId="5DEC4613" w:rsidR="00E403A1" w:rsidRPr="000C1CD3" w:rsidRDefault="003D23AD" w:rsidP="00E403A1">
      <w:pPr>
        <w:pStyle w:val="affd"/>
        <w:rPr>
          <w:rStyle w:val="af6"/>
          <w:rtl/>
        </w:rPr>
      </w:pPr>
      <w:r w:rsidRPr="00043784">
        <w:rPr>
          <w:rStyle w:val="af8"/>
          <w:rFonts w:hint="cs"/>
          <w:rtl/>
        </w:rPr>
        <w:t xml:space="preserve">ספר  </w:t>
      </w:r>
      <w:r w:rsidR="00E403A1" w:rsidRPr="00043784">
        <w:rPr>
          <w:rStyle w:val="af8"/>
          <w:rFonts w:hint="cs"/>
          <w:rtl/>
        </w:rPr>
        <w:t xml:space="preserve"> </w:t>
      </w:r>
      <w:r w:rsidRPr="00043784">
        <w:rPr>
          <w:rStyle w:val="af8"/>
          <w:rFonts w:hint="cs"/>
          <w:rtl/>
        </w:rPr>
        <w:t xml:space="preserve">  </w:t>
      </w:r>
      <w:r w:rsidR="00E403A1" w:rsidRPr="000C1CD3">
        <w:rPr>
          <w:rStyle w:val="af6"/>
          <w:rFonts w:hint="cs"/>
          <w:rtl/>
        </w:rPr>
        <w:t>לריה</w:t>
      </w:r>
      <w:r w:rsidR="00E403A1" w:rsidRPr="000C1CD3">
        <w:rPr>
          <w:rStyle w:val="af6"/>
          <w:rtl/>
        </w:rPr>
        <w:t>"</w:t>
      </w:r>
      <w:r w:rsidR="00E403A1" w:rsidRPr="000C1CD3">
        <w:rPr>
          <w:rStyle w:val="af6"/>
          <w:rFonts w:hint="cs"/>
          <w:rtl/>
        </w:rPr>
        <w:t>ג:</w:t>
      </w:r>
      <w:r w:rsidR="00E403A1" w:rsidRPr="00043784">
        <w:rPr>
          <w:rFonts w:hint="cs"/>
          <w:rtl/>
        </w:rPr>
        <w:t xml:space="preserve"> </w:t>
      </w:r>
      <w:r w:rsidR="000F7EF0">
        <w:rPr>
          <w:rFonts w:hint="cs"/>
          <w:rtl/>
        </w:rPr>
        <w:t>למעט</w:t>
      </w:r>
      <w:r w:rsidR="00E403A1" w:rsidRPr="00043784">
        <w:rPr>
          <w:rFonts w:hint="cs"/>
          <w:rtl/>
        </w:rPr>
        <w:t xml:space="preserve"> ש</w:t>
      </w:r>
      <w:r w:rsidR="000F7EF0">
        <w:rPr>
          <w:rFonts w:hint="cs"/>
          <w:rtl/>
        </w:rPr>
        <w:t>יש</w:t>
      </w:r>
      <w:r w:rsidR="00E403A1" w:rsidRPr="00043784">
        <w:rPr>
          <w:rFonts w:hint="cs"/>
          <w:rtl/>
        </w:rPr>
        <w:t xml:space="preserve"> בו רוח חיים</w:t>
      </w:r>
      <w:r w:rsidR="000F7EF0">
        <w:rPr>
          <w:rFonts w:hint="cs"/>
          <w:rtl/>
        </w:rPr>
        <w:t xml:space="preserve"> ואוכל</w:t>
      </w:r>
      <w:r w:rsidR="00E403A1" w:rsidRPr="00043784">
        <w:rPr>
          <w:rFonts w:hint="cs"/>
          <w:rtl/>
        </w:rPr>
        <w:t>,</w:t>
      </w:r>
      <w:r w:rsidR="00E403A1" w:rsidRPr="000C1CD3">
        <w:rPr>
          <w:rStyle w:val="af6"/>
          <w:rFonts w:hint="cs"/>
          <w:rtl/>
        </w:rPr>
        <w:t xml:space="preserve"> </w:t>
      </w:r>
    </w:p>
    <w:p w14:paraId="2BE008F1" w14:textId="4C5CCA8D" w:rsidR="00E403A1" w:rsidRPr="00043784" w:rsidRDefault="00E403A1" w:rsidP="00E403A1">
      <w:pPr>
        <w:pStyle w:val="affd"/>
        <w:rPr>
          <w:rStyle w:val="af8"/>
          <w:rtl/>
        </w:rPr>
      </w:pPr>
      <w:r w:rsidRPr="000C1CD3">
        <w:rPr>
          <w:rStyle w:val="af6"/>
          <w:rFonts w:hint="cs"/>
          <w:rtl/>
        </w:rPr>
        <w:t xml:space="preserve">            </w:t>
      </w:r>
      <w:r w:rsidR="000F7EF0">
        <w:rPr>
          <w:rStyle w:val="af6"/>
          <w:rFonts w:hint="cs"/>
          <w:rtl/>
        </w:rPr>
        <w:t xml:space="preserve">  </w:t>
      </w:r>
      <w:r w:rsidRPr="000C1CD3">
        <w:rPr>
          <w:rStyle w:val="af6"/>
          <w:rFonts w:hint="cs"/>
          <w:rtl/>
        </w:rPr>
        <w:t xml:space="preserve">ולרבנן: </w:t>
      </w:r>
      <w:r w:rsidRPr="00043784">
        <w:rPr>
          <w:rFonts w:hint="cs"/>
          <w:rtl/>
        </w:rPr>
        <w:t>לספירת דברים בעלמא.</w:t>
      </w:r>
      <w:r w:rsidRPr="00043784">
        <w:rPr>
          <w:rStyle w:val="af8"/>
          <w:rFonts w:hint="cs"/>
          <w:rtl/>
        </w:rPr>
        <w:t xml:space="preserve"> </w:t>
      </w:r>
    </w:p>
    <w:p w14:paraId="4CC3E156" w14:textId="486C1785" w:rsidR="00E403A1" w:rsidRPr="00043784" w:rsidRDefault="00E403A1" w:rsidP="00E403A1">
      <w:pPr>
        <w:pStyle w:val="affd"/>
        <w:rPr>
          <w:rStyle w:val="af8"/>
          <w:rtl/>
        </w:rPr>
      </w:pPr>
      <w:del w:id="9501" w:author="הגהת סוכה" w:date="2026-09-27T12:43:24Z">
        <w:r w:rsidRPr="00043784">
          <w:rPr>
            <w:rStyle w:val="af8"/>
            <w:rFonts w:hint="cs"/>
            <w:rtl/>
          </w:rPr>
          <w:delText xml:space="preserve">כרית</w:delText>
        </w:r>
      </w:del>
      <w:ins w:id="9502" w:author="הגהת סוכה" w:date="2026-09-27T12:43:24Z">
        <w:r w:rsidRPr="00043784">
          <w:rPr>
            <w:rStyle w:val="af8"/>
            <w:rFonts w:hint="cs"/>
            <w:rtl/>
          </w:rPr>
          <w:t xml:space="preserve">כריתות</w:t>
        </w:r>
      </w:ins>
      <w:r w:rsidR="000F7EF0">
        <w:rPr>
          <w:rStyle w:val="af8"/>
          <w:rtl/>
        </w:rPr>
        <w:tab/>
      </w:r>
      <w:r w:rsidRPr="00043784">
        <w:rPr>
          <w:rStyle w:val="af8"/>
          <w:rFonts w:hint="cs"/>
          <w:rtl/>
        </w:rPr>
        <w:t xml:space="preserve"> </w:t>
      </w:r>
      <w:r w:rsidR="003D23AD" w:rsidRPr="00043784">
        <w:rPr>
          <w:rStyle w:val="af8"/>
          <w:rFonts w:hint="cs"/>
          <w:rtl/>
        </w:rPr>
        <w:t xml:space="preserve"> </w:t>
      </w:r>
      <w:r w:rsidRPr="000C1CD3">
        <w:rPr>
          <w:rStyle w:val="af6"/>
          <w:rFonts w:hint="cs"/>
          <w:rtl/>
        </w:rPr>
        <w:t>ריה"ג</w:t>
      </w:r>
      <w:r w:rsidRPr="00043784">
        <w:rPr>
          <w:rFonts w:hint="cs"/>
          <w:rtl/>
        </w:rPr>
        <w:t>: ולא דבר אחר</w:t>
      </w:r>
      <w:r w:rsidR="000F7EF0">
        <w:rPr>
          <w:rStyle w:val="afff6"/>
          <w:rFonts w:hint="cs"/>
          <w:rtl/>
        </w:rPr>
        <w:t xml:space="preserve"> </w:t>
      </w:r>
      <w:r w:rsidR="000F7EF0" w:rsidRPr="000F7EF0">
        <w:rPr>
          <w:rStyle w:val="afff6"/>
          <w:rFonts w:hint="cs"/>
          <w:rtl/>
        </w:rPr>
        <w:t>כסף</w:t>
      </w:r>
      <w:r w:rsidR="000F7EF0">
        <w:rPr>
          <w:rStyle w:val="afff6"/>
          <w:rFonts w:hint="cs"/>
          <w:rtl/>
        </w:rPr>
        <w:t>,</w:t>
      </w:r>
      <w:r w:rsidRPr="00043784">
        <w:rPr>
          <w:rFonts w:hint="cs"/>
          <w:rtl/>
        </w:rPr>
        <w:t xml:space="preserve"> </w:t>
      </w:r>
      <w:r w:rsidRPr="000C1CD3">
        <w:rPr>
          <w:rStyle w:val="af6"/>
          <w:rFonts w:hint="cs"/>
          <w:rtl/>
        </w:rPr>
        <w:t>רבנן</w:t>
      </w:r>
      <w:r w:rsidRPr="00043784">
        <w:rPr>
          <w:rFonts w:hint="cs"/>
          <w:rtl/>
        </w:rPr>
        <w:t xml:space="preserve"> לדבר הכורת</w:t>
      </w:r>
      <w:r w:rsidR="00B355E2">
        <w:rPr>
          <w:rFonts w:hint="cs"/>
          <w:rtl/>
        </w:rPr>
        <w:t xml:space="preserve"> בינו לבינה</w:t>
      </w:r>
      <w:r w:rsidRPr="00043784">
        <w:rPr>
          <w:rFonts w:hint="cs"/>
          <w:rtl/>
        </w:rPr>
        <w:t>.</w:t>
      </w:r>
      <w:r w:rsidRPr="00043784">
        <w:rPr>
          <w:rStyle w:val="af8"/>
          <w:rFonts w:hint="cs"/>
          <w:rtl/>
        </w:rPr>
        <w:t xml:space="preserve"> </w:t>
      </w:r>
    </w:p>
    <w:p w14:paraId="11A88DA4" w14:textId="0B264463" w:rsidR="00E403A1" w:rsidRPr="00043784" w:rsidRDefault="00E403A1" w:rsidP="00E403A1">
      <w:pPr>
        <w:pStyle w:val="affd"/>
        <w:rPr>
          <w:rtl/>
        </w:rPr>
      </w:pPr>
      <w:r w:rsidRPr="00043784">
        <w:rPr>
          <w:rFonts w:hint="cs"/>
          <w:rtl/>
        </w:rPr>
        <w:t>כרי</w:t>
      </w:r>
      <w:r w:rsidRPr="00043784">
        <w:rPr>
          <w:rStyle w:val="af8"/>
          <w:rFonts w:hint="cs"/>
          <w:rtl/>
        </w:rPr>
        <w:t>ת</w:t>
      </w:r>
      <w:r w:rsidR="000F7EF0">
        <w:rPr>
          <w:rStyle w:val="af8"/>
          <w:rFonts w:hint="cs"/>
          <w:rtl/>
        </w:rPr>
        <w:t>ו</w:t>
      </w:r>
      <w:r w:rsidRPr="00043784">
        <w:rPr>
          <w:rStyle w:val="af8"/>
          <w:rFonts w:hint="cs"/>
          <w:rtl/>
        </w:rPr>
        <w:t>ת</w:t>
      </w:r>
      <w:r w:rsidRPr="00043784">
        <w:rPr>
          <w:rFonts w:hint="cs"/>
          <w:rtl/>
        </w:rPr>
        <w:t xml:space="preserve"> </w:t>
      </w:r>
      <w:r w:rsidRPr="000C1CD3">
        <w:rPr>
          <w:rStyle w:val="af6"/>
          <w:rFonts w:hint="cs"/>
          <w:rtl/>
        </w:rPr>
        <w:t>ריה"ג</w:t>
      </w:r>
      <w:r>
        <w:rPr>
          <w:rFonts w:hint="cs"/>
          <w:rtl/>
        </w:rPr>
        <w:t xml:space="preserve">: </w:t>
      </w:r>
      <w:del w:id="9001" w:author="עריכה מהאתר" w:date="2026-10-06T13:08:47Z">
        <w:r>
          <w:rPr>
            <w:rFonts w:hint="cs"/>
            <w:rtl/>
          </w:rPr>
          <w:delText xml:space="preserve">ולא </w:delText>
        </w:r>
      </w:del>
      <w:ins w:id="9002" w:author="עריכה מהאתר" w:date="2026-10-06T13:08:47Z">
        <w:r>
          <w:rPr>
            <w:rFonts w:hint="cs"/>
            <w:rtl/>
          </w:rPr>
          <w:t xml:space="preserve">ל</w:t>
        </w:r>
      </w:ins>
      <w:r>
        <w:rPr>
          <w:rFonts w:hint="cs"/>
          <w:rtl/>
        </w:rPr>
        <w:t xml:space="preserve">דבר הכורת, </w:t>
      </w:r>
      <w:r w:rsidR="000F7EF0">
        <w:rPr>
          <w:rStyle w:val="af6"/>
          <w:rFonts w:hint="cs"/>
          <w:rtl/>
        </w:rPr>
        <w:t xml:space="preserve"> </w:t>
      </w:r>
      <w:r w:rsidRPr="000C1CD3">
        <w:rPr>
          <w:rStyle w:val="af6"/>
          <w:rFonts w:hint="cs"/>
          <w:rtl/>
        </w:rPr>
        <w:t>לרבנן</w:t>
      </w:r>
      <w:r w:rsidR="000F7EF0">
        <w:rPr>
          <w:rStyle w:val="af6"/>
          <w:rFonts w:hint="cs"/>
          <w:rtl/>
        </w:rPr>
        <w:t>:</w:t>
      </w:r>
      <w:r w:rsidRPr="000C1CD3">
        <w:rPr>
          <w:rStyle w:val="af6"/>
          <w:rFonts w:hint="cs"/>
          <w:rtl/>
        </w:rPr>
        <w:t xml:space="preserve"> </w:t>
      </w:r>
      <w:r w:rsidRPr="00043784">
        <w:rPr>
          <w:rFonts w:hint="cs"/>
          <w:rtl/>
        </w:rPr>
        <w:t>לא דרשי.</w:t>
      </w:r>
    </w:p>
    <w:p w14:paraId="0A4E878D" w14:textId="3868F9AC" w:rsidR="00E403A1" w:rsidRPr="00E42FF2" w:rsidRDefault="0026136E" w:rsidP="00E42FF2">
      <w:pPr>
        <w:pStyle w:val="af"/>
        <w:rPr>
          <w:rtl/>
        </w:rPr>
      </w:pPr>
      <w:r>
        <w:rPr>
          <w:rFonts w:hint="cs"/>
          <w:rtl/>
        </w:rPr>
        <w:t>***</w:t>
      </w:r>
    </w:p>
    <w:p>
      <w:pPr>
        <w:pStyle w:val="MishnaBatzad"/>
        <w:rPr>
          <w:ins w:id="20223" w:author="קלוד" w:date="2026-10-06T10:10:33Z"/>
        </w:rPr>
      </w:pPr>
      <w:ins w:id="20222" w:author="קלוד" w:date="2026-10-06T10:10:33Z">
        <w:r>
          <w:t xml:space="preserve">משנה ד</w:t>
        </w:r>
      </w:ins>
    </w:p>
    <w:p w14:paraId="01B2DDD4" w14:textId="63FEEFF6" w:rsidR="00E403A1" w:rsidRPr="00C01657" w:rsidRDefault="00E403A1" w:rsidP="009D377E">
      <w:pPr>
        <w:pStyle w:val="afff"/>
        <w:rPr>
          <w:rtl/>
        </w:rPr>
      </w:pPr>
      <w:bookmarkStart w:id="134" w:name="_Toc155720315"/>
      <w:r w:rsidRPr="00BD59D0">
        <w:rPr>
          <w:rStyle w:val="afffd"/>
          <w:rFonts w:hint="cs"/>
          <w:rtl/>
        </w:rPr>
        <w:t xml:space="preserve">סוכה </w:t>
      </w:r>
      <w:r w:rsidR="000F7EF0">
        <w:rPr>
          <w:rStyle w:val="afffd"/>
          <w:rFonts w:hint="cs"/>
          <w:rtl/>
        </w:rPr>
        <w:t>שה</w:t>
      </w:r>
      <w:r w:rsidRPr="00BD59D0">
        <w:rPr>
          <w:rStyle w:val="afffd"/>
          <w:rFonts w:hint="cs"/>
          <w:rtl/>
        </w:rPr>
        <w:t>אילנות דפנות לה</w:t>
      </w:r>
      <w:r w:rsidRPr="00C01657">
        <w:rPr>
          <w:rFonts w:hint="cs"/>
          <w:rtl/>
        </w:rPr>
        <w:t xml:space="preserve"> כשרה</w:t>
      </w:r>
      <w:bookmarkEnd w:id="134"/>
    </w:p>
    <w:p w14:paraId="45F4CAEF" w14:textId="0634418F" w:rsidR="00E403A1" w:rsidRPr="00043784" w:rsidRDefault="00E403A1" w:rsidP="001F153E">
      <w:pPr>
        <w:spacing w:before="60"/>
        <w:rPr>
          <w:rtl/>
        </w:rPr>
      </w:pPr>
      <w:bookmarkStart w:id="135" w:name="_Toc155720316"/>
      <w:r w:rsidRPr="00BD59D0">
        <w:rPr>
          <w:rStyle w:val="af2"/>
          <w:rFonts w:hint="cs"/>
          <w:rtl/>
        </w:rPr>
        <w:t>מחיצה</w:t>
      </w:r>
      <w:bookmarkEnd w:id="135"/>
      <w:r w:rsidRPr="00043784">
        <w:rPr>
          <w:rFonts w:hint="cs"/>
          <w:rtl/>
        </w:rPr>
        <w:t xml:space="preserve"> </w:t>
      </w:r>
      <w:r w:rsidR="008029D0">
        <w:rPr>
          <w:rFonts w:hint="cs"/>
          <w:rtl/>
        </w:rPr>
        <w:t>רק</w:t>
      </w:r>
      <w:r w:rsidRPr="00043784">
        <w:rPr>
          <w:rFonts w:hint="cs"/>
          <w:rtl/>
        </w:rPr>
        <w:t xml:space="preserve"> שעומדת ברוח מצויה. </w:t>
      </w:r>
    </w:p>
    <w:p w14:paraId="5B1A0027" w14:textId="250B44D0" w:rsidR="00AE59C8" w:rsidRPr="00043784" w:rsidRDefault="00E403A1" w:rsidP="00E403A1">
      <w:pPr>
        <w:pStyle w:val="affd"/>
        <w:widowControl w:val="0"/>
        <w:rPr>
          <w:rtl/>
        </w:rPr>
      </w:pPr>
      <w:bookmarkStart w:id="136" w:name="_Toc155720317"/>
      <w:r w:rsidRPr="00BD59D0">
        <w:rPr>
          <w:rStyle w:val="a6"/>
          <w:rFonts w:hint="cs"/>
          <w:rtl/>
        </w:rPr>
        <w:t>אילנות</w:t>
      </w:r>
      <w:bookmarkEnd w:id="136"/>
      <w:r w:rsidRPr="00043784">
        <w:rPr>
          <w:rFonts w:hint="cs"/>
          <w:rtl/>
        </w:rPr>
        <w:t xml:space="preserve"> מיירי בקשין</w:t>
      </w:r>
      <w:r w:rsidR="003D23AD" w:rsidRPr="00043784">
        <w:rPr>
          <w:rFonts w:hint="cs"/>
          <w:rtl/>
        </w:rPr>
        <w:t>,</w:t>
      </w:r>
      <w:r w:rsidRPr="00043784">
        <w:rPr>
          <w:rFonts w:hint="cs"/>
          <w:rtl/>
        </w:rPr>
        <w:t xml:space="preserve"> ובלי נוף</w:t>
      </w:r>
      <w:r w:rsidR="003D23AD" w:rsidRPr="00043784">
        <w:rPr>
          <w:rFonts w:hint="cs"/>
          <w:rtl/>
        </w:rPr>
        <w:t>,</w:t>
      </w:r>
      <w:r w:rsidRPr="00043784">
        <w:rPr>
          <w:rFonts w:hint="cs"/>
          <w:rtl/>
        </w:rPr>
        <w:t xml:space="preserve"> ו</w:t>
      </w:r>
      <w:r w:rsidR="000F7EF0">
        <w:rPr>
          <w:rFonts w:hint="cs"/>
          <w:rtl/>
        </w:rPr>
        <w:t xml:space="preserve">הנוף </w:t>
      </w:r>
      <w:r w:rsidRPr="00043784">
        <w:rPr>
          <w:rFonts w:hint="cs"/>
          <w:rtl/>
        </w:rPr>
        <w:t>עושה בהוצא ודפנא</w:t>
      </w:r>
      <w:r w:rsidR="003D23AD" w:rsidRPr="00043784">
        <w:rPr>
          <w:rFonts w:hint="cs"/>
          <w:rtl/>
        </w:rPr>
        <w:t>.</w:t>
      </w:r>
      <w:r w:rsidRPr="00043784">
        <w:rPr>
          <w:rFonts w:hint="cs"/>
          <w:rtl/>
        </w:rPr>
        <w:t xml:space="preserve"> </w:t>
      </w:r>
    </w:p>
    <w:p w14:paraId="0F84B409" w14:textId="77777777" w:rsidR="00AE59C8" w:rsidRPr="00F8723C" w:rsidRDefault="00AE59C8" w:rsidP="00AE59C8">
      <w:pPr>
        <w:pStyle w:val="affd"/>
        <w:widowControl w:val="0"/>
        <w:ind w:firstLine="284"/>
        <w:rPr>
          <w:rStyle w:val="ac"/>
          <w:rFonts w:cs="PFT_Frank"/>
          <w:sz w:val="14"/>
          <w:rtl/>
        </w:rPr>
      </w:pPr>
      <w:r w:rsidRPr="00043784">
        <w:rPr>
          <w:rFonts w:hint="cs"/>
          <w:rtl/>
        </w:rPr>
        <w:t xml:space="preserve">   </w:t>
      </w:r>
      <w:r w:rsidR="00E403A1" w:rsidRPr="00043784">
        <w:rPr>
          <w:rFonts w:hint="cs"/>
          <w:rtl/>
        </w:rPr>
        <w:t xml:space="preserve">ולא גזרי' שישתמש באילן, </w:t>
      </w:r>
    </w:p>
    <w:p w14:paraId="35CA7D13" w14:textId="77777777" w:rsidR="0032777C" w:rsidRPr="0032777C" w:rsidRDefault="00E403A1" w:rsidP="001711C4">
      <w:pPr>
        <w:pStyle w:val="31"/>
        <w:framePr w:wrap="notBeside"/>
        <w:rPr>
          <w:rtl/>
        </w:rPr>
      </w:pPr>
      <w:r w:rsidRPr="0032777C">
        <w:rPr>
          <w:rFonts w:hint="cs"/>
          <w:rtl/>
        </w:rPr>
        <w:t>והך</w:t>
      </w:r>
    </w:p>
    <w:p w14:paraId="70FB64E7" w14:textId="5E9F8C06" w:rsidR="00E403A1" w:rsidRPr="00043784" w:rsidRDefault="00E403A1" w:rsidP="00AE59C8">
      <w:pPr>
        <w:pStyle w:val="affd"/>
        <w:rPr>
          <w:rtl/>
        </w:rPr>
      </w:pPr>
      <w:r w:rsidRPr="00043784">
        <w:rPr>
          <w:rFonts w:hint="cs"/>
          <w:rtl/>
        </w:rPr>
        <w:t xml:space="preserve">דנידון משום דיומד </w:t>
      </w:r>
      <w:r w:rsidRPr="00043784">
        <w:rPr>
          <w:rtl/>
        </w:rPr>
        <w:t>–</w:t>
      </w:r>
      <w:r w:rsidRPr="00043784">
        <w:rPr>
          <w:rFonts w:hint="cs"/>
          <w:rtl/>
        </w:rPr>
        <w:t xml:space="preserve"> בהוצא ודפנא.</w:t>
      </w:r>
    </w:p>
    <w:p w14:paraId="6F95B03D" w14:textId="77777777" w:rsidR="0032777C" w:rsidRPr="0032777C" w:rsidRDefault="00E403A1" w:rsidP="001711C4">
      <w:pPr>
        <w:pStyle w:val="31"/>
        <w:framePr w:wrap="notBeside"/>
        <w:rPr>
          <w:rtl/>
        </w:rPr>
      </w:pPr>
      <w:r w:rsidRPr="0032777C">
        <w:rPr>
          <w:rFonts w:hint="cs"/>
          <w:rtl/>
        </w:rPr>
        <w:t>והך</w:t>
      </w:r>
    </w:p>
    <w:p w14:paraId="775AF57D" w14:textId="06328E96" w:rsidR="00FB5A2F" w:rsidRPr="00043784" w:rsidRDefault="00E403A1" w:rsidP="00E403A1">
      <w:pPr>
        <w:pStyle w:val="affd"/>
        <w:widowControl w:val="0"/>
        <w:rPr>
          <w:rtl/>
        </w:rPr>
      </w:pPr>
      <w:r w:rsidRPr="00043784">
        <w:rPr>
          <w:rFonts w:hint="cs"/>
          <w:rtl/>
        </w:rPr>
        <w:t>ד</w:t>
      </w:r>
      <w:r w:rsidRPr="00F8723C">
        <w:rPr>
          <w:rStyle w:val="ac"/>
          <w:rFonts w:cs="PFT_Frank" w:hint="cs"/>
          <w:sz w:val="14"/>
          <w:rtl/>
        </w:rPr>
        <w:t>נוף שאינו גבוה ג</w:t>
      </w:r>
      <w:r w:rsidRPr="00F8723C">
        <w:rPr>
          <w:rStyle w:val="ac"/>
          <w:rFonts w:cs="PFT_Frank"/>
          <w:sz w:val="14"/>
          <w:rtl/>
        </w:rPr>
        <w:t>"</w:t>
      </w:r>
      <w:r w:rsidRPr="00F8723C">
        <w:rPr>
          <w:rStyle w:val="ac"/>
          <w:rFonts w:cs="PFT_Frank" w:hint="cs"/>
          <w:sz w:val="14"/>
          <w:rtl/>
        </w:rPr>
        <w:t>ט מטלטלין תחתיו</w:t>
      </w:r>
      <w:r w:rsidRPr="00043784">
        <w:rPr>
          <w:rFonts w:hint="cs"/>
          <w:rtl/>
        </w:rPr>
        <w:t xml:space="preserve"> -בהוצא ודפנא, </w:t>
      </w:r>
    </w:p>
    <w:p w14:paraId="7E91997B" w14:textId="1CAACA7A" w:rsidR="0032777C" w:rsidRPr="0032777C" w:rsidRDefault="00E403A1" w:rsidP="0032777C">
      <w:pPr>
        <w:pStyle w:val="affd"/>
        <w:widowControl w:val="0"/>
        <w:rPr>
          <w:rStyle w:val="ac"/>
          <w:b w:val="0"/>
          <w:bCs w:val="0"/>
          <w:spacing w:val="-6"/>
          <w:rtl/>
        </w:rPr>
      </w:pPr>
      <w:r w:rsidRPr="0032777C">
        <w:rPr>
          <w:rFonts w:hint="cs"/>
          <w:spacing w:val="-6"/>
          <w:rtl/>
        </w:rPr>
        <w:t xml:space="preserve">ולא מטלטל בכולו </w:t>
      </w:r>
      <w:r w:rsidR="0032777C" w:rsidRPr="0032777C">
        <w:rPr>
          <w:rFonts w:hint="cs"/>
          <w:spacing w:val="-6"/>
          <w:rtl/>
        </w:rPr>
        <w:t>ש</w:t>
      </w:r>
      <w:r w:rsidRPr="0032777C">
        <w:rPr>
          <w:rFonts w:hint="cs"/>
          <w:spacing w:val="-6"/>
          <w:rtl/>
        </w:rPr>
        <w:t>דירה שתשמישה לאויר מטלטלין רק סאתיים,</w:t>
      </w:r>
    </w:p>
    <w:p w14:paraId="0F7142DD" w14:textId="74A09DBC" w:rsidR="0032777C" w:rsidRPr="0032777C" w:rsidRDefault="008029D0" w:rsidP="001711C4">
      <w:pPr>
        <w:pStyle w:val="31"/>
        <w:framePr w:wrap="notBeside"/>
        <w:rPr>
          <w:rtl/>
        </w:rPr>
      </w:pPr>
      <w:r w:rsidRPr="0077703F">
        <w:rPr>
          <w:rtl/>
        </w:rPr>
        <w:t>◄</w:t>
      </w:r>
      <w:r w:rsidR="00E403A1" w:rsidRPr="0032777C">
        <w:rPr>
          <w:rFonts w:hint="cs"/>
          <w:rtl/>
        </w:rPr>
        <w:t>והך</w:t>
      </w:r>
    </w:p>
    <w:p w14:paraId="50162746" w14:textId="5331DB39" w:rsidR="00E403A1" w:rsidRPr="00A150D6" w:rsidRDefault="00E403A1" w:rsidP="000F7EF0">
      <w:pPr>
        <w:pStyle w:val="affd"/>
        <w:spacing w:after="60"/>
        <w:rPr>
          <w:spacing w:val="-2"/>
          <w:rtl/>
        </w:rPr>
      </w:pPr>
      <w:r w:rsidRPr="00A150D6">
        <w:rPr>
          <w:rFonts w:hint="cs"/>
          <w:spacing w:val="-2"/>
          <w:rtl/>
        </w:rPr>
        <w:t>דשבת בתל גבוה י' עד בית סאתיים</w:t>
      </w:r>
      <w:r w:rsidR="003D23AD" w:rsidRPr="00A150D6">
        <w:rPr>
          <w:rFonts w:hint="cs"/>
          <w:spacing w:val="-2"/>
          <w:rtl/>
        </w:rPr>
        <w:t>,</w:t>
      </w:r>
      <w:r w:rsidRPr="00A150D6">
        <w:rPr>
          <w:rFonts w:hint="cs"/>
          <w:spacing w:val="-2"/>
          <w:rtl/>
        </w:rPr>
        <w:t xml:space="preserve"> וקמה קצורה ושבולות מקיפות</w:t>
      </w:r>
      <w:r w:rsidR="003D23AD" w:rsidRPr="00A150D6">
        <w:rPr>
          <w:rFonts w:hint="cs"/>
          <w:spacing w:val="-2"/>
          <w:rtl/>
        </w:rPr>
        <w:t>,</w:t>
      </w:r>
      <w:r w:rsidRPr="00A150D6">
        <w:rPr>
          <w:rFonts w:hint="cs"/>
          <w:spacing w:val="-2"/>
          <w:rtl/>
        </w:rPr>
        <w:t xml:space="preserve"> מהלך כולה וחוצה לה אלפיים אמה</w:t>
      </w:r>
      <w:r w:rsidR="003D23AD" w:rsidRPr="00A150D6">
        <w:rPr>
          <w:rFonts w:hint="cs"/>
          <w:spacing w:val="-2"/>
          <w:rtl/>
        </w:rPr>
        <w:t>,</w:t>
      </w:r>
      <w:r w:rsidR="0032777C" w:rsidRPr="00A150D6">
        <w:rPr>
          <w:rFonts w:hint="cs"/>
          <w:spacing w:val="-2"/>
          <w:rtl/>
        </w:rPr>
        <w:t xml:space="preserve">  </w:t>
      </w:r>
      <w:r w:rsidRPr="00A150D6">
        <w:rPr>
          <w:rFonts w:hint="cs"/>
          <w:spacing w:val="-2"/>
          <w:rtl/>
        </w:rPr>
        <w:t>- בהוצא ודפנא.</w:t>
      </w:r>
    </w:p>
    <w:p w14:paraId="41FB5C96" w14:textId="77777777" w:rsidR="00E403A1" w:rsidRPr="00C01657" w:rsidRDefault="00E403A1" w:rsidP="009D377E">
      <w:pPr>
        <w:pStyle w:val="ad"/>
        <w:framePr w:wrap="around"/>
        <w:rPr>
          <w:rStyle w:val="ae"/>
          <w:rtl/>
        </w:rPr>
      </w:pPr>
      <w:bookmarkStart w:id="137" w:name="_Toc155720318"/>
      <w:r w:rsidRPr="00C01657">
        <w:rPr>
          <w:rStyle w:val="ae"/>
          <w:rFonts w:hint="cs"/>
          <w:rtl/>
        </w:rPr>
        <w:t>כה.</w:t>
      </w:r>
      <w:bookmarkEnd w:id="137"/>
    </w:p>
    <w:p>
      <w:pPr>
        <w:pStyle w:val="MishnaBatzad"/>
        <w:rPr>
          <w:ins w:id="20225" w:author="קלוד" w:date="2026-10-06T10:10:33Z"/>
        </w:rPr>
      </w:pPr>
      <w:ins w:id="20224" w:author="קלוד" w:date="2026-10-06T10:10:33Z">
        <w:r>
          <w:t xml:space="preserve">משנה ד</w:t>
        </w:r>
      </w:ins>
    </w:p>
    <w:p w14:paraId="6D91F188" w14:textId="4E61D7ED" w:rsidR="00BD59D0" w:rsidRDefault="00E403A1" w:rsidP="009D377E">
      <w:pPr>
        <w:pStyle w:val="afff"/>
        <w:rPr>
          <w:rtl/>
        </w:rPr>
      </w:pPr>
      <w:bookmarkStart w:id="138" w:name="_Toc155720319"/>
      <w:r w:rsidRPr="00BD59D0">
        <w:rPr>
          <w:rStyle w:val="afffd"/>
          <w:rFonts w:hint="cs"/>
          <w:rtl/>
        </w:rPr>
        <w:t>שלוחי מצוה, חולין ומשמשיהן</w:t>
      </w:r>
      <w:bookmarkEnd w:id="138"/>
    </w:p>
    <w:p w14:paraId="631BCBDE" w14:textId="58D13959" w:rsidR="00E403A1" w:rsidRPr="00C01657" w:rsidRDefault="00BD59D0" w:rsidP="009D377E">
      <w:pPr>
        <w:pStyle w:val="a3"/>
        <w:rPr>
          <w:rtl/>
        </w:rPr>
      </w:pPr>
      <w:r>
        <w:rPr>
          <w:rFonts w:hint="cs"/>
          <w:rtl/>
        </w:rPr>
        <w:t xml:space="preserve">- </w:t>
      </w:r>
      <w:r w:rsidR="00E403A1" w:rsidRPr="00C01657">
        <w:rPr>
          <w:rFonts w:hint="cs"/>
          <w:rtl/>
        </w:rPr>
        <w:t>פטורין מסוכה</w:t>
      </w:r>
      <w:r w:rsidR="00FB5A2F" w:rsidRPr="00C01657">
        <w:rPr>
          <w:rFonts w:hint="cs"/>
          <w:rtl/>
        </w:rPr>
        <w:t>,</w:t>
      </w:r>
      <w:r w:rsidR="00E403A1" w:rsidRPr="00C01657">
        <w:rPr>
          <w:rFonts w:hint="cs"/>
          <w:rtl/>
        </w:rPr>
        <w:t xml:space="preserve"> אוכלין ושותין עראי חוץ לסוכה.</w:t>
      </w:r>
    </w:p>
    <w:p w14:paraId="3C68FAA3" w14:textId="41B51A09" w:rsidR="005F6C21" w:rsidRPr="00043784" w:rsidRDefault="000F7EF0" w:rsidP="00AE59C8">
      <w:pPr>
        <w:spacing w:before="60"/>
        <w:rPr>
          <w:rtl/>
        </w:rPr>
      </w:pPr>
      <w:r>
        <w:rPr>
          <w:rStyle w:val="af8"/>
          <w:rFonts w:hint="cs"/>
          <w:rtl/>
        </w:rPr>
        <w:t>'</w:t>
      </w:r>
      <w:r w:rsidR="00E403A1" w:rsidRPr="00043784">
        <w:rPr>
          <w:rStyle w:val="af8"/>
          <w:rFonts w:hint="cs"/>
          <w:rtl/>
        </w:rPr>
        <w:t>בשבתך בביתך</w:t>
      </w:r>
      <w:r>
        <w:rPr>
          <w:rStyle w:val="af8"/>
          <w:rFonts w:hint="cs"/>
          <w:rtl/>
        </w:rPr>
        <w:t>'</w:t>
      </w:r>
      <w:r w:rsidR="00E403A1" w:rsidRPr="00043784">
        <w:rPr>
          <w:rFonts w:hint="cs"/>
          <w:rtl/>
        </w:rPr>
        <w:t xml:space="preserve"> </w:t>
      </w:r>
      <w:del w:id="9007" w:author="הגהת סוכה" w:date="2026-09-27T12:23:34Z">
        <w:r w:rsidR="00E403A1" w:rsidRPr="00043784">
          <w:rPr>
            <w:rFonts w:hint="cs"/>
            <w:rtl/>
          </w:rPr>
          <w:delText xml:space="preserve">פרק לעוסק</w:delText>
        </w:r>
      </w:del>
      <w:ins w:id="9008" w:author="הגהת סוכה" w:date="2026-09-27T12:23:34Z">
        <w:r w:rsidR="00E403A1" w:rsidRPr="00043784">
          <w:rPr>
            <w:rFonts w:hint="cs"/>
            <w:rtl/>
          </w:rPr>
          <w:t xml:space="preserve">פרט לעוסק</w:t>
        </w:r>
      </w:ins>
      <w:r w:rsidR="00E403A1" w:rsidRPr="00043784">
        <w:rPr>
          <w:rFonts w:hint="cs"/>
          <w:rtl/>
        </w:rPr>
        <w:t xml:space="preserve"> במצוה, </w:t>
      </w:r>
    </w:p>
    <w:p w14:paraId="226403C7" w14:textId="3D7F0575" w:rsidR="005F6C21" w:rsidRPr="00043784" w:rsidRDefault="000F7EF0" w:rsidP="005F6C21">
      <w:pPr>
        <w:pStyle w:val="affd"/>
        <w:rPr>
          <w:rtl/>
        </w:rPr>
      </w:pPr>
      <w:r>
        <w:rPr>
          <w:rStyle w:val="af8"/>
          <w:rFonts w:hint="cs"/>
          <w:rtl/>
        </w:rPr>
        <w:t>'</w:t>
      </w:r>
      <w:r w:rsidR="00E403A1" w:rsidRPr="00043784">
        <w:rPr>
          <w:rStyle w:val="af8"/>
          <w:rFonts w:hint="cs"/>
          <w:rtl/>
        </w:rPr>
        <w:t>בלכתך בדרך</w:t>
      </w:r>
      <w:r>
        <w:rPr>
          <w:rStyle w:val="af8"/>
          <w:rFonts w:hint="cs"/>
          <w:rtl/>
        </w:rPr>
        <w:t>'</w:t>
      </w:r>
      <w:r w:rsidR="00E403A1" w:rsidRPr="00043784">
        <w:rPr>
          <w:rFonts w:hint="cs"/>
          <w:rtl/>
        </w:rPr>
        <w:t xml:space="preserve"> פרט לחתן דטרדה דמצוה, </w:t>
      </w:r>
    </w:p>
    <w:p w14:paraId="71F1A47C" w14:textId="5EEA132E" w:rsidR="00E403A1" w:rsidRPr="00043784" w:rsidRDefault="00E403A1" w:rsidP="005F6C21">
      <w:pPr>
        <w:pStyle w:val="affd"/>
        <w:rPr>
          <w:rtl/>
        </w:rPr>
      </w:pPr>
      <w:r w:rsidRPr="00043784">
        <w:rPr>
          <w:rFonts w:hint="cs"/>
          <w:rtl/>
        </w:rPr>
        <w:t>מכאן דכונס בתולה דטריד</w:t>
      </w:r>
      <w:r w:rsidR="000F7EF0">
        <w:rPr>
          <w:rFonts w:hint="cs"/>
          <w:rtl/>
        </w:rPr>
        <w:t>-</w:t>
      </w:r>
      <w:r w:rsidRPr="00043784">
        <w:rPr>
          <w:rFonts w:hint="cs"/>
          <w:rtl/>
        </w:rPr>
        <w:t xml:space="preserve"> פטור</w:t>
      </w:r>
      <w:r w:rsidR="000F7EF0">
        <w:rPr>
          <w:rFonts w:hint="cs"/>
          <w:rtl/>
        </w:rPr>
        <w:t>,</w:t>
      </w:r>
      <w:r w:rsidRPr="00043784">
        <w:rPr>
          <w:rFonts w:hint="cs"/>
          <w:rtl/>
        </w:rPr>
        <w:t xml:space="preserve"> ואלמנה חייב, </w:t>
      </w:r>
    </w:p>
    <w:p w14:paraId="5B95AF5D" w14:textId="0F4CDF5F" w:rsidR="00E403A1" w:rsidRPr="00A150D6" w:rsidRDefault="00E403A1" w:rsidP="0032777C">
      <w:pPr>
        <w:pStyle w:val="affd"/>
        <w:rPr>
          <w:spacing w:val="-4"/>
          <w:rtl/>
        </w:rPr>
      </w:pPr>
      <w:r w:rsidRPr="00A150D6">
        <w:rPr>
          <w:rStyle w:val="ac"/>
          <w:rFonts w:cs="PFT_Frank" w:hint="cs"/>
          <w:spacing w:val="-4"/>
          <w:sz w:val="14"/>
          <w:rtl/>
        </w:rPr>
        <w:t>טרדה דרשות</w:t>
      </w:r>
      <w:r w:rsidRPr="00A150D6">
        <w:rPr>
          <w:rFonts w:hint="cs"/>
          <w:spacing w:val="-4"/>
          <w:rtl/>
        </w:rPr>
        <w:t xml:space="preserve"> חייב כ</w:t>
      </w:r>
      <w:r w:rsidRPr="00A150D6">
        <w:rPr>
          <w:rStyle w:val="ac"/>
          <w:rFonts w:cs="PFT_Frank" w:hint="cs"/>
          <w:spacing w:val="-4"/>
          <w:sz w:val="14"/>
          <w:rtl/>
        </w:rPr>
        <w:t xml:space="preserve">אבל </w:t>
      </w:r>
      <w:r w:rsidR="005F6C21" w:rsidRPr="00A150D6">
        <w:rPr>
          <w:rFonts w:hint="cs"/>
          <w:spacing w:val="-4"/>
          <w:rtl/>
        </w:rPr>
        <w:t>ש</w:t>
      </w:r>
      <w:r w:rsidRPr="00A150D6">
        <w:rPr>
          <w:rFonts w:hint="cs"/>
          <w:spacing w:val="-4"/>
          <w:rtl/>
        </w:rPr>
        <w:t>חייב בכל המצות</w:t>
      </w:r>
      <w:r w:rsidR="00FB5A2F" w:rsidRPr="00A150D6">
        <w:rPr>
          <w:rFonts w:hint="cs"/>
          <w:spacing w:val="-4"/>
          <w:rtl/>
        </w:rPr>
        <w:t>,</w:t>
      </w:r>
      <w:r w:rsidRPr="00A150D6">
        <w:rPr>
          <w:rFonts w:hint="cs"/>
          <w:spacing w:val="-4"/>
          <w:rtl/>
        </w:rPr>
        <w:t xml:space="preserve"> חוץ מתפלין ד</w:t>
      </w:r>
      <w:r w:rsidRPr="00A150D6">
        <w:rPr>
          <w:rStyle w:val="af8"/>
          <w:rFonts w:hint="cs"/>
          <w:spacing w:val="-4"/>
          <w:rtl/>
        </w:rPr>
        <w:t>פאר</w:t>
      </w:r>
      <w:r w:rsidRPr="00A150D6">
        <w:rPr>
          <w:rFonts w:hint="cs"/>
          <w:spacing w:val="-4"/>
          <w:rtl/>
        </w:rPr>
        <w:t>.</w:t>
      </w:r>
    </w:p>
    <w:p w14:paraId="18755835" w14:textId="5DFF1880" w:rsidR="00E94CA0" w:rsidRPr="000C1CD3" w:rsidRDefault="00E403A1" w:rsidP="00AE59C8">
      <w:pPr>
        <w:spacing w:before="60"/>
        <w:rPr>
          <w:rStyle w:val="af6"/>
          <w:rtl/>
        </w:rPr>
      </w:pPr>
      <w:bookmarkStart w:id="139" w:name="_Toc155720320"/>
      <w:r w:rsidRPr="00A47A1A">
        <w:rPr>
          <w:rStyle w:val="af2"/>
          <w:rFonts w:hint="cs"/>
          <w:rtl/>
        </w:rPr>
        <w:t>עוסק במצווה פטור</w:t>
      </w:r>
      <w:bookmarkEnd w:id="139"/>
      <w:r w:rsidRPr="00043784">
        <w:rPr>
          <w:rStyle w:val="af8"/>
          <w:rFonts w:hint="cs"/>
          <w:rtl/>
        </w:rPr>
        <w:t xml:space="preserve"> מ</w:t>
      </w:r>
      <w:r w:rsidR="000F7EF0">
        <w:rPr>
          <w:rStyle w:val="af8"/>
          <w:rFonts w:hint="cs"/>
          <w:rtl/>
        </w:rPr>
        <w:t>'</w:t>
      </w:r>
      <w:r w:rsidRPr="00043784">
        <w:rPr>
          <w:rStyle w:val="af8"/>
          <w:rFonts w:hint="cs"/>
          <w:rtl/>
        </w:rPr>
        <w:t>טמאים לנפש אדם</w:t>
      </w:r>
      <w:r w:rsidR="000F7EF0">
        <w:rPr>
          <w:rStyle w:val="af8"/>
          <w:rFonts w:hint="cs"/>
          <w:rtl/>
        </w:rPr>
        <w:t>'</w:t>
      </w:r>
      <w:r w:rsidR="00E94CA0" w:rsidRPr="000C1CD3">
        <w:rPr>
          <w:rStyle w:val="af6"/>
          <w:rFonts w:hint="cs"/>
          <w:rtl/>
        </w:rPr>
        <w:t xml:space="preserve"> </w:t>
      </w:r>
    </w:p>
    <w:p w14:paraId="68C59F6D" w14:textId="77777777" w:rsidR="00E94CA0" w:rsidRPr="00C01657" w:rsidRDefault="00E94CA0" w:rsidP="009D377E">
      <w:pPr>
        <w:pStyle w:val="ad"/>
        <w:framePr w:wrap="around"/>
        <w:rPr>
          <w:rtl/>
        </w:rPr>
      </w:pPr>
      <w:bookmarkStart w:id="140" w:name="_Toc155720321"/>
      <w:r w:rsidRPr="00C01657">
        <w:rPr>
          <w:rFonts w:hint="cs"/>
          <w:rtl/>
        </w:rPr>
        <w:t>כה:</w:t>
      </w:r>
      <w:bookmarkEnd w:id="140"/>
    </w:p>
    <w:p w14:paraId="05AD53C0" w14:textId="77777777" w:rsidR="0032777C" w:rsidRPr="0032777C" w:rsidRDefault="000D32C5" w:rsidP="001711C4">
      <w:pPr>
        <w:pStyle w:val="31"/>
        <w:framePr w:wrap="notBeside"/>
        <w:rPr>
          <w:rtl/>
        </w:rPr>
      </w:pPr>
      <w:r w:rsidRPr="0032777C">
        <w:rPr>
          <w:rFonts w:hint="cs"/>
          <w:rtl/>
        </w:rPr>
        <w:t>א.</w:t>
      </w:r>
    </w:p>
    <w:p w14:paraId="0081FEF4" w14:textId="37B87045" w:rsidR="000D32C5" w:rsidRPr="00043784" w:rsidRDefault="000D32C5" w:rsidP="000D32C5">
      <w:pPr>
        <w:widowControl w:val="0"/>
        <w:rPr>
          <w:rtl/>
        </w:rPr>
      </w:pPr>
      <w:r w:rsidRPr="00043784">
        <w:rPr>
          <w:rFonts w:hint="cs"/>
          <w:rtl/>
        </w:rPr>
        <w:t xml:space="preserve">נושאי ארון יוסף </w:t>
      </w:r>
    </w:p>
    <w:p w14:paraId="26324CA3" w14:textId="77777777" w:rsidR="0032777C" w:rsidRPr="0032777C" w:rsidRDefault="000D32C5" w:rsidP="001711C4">
      <w:pPr>
        <w:pStyle w:val="31"/>
        <w:framePr w:wrap="notBeside"/>
        <w:rPr>
          <w:rtl/>
        </w:rPr>
      </w:pPr>
      <w:r w:rsidRPr="0032777C">
        <w:rPr>
          <w:rFonts w:hint="cs"/>
          <w:rtl/>
        </w:rPr>
        <w:t>ב.</w:t>
      </w:r>
    </w:p>
    <w:p w14:paraId="161E8EC4" w14:textId="29CFE7B8" w:rsidR="000D32C5" w:rsidRPr="00043784" w:rsidRDefault="000D32C5" w:rsidP="000D32C5">
      <w:pPr>
        <w:widowControl w:val="0"/>
        <w:rPr>
          <w:rStyle w:val="af4"/>
          <w:color w:val="auto"/>
          <w:rtl/>
        </w:rPr>
      </w:pPr>
      <w:r w:rsidRPr="00043784">
        <w:rPr>
          <w:rFonts w:hint="cs"/>
          <w:rtl/>
        </w:rPr>
        <w:t>מישאל ואלצפן שעסקו בנדב ואביהו</w:t>
      </w:r>
      <w:r w:rsidR="000F7EF0">
        <w:rPr>
          <w:rFonts w:hint="cs"/>
          <w:rtl/>
        </w:rPr>
        <w:t>א</w:t>
      </w:r>
      <w:r w:rsidR="003D23AD" w:rsidRPr="000C1CD3">
        <w:rPr>
          <w:rStyle w:val="af6"/>
          <w:rFonts w:hint="cs"/>
          <w:rtl/>
        </w:rPr>
        <w:t>.</w:t>
      </w:r>
      <w:r w:rsidRPr="000C1CD3">
        <w:rPr>
          <w:rStyle w:val="af6"/>
          <w:rFonts w:hint="cs"/>
          <w:rtl/>
        </w:rPr>
        <w:t xml:space="preserve"> </w:t>
      </w:r>
    </w:p>
    <w:p w14:paraId="0E0D2464" w14:textId="77777777" w:rsidR="0032777C" w:rsidRPr="0032777C" w:rsidRDefault="000D32C5" w:rsidP="001711C4">
      <w:pPr>
        <w:pStyle w:val="31"/>
        <w:framePr w:wrap="notBeside"/>
        <w:rPr>
          <w:rtl/>
        </w:rPr>
      </w:pPr>
      <w:r w:rsidRPr="0032777C">
        <w:rPr>
          <w:rFonts w:hint="cs"/>
          <w:rtl/>
        </w:rPr>
        <w:t>ג.</w:t>
      </w:r>
    </w:p>
    <w:p w14:paraId="2D57AA8E" w14:textId="6FD78158" w:rsidR="00E403A1" w:rsidRPr="00043784" w:rsidRDefault="000D32C5" w:rsidP="000D32C5">
      <w:pPr>
        <w:widowControl w:val="0"/>
        <w:rPr>
          <w:rtl/>
        </w:rPr>
      </w:pPr>
      <w:r>
        <w:rPr>
          <w:rFonts w:hint="cs"/>
          <w:rtl/>
        </w:rPr>
        <w:t xml:space="preserve">עוסקין במת מצווה, וחל שביעי שלהן </w:t>
      </w:r>
      <w:r>
        <w:rPr>
          <w:rStyle w:val="af6"/>
          <w:rFonts w:hint="cs"/>
          <w:rtl/>
          <w:rPrChange w:id="9039" w:author="מנוע אמוראים" w:date="2026-10-05T16:41:47Z">
            <w:rPr>
              <w:rFonts w:hint="cs"/>
              <w:rtl/>
            </w:rPr>
          </w:rPrChange>
        </w:rPr>
        <w:t xml:space="preserve">בער</w:t>
      </w:r>
      <w:r>
        <w:rPr>
          <w:rStyle w:val="af6"/>
          <w:rtl/>
          <w:rPrChange w:id="9040" w:author="מנוע אמוראים" w:date="2026-10-05T16:41:47Z">
            <w:rPr>
              <w:rtl/>
            </w:rPr>
          </w:rPrChange>
        </w:rPr>
        <w:t xml:space="preserve">"</w:t>
      </w:r>
      <w:r>
        <w:rPr>
          <w:rStyle w:val="af6"/>
          <w:rFonts w:hint="cs"/>
          <w:rtl/>
          <w:rPrChange w:id="9041" w:author="מנוע אמוראים" w:date="2026-10-05T16:41:47Z">
            <w:rPr>
              <w:rFonts w:hint="cs"/>
              <w:rtl/>
            </w:rPr>
          </w:rPrChange>
        </w:rPr>
        <w:t xml:space="preserve">פ</w:t>
      </w:r>
      <w:r>
        <w:rPr>
          <w:rFonts w:hint="cs"/>
          <w:rtl/>
        </w:rPr>
        <w:t xml:space="preserve"> ולמחר יכלו</w:t>
      </w:r>
      <w:r w:rsidR="00E403A1" w:rsidRPr="00043784">
        <w:rPr>
          <w:rFonts w:hint="cs"/>
          <w:rtl/>
        </w:rPr>
        <w:t>.</w:t>
      </w:r>
    </w:p>
    <w:p w14:paraId="3AD57366" w14:textId="24D84E14" w:rsidR="00BD6283" w:rsidRPr="00BD6283" w:rsidRDefault="00BD6283" w:rsidP="00BD6283">
      <w:pPr>
        <w:pStyle w:val="31"/>
        <w:framePr w:wrap="notBeside"/>
        <w:rPr>
          <w:rtl/>
        </w:rPr>
      </w:pPr>
      <w:bookmarkStart w:id="141" w:name="_Toc155720322"/>
      <w:r w:rsidRPr="0077703F">
        <w:rPr>
          <w:rtl/>
        </w:rPr>
        <w:lastRenderedPageBreak/>
        <w:t>◄</w:t>
      </w:r>
      <w:r w:rsidRPr="00BD6283">
        <w:rPr>
          <w:rFonts w:hint="cs"/>
          <w:rtl/>
        </w:rPr>
        <w:t>רב</w:t>
      </w:r>
    </w:p>
    <w:p w14:paraId="6B362585" w14:textId="524CC1BF" w:rsidR="000F7EF0" w:rsidRPr="000F7EF0" w:rsidRDefault="00E403A1" w:rsidP="00E403A1">
      <w:pPr>
        <w:widowControl w:val="0"/>
        <w:rPr>
          <w:spacing w:val="-1"/>
          <w:sz w:val="20"/>
          <w:szCs w:val="16"/>
          <w:rtl/>
        </w:rPr>
      </w:pPr>
      <w:r w:rsidRPr="000F7EF0">
        <w:rPr>
          <w:rStyle w:val="af2"/>
          <w:rFonts w:hint="cs"/>
          <w:spacing w:val="-1"/>
          <w:rtl/>
        </w:rPr>
        <w:t>אבל</w:t>
      </w:r>
      <w:bookmarkEnd w:id="141"/>
      <w:r w:rsidRPr="000F7EF0">
        <w:rPr>
          <w:rFonts w:hint="cs"/>
          <w:spacing w:val="-1"/>
          <w:rtl/>
        </w:rPr>
        <w:t xml:space="preserve"> חייב בכל המצוות חוץ מתפילין</w:t>
      </w:r>
      <w:r w:rsidR="003D23AD" w:rsidRPr="000F7EF0">
        <w:rPr>
          <w:rFonts w:hint="cs"/>
          <w:spacing w:val="-1"/>
          <w:rtl/>
        </w:rPr>
        <w:t>,</w:t>
      </w:r>
      <w:r w:rsidRPr="000F7EF0">
        <w:rPr>
          <w:rFonts w:hint="cs"/>
          <w:spacing w:val="-1"/>
          <w:rtl/>
        </w:rPr>
        <w:t xml:space="preserve"> מיחזקאל </w:t>
      </w:r>
      <w:r w:rsidRPr="000F7EF0">
        <w:rPr>
          <w:rStyle w:val="af8"/>
          <w:rFonts w:hint="cs"/>
          <w:spacing w:val="-1"/>
          <w:sz w:val="12"/>
          <w:szCs w:val="15"/>
          <w:rtl/>
        </w:rPr>
        <w:t>פארך חבוש עליך</w:t>
      </w:r>
      <w:r w:rsidR="00FB5A2F" w:rsidRPr="000F7EF0">
        <w:rPr>
          <w:rFonts w:hint="cs"/>
          <w:spacing w:val="-1"/>
          <w:sz w:val="20"/>
          <w:szCs w:val="16"/>
          <w:rtl/>
        </w:rPr>
        <w:t xml:space="preserve"> </w:t>
      </w:r>
    </w:p>
    <w:p w14:paraId="1736D527" w14:textId="22A691DA" w:rsidR="00E403A1" w:rsidRPr="00043784" w:rsidRDefault="00FB5A2F" w:rsidP="00BD6283">
      <w:pPr>
        <w:spacing w:after="60"/>
        <w:rPr>
          <w:rtl/>
        </w:rPr>
      </w:pPr>
      <w:r w:rsidRPr="00043784">
        <w:rPr>
          <w:rFonts w:hint="cs"/>
          <w:rtl/>
        </w:rPr>
        <w:t>וכו"ע פ</w:t>
      </w:r>
      <w:r w:rsidR="00E403A1" w:rsidRPr="00043784">
        <w:rPr>
          <w:rFonts w:hint="cs"/>
          <w:rtl/>
        </w:rPr>
        <w:t>טורים, ודוקא בראשון ד</w:t>
      </w:r>
      <w:r w:rsidR="00E403A1" w:rsidRPr="00043784">
        <w:rPr>
          <w:rStyle w:val="af8"/>
          <w:rFonts w:hint="cs"/>
          <w:rtl/>
        </w:rPr>
        <w:t>כיום מר</w:t>
      </w:r>
      <w:r w:rsidR="00E403A1" w:rsidRPr="00043784">
        <w:rPr>
          <w:rFonts w:hint="cs"/>
          <w:rtl/>
        </w:rPr>
        <w:t>, ובסוכה חייב דאבע</w:t>
      </w:r>
      <w:r w:rsidR="00E403A1" w:rsidRPr="00043784">
        <w:rPr>
          <w:rtl/>
        </w:rPr>
        <w:t>"</w:t>
      </w:r>
      <w:r w:rsidR="00E403A1" w:rsidRPr="00043784">
        <w:rPr>
          <w:rFonts w:hint="cs"/>
          <w:rtl/>
        </w:rPr>
        <w:t>ל לישב דעתו.</w:t>
      </w:r>
    </w:p>
    <w:p w14:paraId="1335E55B" w14:textId="77777777" w:rsidR="00BD6283" w:rsidRPr="00BD6283" w:rsidRDefault="00BD6283" w:rsidP="00BD6283">
      <w:pPr>
        <w:pStyle w:val="31"/>
        <w:framePr w:wrap="notBeside"/>
        <w:rPr>
          <w:rtl/>
        </w:rPr>
      </w:pPr>
      <w:bookmarkStart w:id="142" w:name="_Toc155720323"/>
      <w:r w:rsidRPr="00BD6283">
        <w:rPr>
          <w:rtl/>
        </w:rPr>
        <w:t>◄</w:t>
      </w:r>
    </w:p>
    <w:p w14:paraId="26FDA69A" w14:textId="0247AFF4" w:rsidR="0032777C" w:rsidRPr="009D551D" w:rsidRDefault="00E403A1" w:rsidP="00BD6283">
      <w:pPr>
        <w:rPr>
          <w:spacing w:val="-2"/>
          <w:rtl/>
        </w:rPr>
      </w:pPr>
      <w:r w:rsidRPr="00A47A1A">
        <w:rPr>
          <w:rStyle w:val="af2"/>
          <w:rFonts w:hint="cs"/>
          <w:rtl/>
        </w:rPr>
        <w:t>חתן ושושביניו</w:t>
      </w:r>
      <w:bookmarkEnd w:id="142"/>
      <w:r w:rsidRPr="009D551D">
        <w:rPr>
          <w:rFonts w:hint="cs"/>
          <w:spacing w:val="-2"/>
          <w:rtl/>
        </w:rPr>
        <w:t xml:space="preserve"> ובני חופה פטורין מסוכה כל שבעה, </w:t>
      </w:r>
      <w:r w:rsidR="00E94CA0" w:rsidRPr="009D551D">
        <w:rPr>
          <w:rFonts w:hint="cs"/>
          <w:spacing w:val="-2"/>
          <w:rtl/>
        </w:rPr>
        <w:t xml:space="preserve">שצריכים לשמוח </w:t>
      </w:r>
      <w:r w:rsidRPr="009D551D">
        <w:rPr>
          <w:rFonts w:hint="cs"/>
          <w:spacing w:val="-2"/>
          <w:rtl/>
        </w:rPr>
        <w:t>בחופה במקום סעודה</w:t>
      </w:r>
      <w:r w:rsidR="00E94CA0" w:rsidRPr="009D551D">
        <w:rPr>
          <w:rFonts w:hint="cs"/>
          <w:spacing w:val="-2"/>
          <w:rtl/>
        </w:rPr>
        <w:t xml:space="preserve">, </w:t>
      </w:r>
      <w:r w:rsidRPr="009D551D">
        <w:rPr>
          <w:rFonts w:hint="cs"/>
          <w:spacing w:val="-2"/>
          <w:rtl/>
        </w:rPr>
        <w:t>וא</w:t>
      </w:r>
      <w:r w:rsidRPr="009D551D">
        <w:rPr>
          <w:spacing w:val="-2"/>
          <w:rtl/>
        </w:rPr>
        <w:t>"</w:t>
      </w:r>
      <w:r w:rsidRPr="009D551D">
        <w:rPr>
          <w:rFonts w:hint="cs"/>
          <w:spacing w:val="-2"/>
          <w:rtl/>
        </w:rPr>
        <w:t xml:space="preserve">א לחופה בסוכה, </w:t>
      </w:r>
    </w:p>
    <w:p w14:paraId="082BAB7D" w14:textId="77777777" w:rsidR="0032777C" w:rsidRPr="0032777C" w:rsidRDefault="00E94CA0" w:rsidP="001711C4">
      <w:pPr>
        <w:pStyle w:val="31"/>
        <w:framePr w:wrap="notBeside"/>
        <w:rPr>
          <w:rtl/>
        </w:rPr>
      </w:pPr>
      <w:r w:rsidRPr="0032777C">
        <w:rPr>
          <w:rFonts w:hint="cs"/>
          <w:rtl/>
        </w:rPr>
        <w:t>אביי</w:t>
      </w:r>
      <w:r w:rsidR="003D23AD" w:rsidRPr="0032777C">
        <w:rPr>
          <w:rFonts w:hint="cs"/>
          <w:rtl/>
        </w:rPr>
        <w:t>:</w:t>
      </w:r>
    </w:p>
    <w:p w14:paraId="2D9C06E8" w14:textId="214EB993" w:rsidR="00E94CA0" w:rsidRPr="00043784" w:rsidRDefault="00E403A1" w:rsidP="0032777C">
      <w:pPr>
        <w:rPr>
          <w:rtl/>
        </w:rPr>
      </w:pPr>
      <w:r w:rsidRPr="00043784">
        <w:rPr>
          <w:rFonts w:hint="cs"/>
          <w:rtl/>
        </w:rPr>
        <w:t xml:space="preserve">משום ייחוד </w:t>
      </w:r>
      <w:r w:rsidR="0032777C">
        <w:rPr>
          <w:rFonts w:hint="cs"/>
          <w:rtl/>
        </w:rPr>
        <w:t xml:space="preserve"> </w:t>
      </w:r>
    </w:p>
    <w:p w14:paraId="0C4FBD12" w14:textId="77777777" w:rsidR="0032777C" w:rsidRPr="0032777C" w:rsidRDefault="0032777C" w:rsidP="001711C4">
      <w:pPr>
        <w:pStyle w:val="31"/>
        <w:framePr w:wrap="notBeside"/>
        <w:rPr>
          <w:rtl/>
        </w:rPr>
      </w:pPr>
      <w:r w:rsidRPr="0032777C">
        <w:rPr>
          <w:rFonts w:hint="cs"/>
          <w:rtl/>
        </w:rPr>
        <w:t>ר</w:t>
      </w:r>
      <w:r w:rsidR="00E94CA0" w:rsidRPr="0032777C">
        <w:rPr>
          <w:rFonts w:hint="cs"/>
          <w:rtl/>
        </w:rPr>
        <w:t>בא:</w:t>
      </w:r>
    </w:p>
    <w:p w14:paraId="55C1CA49" w14:textId="0F067FCF" w:rsidR="00AE59C8" w:rsidRPr="000C1CD3" w:rsidRDefault="00E403A1" w:rsidP="007C0D0D">
      <w:pPr>
        <w:pStyle w:val="affd"/>
        <w:rPr>
          <w:rStyle w:val="af6"/>
          <w:rtl/>
        </w:rPr>
      </w:pPr>
      <w:r w:rsidRPr="00043784">
        <w:rPr>
          <w:rFonts w:hint="cs"/>
          <w:rtl/>
        </w:rPr>
        <w:t>צער חתן</w:t>
      </w:r>
      <w:r w:rsidR="0032777C">
        <w:rPr>
          <w:rFonts w:hint="cs"/>
          <w:rtl/>
        </w:rPr>
        <w:t>.</w:t>
      </w:r>
      <w:r w:rsidRPr="00043784">
        <w:rPr>
          <w:rFonts w:hint="cs"/>
          <w:rtl/>
        </w:rPr>
        <w:t xml:space="preserve"> </w:t>
      </w:r>
      <w:r w:rsidR="0032777C">
        <w:rPr>
          <w:rtl/>
        </w:rPr>
        <w:tab/>
      </w:r>
      <w:r w:rsidRPr="00F8723C">
        <w:rPr>
          <w:rStyle w:val="ac"/>
          <w:rFonts w:cs="PFT_Frank" w:hint="cs"/>
          <w:sz w:val="14"/>
          <w:rtl/>
        </w:rPr>
        <w:t>נפק</w:t>
      </w:r>
      <w:r w:rsidRPr="00F8723C">
        <w:rPr>
          <w:rStyle w:val="ac"/>
          <w:rFonts w:cs="PFT_Frank"/>
          <w:sz w:val="14"/>
          <w:rtl/>
        </w:rPr>
        <w:t>"</w:t>
      </w:r>
      <w:r w:rsidRPr="00F8723C">
        <w:rPr>
          <w:rStyle w:val="ac"/>
          <w:rFonts w:cs="PFT_Frank" w:hint="cs"/>
          <w:sz w:val="14"/>
          <w:rtl/>
        </w:rPr>
        <w:t>מ</w:t>
      </w:r>
      <w:r w:rsidR="0032777C">
        <w:rPr>
          <w:rFonts w:hint="cs"/>
          <w:rtl/>
        </w:rPr>
        <w:t>:</w:t>
      </w:r>
      <w:r w:rsidRPr="00043784">
        <w:rPr>
          <w:rFonts w:hint="cs"/>
          <w:rtl/>
        </w:rPr>
        <w:t xml:space="preserve"> דאינשי  נפקי ועיילי, </w:t>
      </w:r>
    </w:p>
    <w:p w14:paraId="662D983C" w14:textId="01B7375D" w:rsidR="0032777C" w:rsidRPr="0032777C" w:rsidRDefault="00BD6283" w:rsidP="001711C4">
      <w:pPr>
        <w:pStyle w:val="31"/>
        <w:framePr w:wrap="notBeside"/>
        <w:rPr>
          <w:rtl/>
        </w:rPr>
      </w:pPr>
      <w:r w:rsidRPr="0077703F">
        <w:rPr>
          <w:rtl/>
        </w:rPr>
        <w:t>◄</w:t>
      </w:r>
      <w:r w:rsidR="00E403A1" w:rsidRPr="0032777C">
        <w:rPr>
          <w:rFonts w:hint="cs"/>
          <w:rtl/>
        </w:rPr>
        <w:t>ר</w:t>
      </w:r>
      <w:r w:rsidR="00E403A1" w:rsidRPr="0032777C">
        <w:rPr>
          <w:rtl/>
        </w:rPr>
        <w:t>"</w:t>
      </w:r>
      <w:r w:rsidR="00E403A1" w:rsidRPr="0032777C">
        <w:rPr>
          <w:rFonts w:hint="cs"/>
          <w:rtl/>
        </w:rPr>
        <w:t>ז</w:t>
      </w:r>
      <w:r w:rsidR="003D23AD" w:rsidRPr="0032777C">
        <w:rPr>
          <w:rFonts w:hint="cs"/>
          <w:rtl/>
        </w:rPr>
        <w:t>:</w:t>
      </w:r>
    </w:p>
    <w:p w14:paraId="067A261B" w14:textId="1DF534FC" w:rsidR="005F6C21" w:rsidRPr="00043784" w:rsidRDefault="00E403A1" w:rsidP="006D20EA">
      <w:pPr>
        <w:rPr>
          <w:rtl/>
        </w:rPr>
      </w:pPr>
      <w:r w:rsidRPr="00043784">
        <w:rPr>
          <w:rFonts w:hint="cs"/>
          <w:rtl/>
        </w:rPr>
        <w:t xml:space="preserve">אכל בסוכה ושמח בחופה ושמח יותר שקיים שניהם, </w:t>
      </w:r>
    </w:p>
    <w:p w14:paraId="171491DC" w14:textId="77777777" w:rsidR="0084243D" w:rsidRPr="00C01657" w:rsidRDefault="00E403A1" w:rsidP="0084243D">
      <w:pPr>
        <w:pStyle w:val="af1"/>
        <w:rPr>
          <w:rtl/>
        </w:rPr>
      </w:pPr>
      <w:bookmarkStart w:id="143" w:name="_Toc155720324"/>
      <w:r w:rsidRPr="00C01657">
        <w:rPr>
          <w:rFonts w:hint="cs"/>
          <w:rtl/>
        </w:rPr>
        <w:t>חתן ושושביניו ובני חופה</w:t>
      </w:r>
      <w:bookmarkEnd w:id="143"/>
      <w:r w:rsidRPr="00C01657">
        <w:rPr>
          <w:rFonts w:hint="cs"/>
          <w:rtl/>
        </w:rPr>
        <w:t xml:space="preserve"> </w:t>
      </w:r>
    </w:p>
    <w:p w14:paraId="0374D5EA" w14:textId="687817A6" w:rsidR="00BD6283" w:rsidRPr="00BD6283" w:rsidRDefault="00BD6283" w:rsidP="00BD6283">
      <w:pPr>
        <w:pStyle w:val="31"/>
        <w:framePr w:wrap="notBeside"/>
        <w:rPr>
          <w:rtl/>
        </w:rPr>
      </w:pPr>
      <w:r w:rsidRPr="00BD6283">
        <w:rPr>
          <w:rtl/>
        </w:rPr>
        <w:t>◄</w:t>
      </w:r>
    </w:p>
    <w:p w14:paraId="0B2C534E" w14:textId="41AC20D8" w:rsidR="00E94CA0" w:rsidRPr="00043784" w:rsidRDefault="00E403A1" w:rsidP="00BD6283">
      <w:pPr>
        <w:pStyle w:val="affd"/>
        <w:rPr>
          <w:rtl/>
        </w:rPr>
      </w:pPr>
      <w:r w:rsidRPr="00043784">
        <w:rPr>
          <w:rFonts w:hint="cs"/>
          <w:rtl/>
        </w:rPr>
        <w:t xml:space="preserve">פטורין מתפילה </w:t>
      </w:r>
      <w:r w:rsidR="000B4215">
        <w:rPr>
          <w:rFonts w:hint="cs"/>
          <w:rtl/>
        </w:rPr>
        <w:t>ומ</w:t>
      </w:r>
      <w:r w:rsidRPr="00043784">
        <w:rPr>
          <w:rFonts w:hint="cs"/>
          <w:rtl/>
        </w:rPr>
        <w:t>תפילין</w:t>
      </w:r>
      <w:r w:rsidR="000B4215">
        <w:rPr>
          <w:rFonts w:hint="cs"/>
          <w:rtl/>
        </w:rPr>
        <w:t>,</w:t>
      </w:r>
      <w:r>
        <w:rPr>
          <w:rFonts w:hint="cs"/>
          <w:rtl/>
        </w:rPr>
        <w:t xml:space="preserve"> וחייבין </w:t>
      </w:r>
      <w:r>
        <w:rPr>
          <w:rStyle w:val="af6"/>
          <w:rFonts w:hint="cs"/>
          <w:rtl/>
          <w:rPrChange w:id="9042" w:author="מנוע אמוראים" w:date="2026-10-05T16:41:47Z">
            <w:rPr>
              <w:rFonts w:hint="cs"/>
              <w:rtl/>
            </w:rPr>
          </w:rPrChange>
        </w:rPr>
        <w:t xml:space="preserve">בקר</w:t>
      </w:r>
      <w:r>
        <w:rPr>
          <w:rStyle w:val="af6"/>
          <w:rtl/>
          <w:rPrChange w:id="9043" w:author="מנוע אמוראים" w:date="2026-10-05T16:41:47Z">
            <w:rPr>
              <w:rtl/>
            </w:rPr>
          </w:rPrChange>
        </w:rPr>
        <w:t xml:space="preserve">"</w:t>
      </w:r>
      <w:r>
        <w:rPr>
          <w:rStyle w:val="af6"/>
          <w:rFonts w:hint="cs"/>
          <w:rtl/>
          <w:rPrChange w:id="9044" w:author="מנוע אמוראים" w:date="2026-10-05T16:41:47Z">
            <w:rPr>
              <w:rFonts w:hint="cs"/>
              <w:rtl/>
            </w:rPr>
          </w:rPrChange>
        </w:rPr>
        <w:t xml:space="preserve">ש</w:t>
      </w:r>
      <w:r>
        <w:rPr>
          <w:rFonts w:hint="cs"/>
          <w:rtl/>
        </w:rPr>
        <w:t xml:space="preserve">, </w:t>
      </w:r>
    </w:p>
    <w:p w14:paraId="3E849B85" w14:textId="77777777" w:rsidR="00E94CA0" w:rsidRPr="00C01657" w:rsidRDefault="00E94CA0" w:rsidP="009D377E">
      <w:pPr>
        <w:pStyle w:val="ad"/>
        <w:framePr w:wrap="around"/>
        <w:rPr>
          <w:rtl/>
        </w:rPr>
      </w:pPr>
      <w:bookmarkStart w:id="144" w:name="_Toc155720325"/>
      <w:r w:rsidRPr="00C01657">
        <w:rPr>
          <w:rFonts w:hint="cs"/>
          <w:rtl/>
        </w:rPr>
        <w:t>כו.</w:t>
      </w:r>
      <w:bookmarkEnd w:id="144"/>
    </w:p>
    <w:p w14:paraId="34CA2F44" w14:textId="77777777" w:rsidR="0032777C" w:rsidRPr="0032777C" w:rsidRDefault="0084243D" w:rsidP="001711C4">
      <w:pPr>
        <w:pStyle w:val="31"/>
        <w:framePr w:wrap="notBeside"/>
        <w:rPr>
          <w:rtl/>
        </w:rPr>
      </w:pPr>
      <w:r w:rsidRPr="0032777C">
        <w:rPr>
          <w:rFonts w:hint="cs"/>
          <w:rtl/>
        </w:rPr>
        <w:t>מ</w:t>
      </w:r>
      <w:r w:rsidR="00E403A1" w:rsidRPr="0032777C">
        <w:rPr>
          <w:rFonts w:hint="cs"/>
          <w:rtl/>
        </w:rPr>
        <w:t>ר</w:t>
      </w:r>
      <w:r w:rsidR="00E403A1" w:rsidRPr="0032777C">
        <w:rPr>
          <w:rtl/>
        </w:rPr>
        <w:t>"</w:t>
      </w:r>
      <w:r w:rsidR="00E403A1" w:rsidRPr="0032777C">
        <w:rPr>
          <w:rFonts w:hint="cs"/>
          <w:rtl/>
        </w:rPr>
        <w:t>ש</w:t>
      </w:r>
      <w:r w:rsidR="003D23AD" w:rsidRPr="0032777C">
        <w:rPr>
          <w:rFonts w:hint="cs"/>
          <w:rtl/>
        </w:rPr>
        <w:t>:</w:t>
      </w:r>
    </w:p>
    <w:p w14:paraId="57F9CF5B" w14:textId="4709F732" w:rsidR="00841961" w:rsidRPr="00841961" w:rsidRDefault="00E403A1" w:rsidP="00BD6283">
      <w:pPr>
        <w:pStyle w:val="affd"/>
        <w:rPr>
          <w:rStyle w:val="afff6"/>
          <w:rtl/>
        </w:rPr>
      </w:pPr>
      <w:r w:rsidRPr="00043784">
        <w:rPr>
          <w:rFonts w:hint="cs"/>
          <w:rtl/>
        </w:rPr>
        <w:t>חתן פטור, ושושבינין וכל בני חופה חייבין.</w:t>
      </w:r>
      <w:r w:rsidR="00841961">
        <w:rPr>
          <w:rFonts w:hint="cs"/>
          <w:rtl/>
        </w:rPr>
        <w:t xml:space="preserve"> </w:t>
      </w:r>
      <w:r w:rsidR="00841961" w:rsidRPr="00841961">
        <w:rPr>
          <w:rStyle w:val="afff6"/>
          <w:rFonts w:hint="cs"/>
          <w:rtl/>
        </w:rPr>
        <w:t xml:space="preserve">שלא סבר דהעוסק במצוה פטור מן המצוה </w:t>
      </w:r>
    </w:p>
    <w:p w14:paraId="441C3D2E" w14:textId="77777777" w:rsidR="00BD6283" w:rsidRPr="00BD6283" w:rsidRDefault="00BD6283" w:rsidP="00BD6283">
      <w:pPr>
        <w:pStyle w:val="31"/>
        <w:framePr w:wrap="notBeside"/>
        <w:rPr>
          <w:rtl/>
        </w:rPr>
      </w:pPr>
      <w:bookmarkStart w:id="145" w:name="_Toc155720326"/>
      <w:r w:rsidRPr="00BD6283">
        <w:rPr>
          <w:rtl/>
        </w:rPr>
        <w:t>◄</w:t>
      </w:r>
    </w:p>
    <w:p w14:paraId="76E757CD" w14:textId="5023C948" w:rsidR="00E403A1" w:rsidRPr="00043784" w:rsidRDefault="00E403A1" w:rsidP="000F7EF0">
      <w:pPr>
        <w:spacing w:after="60"/>
        <w:rPr>
          <w:rtl/>
        </w:rPr>
      </w:pPr>
      <w:r w:rsidRPr="00A47A1A">
        <w:rPr>
          <w:rStyle w:val="af2"/>
          <w:rFonts w:hint="cs"/>
          <w:rtl/>
        </w:rPr>
        <w:t>כותבי ספרים</w:t>
      </w:r>
      <w:bookmarkEnd w:id="145"/>
      <w:r>
        <w:rPr>
          <w:rFonts w:hint="cs"/>
          <w:rtl/>
        </w:rPr>
        <w:t xml:space="preserve"> תפילין ומזוזות הן ותגריהן והעוסקים במלאכת שמים [תכלת] פטורים </w:t>
      </w:r>
      <w:r>
        <w:rPr>
          <w:rStyle w:val="af6"/>
          <w:rFonts w:hint="cs"/>
          <w:rtl/>
          <w:rPrChange w:id="9045" w:author="מנוע אמוראים" w:date="2026-10-05T16:41:47Z">
            <w:rPr>
              <w:rFonts w:hint="cs"/>
              <w:rtl/>
            </w:rPr>
          </w:rPrChange>
        </w:rPr>
        <w:t xml:space="preserve">מקר</w:t>
      </w:r>
      <w:r>
        <w:rPr>
          <w:rStyle w:val="af6"/>
          <w:rtl/>
          <w:rPrChange w:id="9046" w:author="מנוע אמוראים" w:date="2026-10-05T16:41:47Z">
            <w:rPr>
              <w:rtl/>
            </w:rPr>
          </w:rPrChange>
        </w:rPr>
        <w:t xml:space="preserve">"</w:t>
      </w:r>
      <w:r>
        <w:rPr>
          <w:rStyle w:val="af6"/>
          <w:rFonts w:hint="cs"/>
          <w:rtl/>
          <w:rPrChange w:id="9047" w:author="מנוע אמוראים" w:date="2026-10-05T16:41:47Z">
            <w:rPr>
              <w:rFonts w:hint="cs"/>
              <w:rtl/>
            </w:rPr>
          </w:rPrChange>
        </w:rPr>
        <w:t xml:space="preserve">ש</w:t>
      </w:r>
      <w:r>
        <w:rPr>
          <w:rFonts w:hint="cs"/>
          <w:rtl/>
        </w:rPr>
        <w:t xml:space="preserve"> ותפילה תפילין וכל מצוות </w:t>
      </w:r>
      <w:r>
        <w:rPr>
          <w:rStyle w:val="af6"/>
          <w:rFonts w:hint="cs"/>
          <w:rtl/>
          <w:rPrChange w:id="9048" w:author="מנוע אמוראים" w:date="2026-10-05T16:41:47Z">
            <w:rPr>
              <w:rFonts w:hint="cs"/>
              <w:rtl/>
            </w:rPr>
          </w:rPrChange>
        </w:rPr>
        <w:t xml:space="preserve">כריה"ג</w:t>
      </w:r>
      <w:r>
        <w:rPr>
          <w:rFonts w:hint="cs"/>
          <w:rtl/>
        </w:rPr>
        <w:t xml:space="preserve"> </w:t>
      </w:r>
      <w:r w:rsidRPr="00043784">
        <w:rPr>
          <w:rFonts w:hint="cs"/>
          <w:rtl/>
        </w:rPr>
        <w:t>דעוסק במצווה פטור ממצוה.</w:t>
      </w:r>
    </w:p>
    <w:p w14:paraId="5F7A675D" w14:textId="77777777" w:rsidR="00BD6283" w:rsidRPr="00BD6283" w:rsidRDefault="00BD6283" w:rsidP="00BD6283">
      <w:pPr>
        <w:pStyle w:val="31"/>
        <w:framePr w:wrap="notBeside"/>
        <w:rPr>
          <w:rtl/>
        </w:rPr>
      </w:pPr>
      <w:bookmarkStart w:id="146" w:name="_Toc155720327"/>
      <w:r w:rsidRPr="00BD6283">
        <w:rPr>
          <w:rtl/>
        </w:rPr>
        <w:t>◄</w:t>
      </w:r>
    </w:p>
    <w:p w14:paraId="5DD03B68" w14:textId="03409400" w:rsidR="000F7EF0" w:rsidRDefault="00E403A1" w:rsidP="000F7EF0">
      <w:pPr>
        <w:rPr>
          <w:rtl/>
        </w:rPr>
      </w:pPr>
      <w:r w:rsidRPr="00A47A1A">
        <w:rPr>
          <w:rStyle w:val="af2"/>
          <w:rFonts w:hint="cs"/>
          <w:rtl/>
        </w:rPr>
        <w:t>הולכי דרכים</w:t>
      </w:r>
      <w:r w:rsidR="000F7EF0">
        <w:rPr>
          <w:rStyle w:val="af2"/>
          <w:rFonts w:hint="cs"/>
          <w:rtl/>
        </w:rPr>
        <w:t xml:space="preserve"> ביום</w:t>
      </w:r>
      <w:r w:rsidRPr="00043784">
        <w:rPr>
          <w:rFonts w:hint="cs"/>
          <w:rtl/>
        </w:rPr>
        <w:t xml:space="preserve"> </w:t>
      </w:r>
      <w:del w:id="10571" w:author="דבורה שירה פלג" w:date="2026-07-24T14:46:00Z" w16du:dateUtc="2026-07-24T11:46:00Z">
        <w:r w:rsidRPr="000F7EF0" w:rsidDel="0005587F">
          <w:rPr>
            <w:rStyle w:val="afff6"/>
            <w:rFonts w:hint="cs"/>
            <w:rtl/>
          </w:rPr>
          <w:delText>[</w:delText>
        </w:r>
      </w:del>
      <w:r w:rsidRPr="000F7EF0">
        <w:rPr>
          <w:rStyle w:val="afff6"/>
          <w:rFonts w:hint="cs"/>
          <w:rtl/>
        </w:rPr>
        <w:t>ושומרי העיר</w:t>
      </w:r>
      <w:del w:id="10572" w:author="דבורה שירה פלג" w:date="2026-07-24T14:46:00Z" w16du:dateUtc="2026-07-24T11:46:00Z">
        <w:r w:rsidRPr="000F7EF0" w:rsidDel="0005587F">
          <w:rPr>
            <w:rStyle w:val="afff6"/>
            <w:rFonts w:hint="cs"/>
            <w:rtl/>
          </w:rPr>
          <w:delText>]</w:delText>
        </w:r>
      </w:del>
      <w:r w:rsidRPr="00043784">
        <w:rPr>
          <w:rFonts w:hint="cs"/>
          <w:rtl/>
        </w:rPr>
        <w:t xml:space="preserve"> חייבים בלילה, </w:t>
      </w:r>
    </w:p>
    <w:p w14:paraId="24204EE2" w14:textId="5BE5EE42" w:rsidR="003D23AD" w:rsidRPr="00043784" w:rsidRDefault="00E403A1" w:rsidP="000F7EF0">
      <w:pPr>
        <w:rPr>
          <w:rtl/>
        </w:rPr>
      </w:pPr>
      <w:r w:rsidRPr="000F7EF0">
        <w:rPr>
          <w:rStyle w:val="ac"/>
          <w:rFonts w:cs="PFT_Frank" w:hint="cs"/>
          <w:sz w:val="14"/>
          <w:rtl/>
        </w:rPr>
        <w:t xml:space="preserve">הולכי לילה </w:t>
      </w:r>
      <w:r w:rsidRPr="00043784">
        <w:rPr>
          <w:rFonts w:hint="cs"/>
          <w:rtl/>
        </w:rPr>
        <w:t xml:space="preserve">חייבין ביום, </w:t>
      </w:r>
      <w:r w:rsidR="000F7EF0">
        <w:rPr>
          <w:rStyle w:val="ac"/>
          <w:rFonts w:cs="PFT_Frank"/>
          <w:sz w:val="14"/>
          <w:rtl/>
        </w:rPr>
        <w:tab/>
      </w:r>
      <w:r w:rsidRPr="000F7EF0">
        <w:rPr>
          <w:rStyle w:val="ac"/>
          <w:rFonts w:cs="PFT_Frank" w:hint="cs"/>
          <w:sz w:val="14"/>
          <w:rtl/>
        </w:rPr>
        <w:t xml:space="preserve">ובשניהם </w:t>
      </w:r>
      <w:r w:rsidRPr="00043784">
        <w:rPr>
          <w:rFonts w:hint="cs"/>
          <w:rtl/>
        </w:rPr>
        <w:t xml:space="preserve">פטורים בשניהם, </w:t>
      </w:r>
    </w:p>
    <w:p w14:paraId="067EFC43" w14:textId="77777777" w:rsidR="00E403A1" w:rsidRPr="00043784" w:rsidRDefault="00E403A1" w:rsidP="003D23AD">
      <w:pPr>
        <w:pStyle w:val="affd"/>
        <w:rPr>
          <w:rtl/>
        </w:rPr>
      </w:pPr>
      <w:r w:rsidRPr="00043784">
        <w:rPr>
          <w:rFonts w:hint="cs"/>
          <w:rtl/>
        </w:rPr>
        <w:t>וכן לדבר מצווה, וכן אמוראי בשבת הרגל.</w:t>
      </w:r>
    </w:p>
    <w:p w14:paraId="50A046BE" w14:textId="77777777" w:rsidR="001404A8" w:rsidRPr="00C01657" w:rsidRDefault="00E403A1" w:rsidP="007C0D0D">
      <w:pPr>
        <w:pStyle w:val="af1"/>
        <w:rPr>
          <w:rtl/>
        </w:rPr>
      </w:pPr>
      <w:bookmarkStart w:id="147" w:name="_Toc155720328"/>
      <w:r w:rsidRPr="00C01657">
        <w:rPr>
          <w:rFonts w:hint="cs"/>
          <w:rtl/>
        </w:rPr>
        <w:t>שומרי גנות ופרדסים פטורין בשניהם</w:t>
      </w:r>
      <w:bookmarkEnd w:id="147"/>
      <w:r w:rsidRPr="00C01657">
        <w:rPr>
          <w:rFonts w:hint="cs"/>
          <w:rtl/>
        </w:rPr>
        <w:t xml:space="preserve"> </w:t>
      </w:r>
    </w:p>
    <w:p w14:paraId="2FC6CDE7" w14:textId="77777777" w:rsidR="001404A8" w:rsidRPr="00F8723C" w:rsidRDefault="00E403A1" w:rsidP="00E403A1">
      <w:pPr>
        <w:widowControl w:val="0"/>
        <w:rPr>
          <w:rStyle w:val="ac"/>
          <w:rFonts w:cs="PFT_Frank"/>
          <w:sz w:val="14"/>
          <w:rtl/>
        </w:rPr>
      </w:pPr>
      <w:r w:rsidRPr="000C1CD3">
        <w:rPr>
          <w:rStyle w:val="af6"/>
          <w:rFonts w:hint="cs"/>
          <w:rtl/>
        </w:rPr>
        <w:t>אביי</w:t>
      </w:r>
      <w:r w:rsidR="003D23AD" w:rsidRPr="000C1CD3">
        <w:rPr>
          <w:rStyle w:val="af6"/>
          <w:rFonts w:hint="cs"/>
          <w:rtl/>
        </w:rPr>
        <w:t>:</w:t>
      </w:r>
      <w:r w:rsidRPr="000C1CD3">
        <w:rPr>
          <w:rStyle w:val="af6"/>
          <w:rFonts w:hint="cs"/>
          <w:rtl/>
        </w:rPr>
        <w:t xml:space="preserve"> </w:t>
      </w:r>
      <w:r w:rsidRPr="00043784">
        <w:rPr>
          <w:rStyle w:val="af8"/>
          <w:rFonts w:hint="cs"/>
          <w:rtl/>
        </w:rPr>
        <w:t>תשבו</w:t>
      </w:r>
      <w:r w:rsidRPr="00043784">
        <w:rPr>
          <w:rFonts w:hint="cs"/>
          <w:rtl/>
        </w:rPr>
        <w:t xml:space="preserve"> כעין תדורו, </w:t>
      </w:r>
      <w:r w:rsidRPr="000C1CD3">
        <w:rPr>
          <w:rStyle w:val="af6"/>
          <w:rFonts w:hint="cs"/>
          <w:rtl/>
        </w:rPr>
        <w:t>רבא</w:t>
      </w:r>
      <w:r w:rsidR="003D23AD" w:rsidRPr="000C1CD3">
        <w:rPr>
          <w:rStyle w:val="af6"/>
          <w:rFonts w:hint="cs"/>
          <w:rtl/>
        </w:rPr>
        <w:t>:</w:t>
      </w:r>
      <w:r w:rsidRPr="00043784">
        <w:rPr>
          <w:rFonts w:hint="cs"/>
          <w:rtl/>
        </w:rPr>
        <w:t xml:space="preserve"> פרצה קוראת לגנב, </w:t>
      </w:r>
    </w:p>
    <w:p w14:paraId="78D5D973" w14:textId="77777777" w:rsidR="00E403A1" w:rsidRPr="00043784" w:rsidRDefault="00E403A1" w:rsidP="00E403A1">
      <w:pPr>
        <w:widowControl w:val="0"/>
        <w:rPr>
          <w:rtl/>
        </w:rPr>
      </w:pPr>
      <w:r w:rsidRPr="00F8723C">
        <w:rPr>
          <w:rStyle w:val="ac"/>
          <w:rFonts w:cs="PFT_Frank" w:hint="cs"/>
          <w:sz w:val="14"/>
          <w:rtl/>
        </w:rPr>
        <w:t>נפק</w:t>
      </w:r>
      <w:r w:rsidRPr="00F8723C">
        <w:rPr>
          <w:rStyle w:val="ac"/>
          <w:rFonts w:cs="PFT_Frank"/>
          <w:sz w:val="14"/>
          <w:rtl/>
        </w:rPr>
        <w:t>"</w:t>
      </w:r>
      <w:r w:rsidRPr="00F8723C">
        <w:rPr>
          <w:rStyle w:val="ac"/>
          <w:rFonts w:cs="PFT_Frank" w:hint="cs"/>
          <w:sz w:val="14"/>
          <w:rtl/>
        </w:rPr>
        <w:t>מ</w:t>
      </w:r>
      <w:r w:rsidRPr="00043784">
        <w:rPr>
          <w:rFonts w:hint="cs"/>
          <w:rtl/>
        </w:rPr>
        <w:t xml:space="preserve"> שומר כרי פירות.</w:t>
      </w:r>
    </w:p>
    <w:p w14:paraId="3F041C5E" w14:textId="77777777" w:rsidR="0084243D" w:rsidRPr="0032777C" w:rsidRDefault="00E403A1" w:rsidP="0032777C">
      <w:pPr>
        <w:pStyle w:val="af1"/>
        <w:rPr>
          <w:rtl/>
        </w:rPr>
      </w:pPr>
      <w:bookmarkStart w:id="148" w:name="_Toc155720329"/>
      <w:r w:rsidRPr="0032777C">
        <w:rPr>
          <w:rFonts w:hint="cs"/>
          <w:rtl/>
        </w:rPr>
        <w:t>חולים ומשמשיהם</w:t>
      </w:r>
      <w:bookmarkEnd w:id="148"/>
      <w:r w:rsidRPr="0032777C">
        <w:rPr>
          <w:rFonts w:hint="cs"/>
          <w:rtl/>
        </w:rPr>
        <w:t xml:space="preserve"> </w:t>
      </w:r>
    </w:p>
    <w:p w14:paraId="541BCB34" w14:textId="77777777" w:rsidR="00BD6283" w:rsidRPr="00BD6283" w:rsidRDefault="00BD6283" w:rsidP="00BD6283">
      <w:pPr>
        <w:pStyle w:val="31"/>
        <w:framePr w:wrap="notBeside"/>
        <w:rPr>
          <w:rtl/>
        </w:rPr>
      </w:pPr>
      <w:r w:rsidRPr="00BD6283">
        <w:rPr>
          <w:rtl/>
        </w:rPr>
        <w:t>◄</w:t>
      </w:r>
    </w:p>
    <w:p w14:paraId="1BC12B46" w14:textId="5EA752AE" w:rsidR="00E403A1" w:rsidRPr="00043784" w:rsidRDefault="00E403A1" w:rsidP="0084243D">
      <w:pPr>
        <w:pStyle w:val="affd"/>
        <w:rPr>
          <w:rtl/>
        </w:rPr>
      </w:pPr>
      <w:r w:rsidRPr="00043784">
        <w:rPr>
          <w:rFonts w:hint="cs"/>
          <w:rtl/>
        </w:rPr>
        <w:t>אפי' שאין בו סכנה</w:t>
      </w:r>
      <w:r w:rsidR="003D23AD" w:rsidRPr="00043784">
        <w:rPr>
          <w:rFonts w:hint="cs"/>
          <w:rtl/>
        </w:rPr>
        <w:t>,</w:t>
      </w:r>
      <w:r w:rsidRPr="00043784">
        <w:rPr>
          <w:rFonts w:hint="cs"/>
          <w:rtl/>
        </w:rPr>
        <w:t xml:space="preserve"> וחש בעינו או בראשו, </w:t>
      </w:r>
    </w:p>
    <w:p w14:paraId="0859AB8E" w14:textId="77777777" w:rsidR="0032777C" w:rsidRPr="0032777C" w:rsidRDefault="00E403A1" w:rsidP="001711C4">
      <w:pPr>
        <w:pStyle w:val="31"/>
        <w:framePr w:wrap="notBeside"/>
        <w:rPr>
          <w:rtl/>
        </w:rPr>
      </w:pPr>
      <w:r w:rsidRPr="0032777C">
        <w:rPr>
          <w:rFonts w:hint="cs"/>
          <w:rtl/>
        </w:rPr>
        <w:t>לרשב</w:t>
      </w:r>
      <w:r w:rsidRPr="0032777C">
        <w:rPr>
          <w:rtl/>
        </w:rPr>
        <w:t>"</w:t>
      </w:r>
      <w:r w:rsidRPr="0032777C">
        <w:rPr>
          <w:rFonts w:hint="cs"/>
          <w:rtl/>
        </w:rPr>
        <w:t>ג</w:t>
      </w:r>
      <w:r w:rsidR="003D23AD" w:rsidRPr="0032777C">
        <w:rPr>
          <w:rFonts w:hint="cs"/>
          <w:rtl/>
        </w:rPr>
        <w:t>:</w:t>
      </w:r>
    </w:p>
    <w:p w14:paraId="0A68CCE0" w14:textId="77777777" w:rsidR="0032777C" w:rsidRPr="000C1CD3" w:rsidRDefault="00E403A1" w:rsidP="00E403A1">
      <w:pPr>
        <w:pStyle w:val="affd"/>
        <w:rPr>
          <w:rStyle w:val="af6"/>
          <w:rtl/>
        </w:rPr>
      </w:pPr>
      <w:r w:rsidRPr="00043784">
        <w:rPr>
          <w:rFonts w:hint="cs"/>
          <w:rtl/>
        </w:rPr>
        <w:t xml:space="preserve">התירו כשחש בעיניו, </w:t>
      </w:r>
      <w:r w:rsidRPr="000C1CD3">
        <w:rPr>
          <w:rStyle w:val="af6"/>
          <w:rFonts w:hint="cs"/>
          <w:rtl/>
        </w:rPr>
        <w:t>ולר</w:t>
      </w:r>
      <w:r w:rsidRPr="000C1CD3">
        <w:rPr>
          <w:rStyle w:val="af6"/>
          <w:rtl/>
        </w:rPr>
        <w:t>"</w:t>
      </w:r>
      <w:r w:rsidRPr="000C1CD3">
        <w:rPr>
          <w:rStyle w:val="af6"/>
          <w:rFonts w:hint="cs"/>
          <w:rtl/>
        </w:rPr>
        <w:t>א</w:t>
      </w:r>
      <w:r w:rsidR="003D23AD" w:rsidRPr="000C1CD3">
        <w:rPr>
          <w:rStyle w:val="af6"/>
          <w:rFonts w:hint="cs"/>
          <w:rtl/>
        </w:rPr>
        <w:t>:</w:t>
      </w:r>
      <w:r w:rsidRPr="00043784">
        <w:rPr>
          <w:rFonts w:hint="cs"/>
          <w:rtl/>
        </w:rPr>
        <w:t xml:space="preserve"> לישן בכילה משום יתושים, </w:t>
      </w:r>
    </w:p>
    <w:p w14:paraId="644FFBDF" w14:textId="77777777" w:rsidR="0032777C" w:rsidRPr="0032777C" w:rsidRDefault="00E403A1" w:rsidP="001711C4">
      <w:pPr>
        <w:pStyle w:val="31"/>
        <w:framePr w:wrap="notBeside"/>
        <w:rPr>
          <w:rtl/>
        </w:rPr>
      </w:pPr>
      <w:r w:rsidRPr="0032777C">
        <w:rPr>
          <w:rFonts w:hint="cs"/>
          <w:rtl/>
        </w:rPr>
        <w:t>ולראב</w:t>
      </w:r>
      <w:r w:rsidRPr="0032777C">
        <w:rPr>
          <w:rtl/>
        </w:rPr>
        <w:t>"</w:t>
      </w:r>
      <w:r w:rsidRPr="0032777C">
        <w:rPr>
          <w:rFonts w:hint="cs"/>
          <w:rtl/>
        </w:rPr>
        <w:t>א</w:t>
      </w:r>
      <w:r w:rsidR="003D23AD" w:rsidRPr="0032777C">
        <w:rPr>
          <w:rFonts w:hint="cs"/>
          <w:rtl/>
        </w:rPr>
        <w:t>:</w:t>
      </w:r>
    </w:p>
    <w:p w14:paraId="5CA5F033" w14:textId="0F96C51A" w:rsidR="00E403A1" w:rsidRPr="00043784" w:rsidRDefault="00E403A1" w:rsidP="00E403A1">
      <w:pPr>
        <w:pStyle w:val="affd"/>
        <w:rPr>
          <w:rtl/>
        </w:rPr>
      </w:pPr>
      <w:r w:rsidRPr="00BD6283">
        <w:rPr>
          <w:rFonts w:hint="cs"/>
          <w:spacing w:val="-2"/>
          <w:rtl/>
        </w:rPr>
        <w:t>משום ריח הקרקע, דמצטער פטור מסוכה</w:t>
      </w:r>
      <w:r w:rsidR="00BD6283" w:rsidRPr="00BD6283">
        <w:rPr>
          <w:rFonts w:hint="cs"/>
          <w:spacing w:val="-2"/>
          <w:rtl/>
        </w:rPr>
        <w:t>,</w:t>
      </w:r>
      <w:r w:rsidRPr="00BD6283">
        <w:rPr>
          <w:rFonts w:hint="cs"/>
          <w:spacing w:val="-2"/>
          <w:rtl/>
        </w:rPr>
        <w:t xml:space="preserve"> </w:t>
      </w:r>
      <w:r w:rsidR="00BD6283" w:rsidRPr="00BD6283">
        <w:rPr>
          <w:rStyle w:val="af6"/>
          <w:spacing w:val="-2"/>
          <w:rtl/>
        </w:rPr>
        <w:t>◄</w:t>
      </w:r>
      <w:r w:rsidRPr="00BD6283">
        <w:rPr>
          <w:rFonts w:hint="cs"/>
          <w:spacing w:val="-2"/>
          <w:rtl/>
        </w:rPr>
        <w:t>ומשמשיו חייבין</w:t>
      </w:r>
      <w:r w:rsidRPr="00043784">
        <w:rPr>
          <w:rFonts w:hint="cs"/>
          <w:rtl/>
        </w:rPr>
        <w:t xml:space="preserve"> וזה החילוק מחולה.</w:t>
      </w:r>
    </w:p>
    <w:p w14:paraId="64FCB136" w14:textId="3F132276" w:rsidR="00E403A1" w:rsidRPr="0032777C" w:rsidRDefault="00E403A1" w:rsidP="0032777C">
      <w:pPr>
        <w:pStyle w:val="af1"/>
        <w:rPr>
          <w:rtl/>
        </w:rPr>
      </w:pPr>
      <w:bookmarkStart w:id="149" w:name="_Toc155720330"/>
      <w:r w:rsidRPr="0032777C">
        <w:rPr>
          <w:rFonts w:hint="cs"/>
          <w:rtl/>
        </w:rPr>
        <w:t>א</w:t>
      </w:r>
      <w:r w:rsidR="000F7EF0">
        <w:rPr>
          <w:rFonts w:hint="cs"/>
          <w:rtl/>
        </w:rPr>
        <w:t>וכלין</w:t>
      </w:r>
      <w:r w:rsidRPr="0032777C">
        <w:rPr>
          <w:rFonts w:hint="cs"/>
          <w:rtl/>
        </w:rPr>
        <w:t xml:space="preserve"> עראי חוץ לסוכה</w:t>
      </w:r>
      <w:bookmarkEnd w:id="149"/>
      <w:r w:rsidRPr="0032777C">
        <w:rPr>
          <w:rFonts w:hint="cs"/>
          <w:rtl/>
        </w:rPr>
        <w:t xml:space="preserve"> </w:t>
      </w:r>
    </w:p>
    <w:p w14:paraId="4D2758E8" w14:textId="0B2F678F" w:rsidR="00E403A1" w:rsidRPr="00043784" w:rsidRDefault="00E403A1" w:rsidP="00E403A1">
      <w:pPr>
        <w:pStyle w:val="affd"/>
        <w:rPr>
          <w:rtl/>
        </w:rPr>
      </w:pPr>
      <w:r w:rsidRPr="000C1CD3">
        <w:rPr>
          <w:rStyle w:val="af6"/>
          <w:rFonts w:hint="cs"/>
          <w:rtl/>
        </w:rPr>
        <w:t>לרי</w:t>
      </w:r>
      <w:r w:rsidRPr="000C1CD3">
        <w:rPr>
          <w:rStyle w:val="af6"/>
          <w:rtl/>
        </w:rPr>
        <w:t>"</w:t>
      </w:r>
      <w:r w:rsidRPr="000C1CD3">
        <w:rPr>
          <w:rStyle w:val="af6"/>
          <w:rFonts w:hint="cs"/>
          <w:rtl/>
        </w:rPr>
        <w:t>ו:</w:t>
      </w:r>
      <w:r w:rsidRPr="00043784">
        <w:rPr>
          <w:rFonts w:hint="cs"/>
          <w:rtl/>
        </w:rPr>
        <w:t xml:space="preserve"> </w:t>
      </w:r>
      <w:r w:rsidR="000F7EF0">
        <w:rPr>
          <w:rFonts w:hint="cs"/>
          <w:rtl/>
        </w:rPr>
        <w:t xml:space="preserve">ב' או </w:t>
      </w:r>
      <w:r w:rsidRPr="00043784">
        <w:rPr>
          <w:rFonts w:hint="cs"/>
          <w:rtl/>
        </w:rPr>
        <w:t xml:space="preserve">ג' ביצים, </w:t>
      </w:r>
      <w:r w:rsidR="003D23AD" w:rsidRPr="00043784">
        <w:rPr>
          <w:rtl/>
        </w:rPr>
        <w:tab/>
      </w:r>
      <w:r w:rsidR="00BD6283" w:rsidRPr="00BD6283">
        <w:rPr>
          <w:rStyle w:val="af6"/>
          <w:rtl/>
        </w:rPr>
        <w:t>◄</w:t>
      </w:r>
      <w:r w:rsidRPr="000C1CD3">
        <w:rPr>
          <w:rStyle w:val="af6"/>
          <w:rFonts w:hint="cs"/>
          <w:rtl/>
        </w:rPr>
        <w:t>לאביי</w:t>
      </w:r>
      <w:r w:rsidRPr="00043784">
        <w:rPr>
          <w:rFonts w:hint="cs"/>
          <w:rtl/>
        </w:rPr>
        <w:t xml:space="preserve">: כדטעים תלמיד </w:t>
      </w:r>
      <w:r w:rsidR="000F7EF0">
        <w:rPr>
          <w:rFonts w:hint="cs"/>
          <w:rtl/>
        </w:rPr>
        <w:t xml:space="preserve">ונכנס </w:t>
      </w:r>
      <w:r w:rsidRPr="00043784">
        <w:rPr>
          <w:rFonts w:hint="cs"/>
          <w:rtl/>
        </w:rPr>
        <w:t>לכלה</w:t>
      </w:r>
      <w:r w:rsidR="003D23AD" w:rsidRPr="00043784">
        <w:rPr>
          <w:rFonts w:hint="cs"/>
          <w:rtl/>
        </w:rPr>
        <w:t>.</w:t>
      </w:r>
      <w:r w:rsidRPr="00043784">
        <w:rPr>
          <w:rFonts w:hint="cs"/>
          <w:rtl/>
        </w:rPr>
        <w:t xml:space="preserve"> </w:t>
      </w:r>
    </w:p>
    <w:p w14:paraId="798A9285" w14:textId="513DA3AB" w:rsidR="00E403A1" w:rsidRPr="00043784" w:rsidRDefault="00E403A1" w:rsidP="00F815F5">
      <w:pPr>
        <w:spacing w:before="60"/>
        <w:rPr>
          <w:rStyle w:val="af4"/>
          <w:color w:val="auto"/>
          <w:rtl/>
        </w:rPr>
      </w:pPr>
      <w:bookmarkStart w:id="150" w:name="_Toc155720331"/>
      <w:r w:rsidRPr="0093278F">
        <w:rPr>
          <w:rStyle w:val="af2"/>
          <w:rFonts w:hint="cs"/>
          <w:rtl/>
        </w:rPr>
        <w:t>ולא שינת ארעי</w:t>
      </w:r>
      <w:bookmarkEnd w:id="150"/>
      <w:r w:rsidRPr="00043784">
        <w:rPr>
          <w:rFonts w:hint="cs"/>
          <w:rtl/>
        </w:rPr>
        <w:t xml:space="preserve"> </w:t>
      </w:r>
      <w:r w:rsidR="00BD6283" w:rsidRPr="00BD6283">
        <w:rPr>
          <w:rStyle w:val="af6"/>
          <w:rtl/>
        </w:rPr>
        <w:t>◄</w:t>
      </w:r>
      <w:r w:rsidRPr="00043784">
        <w:rPr>
          <w:rFonts w:hint="cs"/>
          <w:rtl/>
        </w:rPr>
        <w:t>שמא ירדם, ובתפילין לא חי</w:t>
      </w:r>
      <w:r w:rsidR="003D23AD" w:rsidRPr="00043784">
        <w:rPr>
          <w:rFonts w:hint="cs"/>
          <w:rtl/>
        </w:rPr>
        <w:t>י</w:t>
      </w:r>
      <w:r w:rsidRPr="00043784">
        <w:rPr>
          <w:rFonts w:hint="cs"/>
          <w:rtl/>
        </w:rPr>
        <w:t>שי</w:t>
      </w:r>
      <w:r w:rsidR="003D23AD" w:rsidRPr="00043784">
        <w:rPr>
          <w:rFonts w:hint="cs"/>
          <w:rtl/>
        </w:rPr>
        <w:t>,</w:t>
      </w:r>
    </w:p>
    <w:p w14:paraId="5423FB24" w14:textId="77777777" w:rsidR="00B76B28" w:rsidRPr="00043784" w:rsidRDefault="00B76B28" w:rsidP="00B76B28">
      <w:pPr>
        <w:rPr>
          <w:rtl/>
        </w:rPr>
      </w:pPr>
      <w:r>
        <w:rPr>
          <w:rFonts w:hint="cs"/>
          <w:rtl/>
        </w:rPr>
        <w:t xml:space="preserve">ל</w:t>
      </w:r>
      <w:del w:id="9001" w:author="עריכה מהאתר" w:date="2026-10-06T13:08:52Z">
        <w:r>
          <w:rPr>
            <w:rFonts w:hint="cs"/>
            <w:rtl/>
          </w:rPr>
          <w:delText xml:space="preserve">או</w:delText>
        </w:r>
      </w:del>
      <w:ins w:id="9002" w:author="עריכה מהאתר" w:date="2026-10-06T13:08:52Z">
        <w:r>
          <w:rPr>
            <w:rFonts w:hint="cs"/>
            <w:rtl/>
          </w:rPr>
          <w:t xml:space="preserve">א</w:t>
        </w:r>
      </w:ins>
      <w:r>
        <w:rPr>
          <w:rFonts w:hint="cs"/>
          <w:rtl/>
        </w:rPr>
        <w:t xml:space="preserve"> במוסר  שנתו לאחרים, דערבך ערבא צריך, </w:t>
      </w:r>
    </w:p>
    <w:p w14:paraId="6E2C8D2C" w14:textId="5D796B44" w:rsidR="0032777C" w:rsidRPr="0032777C" w:rsidRDefault="00BD6283" w:rsidP="001711C4">
      <w:pPr>
        <w:pStyle w:val="31"/>
        <w:framePr w:wrap="notBeside"/>
        <w:rPr>
          <w:rtl/>
        </w:rPr>
      </w:pPr>
      <w:r w:rsidRPr="00BD6283">
        <w:rPr>
          <w:rStyle w:val="af6"/>
          <w:rtl/>
        </w:rPr>
        <w:t>◄</w:t>
      </w:r>
      <w:r>
        <w:rPr>
          <w:rFonts w:hint="cs"/>
          <w:rtl/>
        </w:rPr>
        <w:t xml:space="preserve"> </w:t>
      </w:r>
      <w:r w:rsidR="00B76B28" w:rsidRPr="0032777C">
        <w:rPr>
          <w:rFonts w:hint="cs"/>
          <w:rtl/>
        </w:rPr>
        <w:t>א</w:t>
      </w:r>
      <w:r w:rsidR="00E403A1" w:rsidRPr="0032777C">
        <w:rPr>
          <w:rFonts w:hint="cs"/>
          <w:rtl/>
        </w:rPr>
        <w:t>.</w:t>
      </w:r>
    </w:p>
    <w:p w14:paraId="0366739E" w14:textId="493EFF13" w:rsidR="00E403A1" w:rsidRPr="00043784" w:rsidRDefault="00B76B28" w:rsidP="003D23AD">
      <w:pPr>
        <w:widowControl w:val="0"/>
        <w:rPr>
          <w:rtl/>
        </w:rPr>
      </w:pPr>
      <w:r w:rsidRPr="00043784">
        <w:rPr>
          <w:rFonts w:hint="cs"/>
          <w:rtl/>
        </w:rPr>
        <w:t>במניח ראשו בין ברכיו.</w:t>
      </w:r>
    </w:p>
    <w:p w14:paraId="384D14AC" w14:textId="77777777" w:rsidR="0032777C" w:rsidRPr="0032777C" w:rsidRDefault="00B76B28" w:rsidP="001711C4">
      <w:pPr>
        <w:pStyle w:val="31"/>
        <w:framePr w:wrap="notBeside"/>
        <w:rPr>
          <w:rtl/>
        </w:rPr>
      </w:pPr>
      <w:r w:rsidRPr="0032777C">
        <w:rPr>
          <w:rFonts w:hint="cs"/>
          <w:rtl/>
        </w:rPr>
        <w:t xml:space="preserve">ב. </w:t>
      </w:r>
      <w:r w:rsidR="00E403A1" w:rsidRPr="0032777C">
        <w:rPr>
          <w:rtl/>
        </w:rPr>
        <w:t>רבא</w:t>
      </w:r>
      <w:r w:rsidR="00E403A1" w:rsidRPr="0032777C">
        <w:rPr>
          <w:rFonts w:hint="cs"/>
          <w:rtl/>
        </w:rPr>
        <w:t>:</w:t>
      </w:r>
    </w:p>
    <w:p w14:paraId="0C6E1838" w14:textId="638BA3EB" w:rsidR="00B76B28" w:rsidRPr="006D6217" w:rsidRDefault="00E403A1" w:rsidP="00B76B28">
      <w:pPr>
        <w:pStyle w:val="affd"/>
        <w:rPr>
          <w:rFonts w:cs="PFT_Frank"/>
          <w:b/>
          <w:bCs/>
          <w:sz w:val="14"/>
          <w:szCs w:val="14"/>
          <w:rtl/>
        </w:rPr>
      </w:pPr>
      <w:r w:rsidRPr="00F8723C">
        <w:rPr>
          <w:rStyle w:val="ac"/>
          <w:rFonts w:cs="PFT_Frank" w:hint="cs"/>
          <w:sz w:val="14"/>
          <w:rtl/>
        </w:rPr>
        <w:t>אין קבע לשינה בתפלין</w:t>
      </w:r>
      <w:r w:rsidRPr="00043784">
        <w:rPr>
          <w:rFonts w:hint="cs"/>
          <w:rtl/>
        </w:rPr>
        <w:t xml:space="preserve"> שרי</w:t>
      </w:r>
      <w:r w:rsidR="00B76B28" w:rsidRPr="00043784">
        <w:rPr>
          <w:rFonts w:hint="cs"/>
          <w:rtl/>
        </w:rPr>
        <w:t>,</w:t>
      </w:r>
      <w:r w:rsidRPr="00043784">
        <w:rPr>
          <w:rFonts w:hint="cs"/>
          <w:rtl/>
        </w:rPr>
        <w:t xml:space="preserve"> </w:t>
      </w:r>
      <w:r w:rsidRPr="00F8723C">
        <w:rPr>
          <w:rStyle w:val="ac"/>
          <w:rFonts w:cs="PFT_Frank" w:hint="cs"/>
          <w:sz w:val="14"/>
          <w:rtl/>
        </w:rPr>
        <w:t>ובסוכה</w:t>
      </w:r>
      <w:r w:rsidRPr="00043784">
        <w:rPr>
          <w:rFonts w:hint="cs"/>
          <w:rtl/>
        </w:rPr>
        <w:t xml:space="preserve"> לעולם אסור, </w:t>
      </w:r>
    </w:p>
    <w:p w14:paraId="584E78F3" w14:textId="77777777" w:rsidR="0032777C" w:rsidRPr="0032777C" w:rsidRDefault="00E403A1" w:rsidP="001711C4">
      <w:pPr>
        <w:pStyle w:val="31"/>
        <w:framePr w:wrap="notBeside"/>
        <w:rPr>
          <w:rtl/>
        </w:rPr>
      </w:pPr>
      <w:r w:rsidRPr="0032777C">
        <w:rPr>
          <w:rFonts w:hint="cs"/>
          <w:rtl/>
        </w:rPr>
        <w:t>והך</w:t>
      </w:r>
    </w:p>
    <w:p w14:paraId="0126CB73" w14:textId="77777777" w:rsidR="00BD6283" w:rsidRDefault="00E403A1" w:rsidP="00B76B28">
      <w:pPr>
        <w:pStyle w:val="affd"/>
        <w:rPr>
          <w:rtl/>
        </w:rPr>
      </w:pPr>
      <w:r w:rsidRPr="00043784">
        <w:rPr>
          <w:rFonts w:hint="cs"/>
          <w:rtl/>
        </w:rPr>
        <w:t xml:space="preserve">דארעי ולא קבע </w:t>
      </w:r>
      <w:r w:rsidR="000F7EF0">
        <w:rPr>
          <w:rFonts w:hint="cs"/>
          <w:rtl/>
        </w:rPr>
        <w:t xml:space="preserve">במונחים עליו </w:t>
      </w:r>
      <w:r w:rsidRPr="00043784">
        <w:rPr>
          <w:rFonts w:hint="cs"/>
          <w:rtl/>
        </w:rPr>
        <w:t xml:space="preserve">שמא יפיח, ולא שינת ארעי </w:t>
      </w:r>
    </w:p>
    <w:p w14:paraId="76A3C913" w14:textId="7F79EF4B" w:rsidR="00E403A1" w:rsidRPr="00043784" w:rsidRDefault="00BD6283" w:rsidP="00B76B28">
      <w:pPr>
        <w:pStyle w:val="affd"/>
        <w:rPr>
          <w:rtl/>
        </w:rPr>
      </w:pPr>
      <w:r w:rsidRPr="00BD6283">
        <w:rPr>
          <w:rStyle w:val="af6"/>
          <w:rtl/>
        </w:rPr>
        <w:t>◄</w:t>
      </w:r>
      <w:r w:rsidR="00E403A1" w:rsidRPr="00043784">
        <w:rPr>
          <w:rFonts w:hint="cs"/>
          <w:rtl/>
        </w:rPr>
        <w:t>כשאוחזם בידו, ואפי' בשינת קבע כשפורס סודר עליהם.</w:t>
      </w:r>
    </w:p>
    <w:p w14:paraId="3BC6C766" w14:textId="77777777" w:rsidR="00A03E72" w:rsidRPr="00A03E72" w:rsidRDefault="00A37E5E" w:rsidP="00A03E72">
      <w:pPr>
        <w:pStyle w:val="ad"/>
        <w:framePr w:wrap="around"/>
        <w:rPr>
          <w:rtl/>
        </w:rPr>
      </w:pPr>
      <w:r w:rsidRPr="00A03E72">
        <w:rPr>
          <w:rFonts w:hint="cs"/>
          <w:rtl/>
        </w:rPr>
        <w:t>כו:</w:t>
      </w:r>
    </w:p>
    <w:p w14:paraId="7D590809" w14:textId="3DF6AFE5" w:rsidR="000F7EF0" w:rsidRDefault="000F7EF0" w:rsidP="000F7EF0">
      <w:pPr>
        <w:rPr>
          <w:rtl/>
        </w:rPr>
      </w:pPr>
      <w:r w:rsidRPr="000F7EF0">
        <w:rPr>
          <w:rStyle w:val="af2"/>
          <w:spacing w:val="-4"/>
          <w:rtl/>
        </w:rPr>
        <w:t>הישן בתפילין ורואה קרי</w:t>
      </w:r>
      <w:r w:rsidR="00BD6283">
        <w:rPr>
          <w:rStyle w:val="af2"/>
          <w:spacing w:val="-4"/>
          <w:rtl/>
        </w:rPr>
        <w:tab/>
      </w:r>
      <w:r>
        <w:rPr>
          <w:rStyle w:val="af2"/>
          <w:rFonts w:hint="cs"/>
          <w:spacing w:val="-4"/>
          <w:rtl/>
        </w:rPr>
        <w:t>-</w:t>
      </w:r>
      <w:r w:rsidRPr="000F7EF0">
        <w:rPr>
          <w:rtl/>
        </w:rPr>
        <w:t xml:space="preserve"> </w:t>
      </w:r>
      <w:r w:rsidR="00BD6283" w:rsidRPr="00BD6283">
        <w:rPr>
          <w:rStyle w:val="af6"/>
          <w:rtl/>
        </w:rPr>
        <w:t>◄</w:t>
      </w:r>
      <w:r w:rsidRPr="000F7EF0">
        <w:rPr>
          <w:rStyle w:val="af6"/>
          <w:rFonts w:hint="cs"/>
          <w:rtl/>
        </w:rPr>
        <w:t>רי''ע</w:t>
      </w:r>
      <w:r>
        <w:rPr>
          <w:rStyle w:val="af6"/>
          <w:rFonts w:hint="cs"/>
          <w:rtl/>
        </w:rPr>
        <w:t>:</w:t>
      </w:r>
      <w:r>
        <w:rPr>
          <w:rFonts w:hint="cs"/>
          <w:rtl/>
        </w:rPr>
        <w:t xml:space="preserve"> </w:t>
      </w:r>
      <w:r w:rsidRPr="000F7EF0">
        <w:rPr>
          <w:rtl/>
        </w:rPr>
        <w:t xml:space="preserve">אוחז ברצועה </w:t>
      </w:r>
      <w:r>
        <w:rPr>
          <w:rFonts w:hint="cs"/>
          <w:rtl/>
        </w:rPr>
        <w:t xml:space="preserve">ולא </w:t>
      </w:r>
      <w:r w:rsidRPr="000F7EF0">
        <w:rPr>
          <w:rtl/>
        </w:rPr>
        <w:t>בקציצה,</w:t>
      </w:r>
    </w:p>
    <w:p w14:paraId="30EFEE5C" w14:textId="06CCB0EB" w:rsidR="000F7EF0" w:rsidRPr="00043784" w:rsidRDefault="000F7EF0" w:rsidP="000F7EF0">
      <w:pPr>
        <w:spacing w:after="60"/>
        <w:rPr>
          <w:rtl/>
        </w:rPr>
      </w:pPr>
      <w:r w:rsidRPr="000F7EF0">
        <w:rPr>
          <w:rStyle w:val="af6"/>
          <w:rFonts w:hint="cs"/>
          <w:rtl/>
        </w:rPr>
        <w:t>וחכ''א</w:t>
      </w:r>
      <w:r w:rsidRPr="000F7EF0">
        <w:rPr>
          <w:rStyle w:val="af6"/>
          <w:rtl/>
        </w:rPr>
        <w:t>:</w:t>
      </w:r>
      <w:r w:rsidRPr="000F7EF0">
        <w:rPr>
          <w:rtl/>
        </w:rPr>
        <w:t xml:space="preserve"> </w:t>
      </w:r>
      <w:r>
        <w:rPr>
          <w:rStyle w:val="af2"/>
          <w:rFonts w:hint="cs"/>
          <w:spacing w:val="-4"/>
          <w:rtl/>
        </w:rPr>
        <w:t xml:space="preserve">ישן </w:t>
      </w:r>
      <w:r w:rsidRPr="000F7EF0">
        <w:rPr>
          <w:rStyle w:val="af2"/>
          <w:spacing w:val="-4"/>
          <w:rtl/>
        </w:rPr>
        <w:t>שינת עראי</w:t>
      </w:r>
      <w:r w:rsidRPr="000F7EF0">
        <w:rPr>
          <w:rStyle w:val="af2"/>
          <w:rFonts w:hint="cs"/>
          <w:spacing w:val="-4"/>
          <w:rtl/>
        </w:rPr>
        <w:t xml:space="preserve"> </w:t>
      </w:r>
      <w:r>
        <w:rPr>
          <w:rFonts w:hint="cs"/>
          <w:rtl/>
        </w:rPr>
        <w:t>כדי הילוך מאה אמה</w:t>
      </w:r>
      <w:r w:rsidRPr="000F7EF0">
        <w:rPr>
          <w:rtl/>
        </w:rPr>
        <w:t xml:space="preserve">, </w:t>
      </w:r>
      <w:r>
        <w:rPr>
          <w:rFonts w:hint="cs"/>
          <w:rtl/>
        </w:rPr>
        <w:t>ו</w:t>
      </w:r>
      <w:r w:rsidRPr="000F7EF0">
        <w:rPr>
          <w:rtl/>
        </w:rPr>
        <w:t xml:space="preserve">לא שינת קבע. </w:t>
      </w:r>
    </w:p>
    <w:p w14:paraId="2249635E" w14:textId="25132EAE" w:rsidR="0032777C" w:rsidRPr="0032777C" w:rsidRDefault="00BD6283" w:rsidP="001711C4">
      <w:pPr>
        <w:pStyle w:val="31"/>
        <w:framePr w:wrap="notBeside"/>
        <w:rPr>
          <w:rtl/>
        </w:rPr>
      </w:pPr>
      <w:r w:rsidRPr="00BD6283">
        <w:rPr>
          <w:rStyle w:val="af6"/>
          <w:rtl/>
        </w:rPr>
        <w:t>◄</w:t>
      </w:r>
      <w:r w:rsidR="00E403A1" w:rsidRPr="0032777C">
        <w:rPr>
          <w:rFonts w:hint="cs"/>
          <w:rtl/>
        </w:rPr>
        <w:t>רב</w:t>
      </w:r>
      <w:r w:rsidR="00765223" w:rsidRPr="0032777C">
        <w:rPr>
          <w:rFonts w:hint="cs"/>
          <w:rtl/>
        </w:rPr>
        <w:t>:</w:t>
      </w:r>
    </w:p>
    <w:p w14:paraId="4FCD8899" w14:textId="226C8D17" w:rsidR="00E403A1" w:rsidRPr="00043784" w:rsidRDefault="00E403A1" w:rsidP="00E403A1">
      <w:pPr>
        <w:widowControl w:val="0"/>
        <w:rPr>
          <w:rtl/>
        </w:rPr>
      </w:pPr>
      <w:r w:rsidRPr="00043784">
        <w:rPr>
          <w:rFonts w:hint="cs"/>
          <w:rtl/>
        </w:rPr>
        <w:t xml:space="preserve">אסור לאדם לישן </w:t>
      </w:r>
      <w:r w:rsidR="000F7EF0">
        <w:rPr>
          <w:rFonts w:hint="cs"/>
          <w:rtl/>
        </w:rPr>
        <w:t>ביום יותר מ</w:t>
      </w:r>
      <w:r w:rsidRPr="00043784">
        <w:rPr>
          <w:rFonts w:hint="cs"/>
          <w:rtl/>
        </w:rPr>
        <w:t xml:space="preserve">שינת הסוס ס' נשימות, </w:t>
      </w:r>
    </w:p>
    <w:p w14:paraId="1AFE2875" w14:textId="63ABCD59" w:rsidR="00E403A1" w:rsidRPr="00043784" w:rsidRDefault="00E403A1" w:rsidP="00E403A1">
      <w:pPr>
        <w:widowControl w:val="0"/>
        <w:rPr>
          <w:rtl/>
        </w:rPr>
      </w:pPr>
      <w:del w:id="9001" w:author="עריכה מהאתר" w:date="2026-10-06T13:08:48Z">
        <w:r>
          <w:rPr>
            <w:rFonts w:hint="cs"/>
            <w:rtl/>
          </w:rPr>
          <w:delText xml:space="preserve">שינ</w:delText>
        </w:r>
      </w:del>
      <w:ins w:id="9002" w:author="עריכה מהאתר" w:date="2026-10-06T13:08:48Z">
        <w:r>
          <w:rPr>
            <w:rFonts w:hint="cs"/>
            <w:rtl/>
          </w:rPr>
          <w:t xml:space="preserve">אביי שינ</w:t>
        </w:r>
      </w:ins>
      <w:r>
        <w:rPr>
          <w:rFonts w:hint="cs"/>
          <w:rtl/>
        </w:rPr>
        <w:t xml:space="preserve">ת </w:t>
      </w:r>
      <w:r w:rsidR="000F7EF0">
        <w:rPr>
          <w:rFonts w:hint="cs"/>
          <w:rtl/>
        </w:rPr>
        <w:t>רבה</w:t>
      </w:r>
      <w:r w:rsidRPr="00043784">
        <w:rPr>
          <w:rFonts w:hint="cs"/>
          <w:rtl/>
        </w:rPr>
        <w:t xml:space="preserve">, כרב, כרבי, כדוד, כסוס, ס' נשימות, </w:t>
      </w:r>
    </w:p>
    <w:p w14:paraId="1808FB55" w14:textId="214837C7" w:rsidR="0032777C" w:rsidRPr="0032777C" w:rsidRDefault="00E403A1" w:rsidP="001711C4">
      <w:pPr>
        <w:pStyle w:val="31"/>
        <w:framePr w:wrap="notBeside"/>
        <w:rPr>
          <w:rtl/>
        </w:rPr>
      </w:pPr>
      <w:r w:rsidRPr="0032777C">
        <w:rPr>
          <w:rFonts w:hint="cs"/>
          <w:rtl/>
        </w:rPr>
        <w:t>אביי</w:t>
      </w:r>
      <w:r w:rsidR="00133E73">
        <w:rPr>
          <w:rFonts w:hint="cs"/>
          <w:rtl/>
        </w:rPr>
        <w:t>:</w:t>
      </w:r>
    </w:p>
    <w:p w14:paraId="1E6A0CD7" w14:textId="09BA0920" w:rsidR="00E403A1" w:rsidRPr="00043784" w:rsidRDefault="00E403A1" w:rsidP="005D6377">
      <w:pPr>
        <w:pStyle w:val="affd"/>
        <w:spacing w:after="60"/>
        <w:rPr>
          <w:rFonts w:ascii="BA חניכי הישיבות" w:hAnsi="BA חניכי הישיבות" w:cs="BA חניכי הישיבות"/>
          <w:sz w:val="12"/>
          <w:szCs w:val="12"/>
          <w:rtl/>
        </w:rPr>
      </w:pPr>
      <w:r w:rsidRPr="00043784">
        <w:rPr>
          <w:rFonts w:hint="cs"/>
          <w:rtl/>
        </w:rPr>
        <w:t xml:space="preserve">ישן </w:t>
      </w:r>
      <w:r w:rsidR="003D23AD" w:rsidRPr="00133E73">
        <w:rPr>
          <w:rStyle w:val="afff6"/>
          <w:rFonts w:hint="cs"/>
          <w:rtl/>
        </w:rPr>
        <w:t xml:space="preserve">כשיעור הליכה </w:t>
      </w:r>
      <w:r w:rsidRPr="00133E73">
        <w:rPr>
          <w:rStyle w:val="afff6"/>
          <w:rFonts w:hint="cs"/>
          <w:rtl/>
        </w:rPr>
        <w:t>מפומבדיא לבי כובי</w:t>
      </w:r>
      <w:r w:rsidR="003D23AD" w:rsidRPr="00133E73">
        <w:rPr>
          <w:rStyle w:val="afff6"/>
          <w:rFonts w:hint="cs"/>
          <w:rtl/>
        </w:rPr>
        <w:t>,</w:t>
      </w:r>
      <w:r w:rsidRPr="00043784">
        <w:rPr>
          <w:rFonts w:hint="cs"/>
          <w:rtl/>
        </w:rPr>
        <w:t xml:space="preserve"> </w:t>
      </w:r>
      <w:r w:rsidRPr="000C1CD3">
        <w:rPr>
          <w:rStyle w:val="af6"/>
          <w:rFonts w:hint="cs"/>
          <w:rtl/>
        </w:rPr>
        <w:t>קרא</w:t>
      </w:r>
      <w:r w:rsidR="000F7EF0">
        <w:rPr>
          <w:rStyle w:val="af6"/>
          <w:rFonts w:hint="cs"/>
          <w:rtl/>
        </w:rPr>
        <w:t>ו</w:t>
      </w:r>
      <w:r w:rsidRPr="000C1CD3">
        <w:rPr>
          <w:rStyle w:val="af6"/>
          <w:rFonts w:hint="cs"/>
          <w:rtl/>
        </w:rPr>
        <w:t xml:space="preserve"> עליו</w:t>
      </w:r>
      <w:r w:rsidRPr="00043784">
        <w:rPr>
          <w:rFonts w:hint="cs"/>
          <w:rtl/>
        </w:rPr>
        <w:t xml:space="preserve"> </w:t>
      </w:r>
      <w:r w:rsidRPr="00043784">
        <w:rPr>
          <w:rStyle w:val="af8"/>
          <w:rFonts w:hint="cs"/>
          <w:rtl/>
        </w:rPr>
        <w:t>עד מתי עצל תשכב</w:t>
      </w:r>
    </w:p>
    <w:p w14:paraId="4FB94DA2" w14:textId="51CC278F" w:rsidR="005D6377" w:rsidRPr="005D6377" w:rsidRDefault="005D6377" w:rsidP="001711C4">
      <w:pPr>
        <w:pStyle w:val="31"/>
        <w:framePr w:wrap="notBeside"/>
        <w:rPr>
          <w:rtl/>
        </w:rPr>
      </w:pPr>
      <w:bookmarkStart w:id="151" w:name="_Toc155720333"/>
      <w:r w:rsidRPr="005D6377">
        <w:rPr>
          <w:rFonts w:hint="cs"/>
          <w:rtl/>
        </w:rPr>
        <w:t>ר''נ</w:t>
      </w:r>
      <w:r>
        <w:rPr>
          <w:rFonts w:hint="cs"/>
          <w:rtl/>
        </w:rPr>
        <w:t>:</w:t>
      </w:r>
    </w:p>
    <w:p w14:paraId="49FF3C8E" w14:textId="66D0AC0A" w:rsidR="00E403A1" w:rsidRPr="00432313" w:rsidRDefault="00E403A1" w:rsidP="00432313">
      <w:pPr>
        <w:rPr>
          <w:rFonts w:ascii="BA חניכי הישיבות" w:hAnsi="BA חניכי הישיבות" w:cs="BA חניכי הישיבות"/>
          <w:spacing w:val="-4"/>
          <w:sz w:val="12"/>
          <w:szCs w:val="12"/>
          <w:rtl/>
        </w:rPr>
      </w:pPr>
      <w:r w:rsidRPr="00432313">
        <w:rPr>
          <w:rStyle w:val="af2"/>
          <w:rFonts w:hint="cs"/>
          <w:spacing w:val="-4"/>
          <w:rtl/>
        </w:rPr>
        <w:t>נכנס לישן</w:t>
      </w:r>
      <w:r w:rsidR="00A801C1">
        <w:rPr>
          <w:rStyle w:val="af2"/>
          <w:rFonts w:hint="cs"/>
          <w:spacing w:val="-4"/>
          <w:rtl/>
        </w:rPr>
        <w:t xml:space="preserve">: </w:t>
      </w:r>
      <w:r w:rsidRPr="00432313">
        <w:rPr>
          <w:rStyle w:val="af2"/>
          <w:rFonts w:hint="cs"/>
          <w:spacing w:val="-4"/>
          <w:rtl/>
        </w:rPr>
        <w:t>ביום</w:t>
      </w:r>
      <w:bookmarkEnd w:id="151"/>
      <w:r w:rsidRPr="00432313">
        <w:rPr>
          <w:rFonts w:hint="cs"/>
          <w:spacing w:val="-4"/>
          <w:rtl/>
        </w:rPr>
        <w:t xml:space="preserve"> רצה חולץ רצה מניח</w:t>
      </w:r>
      <w:r w:rsidR="005D6377" w:rsidRPr="00432313">
        <w:rPr>
          <w:rFonts w:hint="cs"/>
          <w:spacing w:val="-4"/>
          <w:rtl/>
        </w:rPr>
        <w:t>,</w:t>
      </w:r>
      <w:r w:rsidR="00432313">
        <w:rPr>
          <w:rFonts w:hint="cs"/>
          <w:b/>
          <w:bCs/>
          <w:spacing w:val="-4"/>
          <w:rtl/>
        </w:rPr>
        <w:t xml:space="preserve"> </w:t>
      </w:r>
      <w:r w:rsidR="005D6377" w:rsidRPr="000F7EF0">
        <w:rPr>
          <w:rStyle w:val="af2"/>
          <w:rFonts w:hint="cs"/>
          <w:rtl/>
        </w:rPr>
        <w:t>בלילה</w:t>
      </w:r>
      <w:r w:rsidR="005D6377" w:rsidRPr="00432313">
        <w:rPr>
          <w:rFonts w:hint="cs"/>
          <w:b/>
          <w:bCs/>
          <w:spacing w:val="-4"/>
          <w:rtl/>
        </w:rPr>
        <w:t>:</w:t>
      </w:r>
      <w:r w:rsidR="005D6377" w:rsidRPr="00432313">
        <w:rPr>
          <w:rFonts w:hint="cs"/>
          <w:spacing w:val="-4"/>
          <w:rtl/>
        </w:rPr>
        <w:t xml:space="preserve"> </w:t>
      </w:r>
      <w:r w:rsidRPr="00432313">
        <w:rPr>
          <w:rFonts w:hint="cs"/>
          <w:spacing w:val="-4"/>
          <w:rtl/>
        </w:rPr>
        <w:t>חולץ ו</w:t>
      </w:r>
      <w:r w:rsidR="00432313" w:rsidRPr="00432313">
        <w:rPr>
          <w:rFonts w:hint="cs"/>
          <w:spacing w:val="-4"/>
          <w:rtl/>
        </w:rPr>
        <w:t>ל</w:t>
      </w:r>
      <w:r w:rsidRPr="00432313">
        <w:rPr>
          <w:rFonts w:hint="cs"/>
          <w:spacing w:val="-4"/>
          <w:rtl/>
        </w:rPr>
        <w:t>א מניח</w:t>
      </w:r>
    </w:p>
    <w:p w14:paraId="06451052" w14:textId="77777777" w:rsidR="00133E73" w:rsidRPr="00133E73" w:rsidRDefault="00E403A1" w:rsidP="001711C4">
      <w:pPr>
        <w:pStyle w:val="31"/>
        <w:framePr w:wrap="notBeside"/>
        <w:rPr>
          <w:rtl/>
        </w:rPr>
      </w:pPr>
      <w:r w:rsidRPr="00133E73">
        <w:rPr>
          <w:rFonts w:hint="cs"/>
          <w:rtl/>
        </w:rPr>
        <w:t>רבי יוסי</w:t>
      </w:r>
      <w:r w:rsidR="003D23AD" w:rsidRPr="00133E73">
        <w:rPr>
          <w:rFonts w:hint="cs"/>
          <w:rtl/>
        </w:rPr>
        <w:t>:</w:t>
      </w:r>
    </w:p>
    <w:p w14:paraId="5FC2DDB0" w14:textId="36EF4B28" w:rsidR="00E403A1" w:rsidRDefault="00E403A1" w:rsidP="00E403A1">
      <w:pPr>
        <w:widowControl w:val="0"/>
        <w:rPr>
          <w:rtl/>
        </w:rPr>
      </w:pPr>
      <w:r w:rsidRPr="00043784">
        <w:rPr>
          <w:rFonts w:hint="cs"/>
          <w:rtl/>
        </w:rPr>
        <w:t>בחורים לעולם חולצין</w:t>
      </w:r>
      <w:r w:rsidR="000F7EF0">
        <w:rPr>
          <w:rFonts w:hint="cs"/>
          <w:rtl/>
        </w:rPr>
        <w:t xml:space="preserve"> </w:t>
      </w:r>
      <w:r w:rsidR="003E5A24" w:rsidRPr="003E5A24">
        <w:rPr>
          <w:rStyle w:val="afff6"/>
          <w:rFonts w:hint="cs"/>
          <w:rtl/>
        </w:rPr>
        <w:t>[אף ביום]</w:t>
      </w:r>
      <w:r w:rsidR="003E5A24">
        <w:rPr>
          <w:rStyle w:val="afff6"/>
          <w:rFonts w:hint="cs"/>
          <w:rtl/>
        </w:rPr>
        <w:t>.</w:t>
      </w:r>
      <w:r w:rsidRPr="00043784">
        <w:rPr>
          <w:rFonts w:hint="cs"/>
          <w:rtl/>
        </w:rPr>
        <w:t xml:space="preserve"> ואין מניחין</w:t>
      </w:r>
      <w:r w:rsidR="003D23AD" w:rsidRPr="00043784">
        <w:rPr>
          <w:rFonts w:hint="cs"/>
          <w:rtl/>
        </w:rPr>
        <w:t>,</w:t>
      </w:r>
      <w:r w:rsidRPr="00043784">
        <w:rPr>
          <w:rFonts w:hint="cs"/>
          <w:rtl/>
        </w:rPr>
        <w:t xml:space="preserve"> שרגילין בטומאה</w:t>
      </w:r>
      <w:r w:rsidR="003D23AD" w:rsidRPr="00043784">
        <w:rPr>
          <w:rFonts w:hint="cs"/>
          <w:rtl/>
        </w:rPr>
        <w:t>,</w:t>
      </w:r>
      <w:r w:rsidRPr="00043784">
        <w:rPr>
          <w:rFonts w:hint="cs"/>
          <w:rtl/>
        </w:rPr>
        <w:t xml:space="preserve"> ובנשותיהן עמהן</w:t>
      </w:r>
      <w:r w:rsidR="003D23AD" w:rsidRPr="00043784">
        <w:rPr>
          <w:rFonts w:hint="cs"/>
          <w:rtl/>
        </w:rPr>
        <w:t>,</w:t>
      </w:r>
      <w:r w:rsidRPr="00043784">
        <w:rPr>
          <w:rFonts w:hint="cs"/>
          <w:rtl/>
        </w:rPr>
        <w:t xml:space="preserve"> שמא יבואו להרגל דבר.</w:t>
      </w:r>
    </w:p>
    <w:p w14:paraId="1C580622" w14:textId="11059872" w:rsidR="000F7EF0" w:rsidRPr="000F7EF0" w:rsidRDefault="00BD6283" w:rsidP="001711C4">
      <w:pPr>
        <w:pStyle w:val="31"/>
        <w:framePr w:wrap="notBeside"/>
        <w:rPr>
          <w:rtl/>
        </w:rPr>
      </w:pPr>
      <w:r w:rsidRPr="00BD6283">
        <w:rPr>
          <w:rStyle w:val="af6"/>
          <w:rtl/>
        </w:rPr>
        <w:t>◄</w:t>
      </w:r>
      <w:r w:rsidR="000F7EF0" w:rsidRPr="000F7EF0">
        <w:rPr>
          <w:rFonts w:hint="cs"/>
          <w:rtl/>
        </w:rPr>
        <w:t>ת''ר</w:t>
      </w:r>
      <w:r w:rsidR="000F7EF0" w:rsidRPr="000F7EF0">
        <w:rPr>
          <w:rtl/>
        </w:rPr>
        <w:t>:</w:t>
      </w:r>
    </w:p>
    <w:p w14:paraId="025F52FE" w14:textId="035B9DBB" w:rsidR="000F7EF0" w:rsidRPr="00043784" w:rsidRDefault="000F7EF0" w:rsidP="00E403A1">
      <w:pPr>
        <w:widowControl w:val="0"/>
        <w:rPr>
          <w:rtl/>
        </w:rPr>
      </w:pPr>
      <w:r w:rsidRPr="000F7EF0">
        <w:rPr>
          <w:rStyle w:val="af2"/>
          <w:spacing w:val="-4"/>
          <w:rtl/>
        </w:rPr>
        <w:t>שכח ושמש בתפילין</w:t>
      </w:r>
      <w:r w:rsidRPr="000F7EF0">
        <w:rPr>
          <w:rtl/>
        </w:rPr>
        <w:t xml:space="preserve"> אינו אוחז ברצועה </w:t>
      </w:r>
      <w:r>
        <w:rPr>
          <w:rFonts w:hint="cs"/>
          <w:rtl/>
        </w:rPr>
        <w:t xml:space="preserve">או </w:t>
      </w:r>
      <w:r w:rsidRPr="000F7EF0">
        <w:rPr>
          <w:rtl/>
        </w:rPr>
        <w:t>בקציצה, עד שיטול ידיו ויטלם, מפני שהידים עסקניות הן.</w:t>
      </w:r>
    </w:p>
    <w:p w14:paraId="51BF9B6D" w14:textId="13F077BC" w:rsidR="00E403A1" w:rsidRPr="00E42FF2" w:rsidRDefault="0026136E" w:rsidP="00E42FF2">
      <w:pPr>
        <w:pStyle w:val="af"/>
        <w:rPr>
          <w:rtl/>
        </w:rPr>
      </w:pPr>
      <w:r>
        <w:rPr>
          <w:rFonts w:hint="cs"/>
          <w:rtl/>
        </w:rPr>
        <w:t>***</w:t>
      </w:r>
    </w:p>
    <w:p>
      <w:pPr>
        <w:pStyle w:val="MishnaBatzad"/>
        <w:rPr>
          <w:ins w:id="20227" w:author="קלוד" w:date="2026-10-06T10:10:33Z"/>
        </w:rPr>
      </w:pPr>
      <w:ins w:id="20226" w:author="קלוד" w:date="2026-10-06T10:10:33Z">
        <w:r>
          <w:t xml:space="preserve">משנה ה</w:t>
        </w:r>
      </w:ins>
    </w:p>
    <w:p w14:paraId="024216EA" w14:textId="1CD614CA" w:rsidR="00D714C6" w:rsidRDefault="00E403A1" w:rsidP="009D377E">
      <w:pPr>
        <w:pStyle w:val="afff"/>
        <w:rPr>
          <w:rtl/>
        </w:rPr>
      </w:pPr>
      <w:bookmarkStart w:id="152" w:name="_Toc155720334"/>
      <w:r w:rsidRPr="00875CF3">
        <w:rPr>
          <w:rStyle w:val="afffd"/>
          <w:rFonts w:hint="cs"/>
          <w:rtl/>
        </w:rPr>
        <w:t xml:space="preserve">מעשה והביאו </w:t>
      </w:r>
      <w:r w:rsidRPr="000C1CD3">
        <w:rPr>
          <w:rStyle w:val="TanaimMishna"/>
          <w:rFonts w:hint="cs"/>
          <w:rtl/>
          <w:rPrChange w:id="20042" w:author="קלוד" w:date="2026-10-06T10:10:33Z">
            <w:rPr>
              <w:rStyle w:val="af6"/>
              <w:rFonts w:hint="cs"/>
              <w:rtl/>
            </w:rPr>
          </w:rPrChange>
        </w:rPr>
        <w:t>לריב</w:t>
      </w:r>
      <w:r w:rsidRPr="000C1CD3">
        <w:rPr>
          <w:rStyle w:val="TanaimMishna"/>
          <w:rtl/>
          <w:rPrChange w:id="20043" w:author="קלוד" w:date="2026-10-06T10:10:33Z">
            <w:rPr>
              <w:rStyle w:val="af6"/>
              <w:rtl/>
            </w:rPr>
          </w:rPrChange>
        </w:rPr>
        <w:t>"</w:t>
      </w:r>
      <w:r w:rsidRPr="000C1CD3">
        <w:rPr>
          <w:rStyle w:val="TanaimMishna"/>
          <w:rFonts w:hint="cs"/>
          <w:rtl/>
          <w:rPrChange w:id="20044" w:author="קלוד" w:date="2026-10-06T10:10:33Z">
            <w:rPr>
              <w:rStyle w:val="af6"/>
              <w:rFonts w:hint="cs"/>
              <w:rtl/>
            </w:rPr>
          </w:rPrChange>
        </w:rPr>
        <w:t>ז</w:t>
      </w:r>
      <w:r w:rsidRPr="00875CF3">
        <w:rPr>
          <w:rStyle w:val="afffd"/>
          <w:rFonts w:hint="cs"/>
          <w:rtl/>
        </w:rPr>
        <w:t xml:space="preserve"> </w:t>
      </w:r>
      <w:r w:rsidR="000F7EF0">
        <w:rPr>
          <w:rStyle w:val="afffd"/>
          <w:rFonts w:hint="cs"/>
          <w:rtl/>
        </w:rPr>
        <w:t xml:space="preserve">לטעום </w:t>
      </w:r>
      <w:r w:rsidRPr="00875CF3">
        <w:rPr>
          <w:rStyle w:val="afffd"/>
          <w:rFonts w:hint="cs"/>
          <w:rtl/>
        </w:rPr>
        <w:t>התבשיל</w:t>
      </w:r>
      <w:r w:rsidR="00D714C6">
        <w:rPr>
          <w:rFonts w:hint="cs"/>
          <w:rtl/>
        </w:rPr>
        <w:t xml:space="preserve"> </w:t>
      </w:r>
      <w:r w:rsidRPr="000C1CD3">
        <w:rPr>
          <w:rStyle w:val="TanaimMishna"/>
          <w:rFonts w:hint="cs"/>
          <w:rtl/>
          <w:rPrChange w:id="20045" w:author="קלוד" w:date="2026-10-06T10:10:33Z">
            <w:rPr>
              <w:rStyle w:val="af6"/>
              <w:rFonts w:hint="cs"/>
              <w:rtl/>
            </w:rPr>
          </w:rPrChange>
        </w:rPr>
        <w:t>ולר</w:t>
      </w:r>
      <w:r w:rsidRPr="000C1CD3">
        <w:rPr>
          <w:rStyle w:val="TanaimMishna"/>
          <w:rtl/>
          <w:rPrChange w:id="20046" w:author="קלוד" w:date="2026-10-06T10:10:33Z">
            <w:rPr>
              <w:rStyle w:val="af6"/>
              <w:rtl/>
            </w:rPr>
          </w:rPrChange>
        </w:rPr>
        <w:t>"</w:t>
      </w:r>
      <w:r w:rsidRPr="000C1CD3">
        <w:rPr>
          <w:rStyle w:val="TanaimMishna"/>
          <w:rFonts w:hint="cs"/>
          <w:rtl/>
          <w:rPrChange w:id="20047" w:author="קלוד" w:date="2026-10-06T10:10:33Z">
            <w:rPr>
              <w:rStyle w:val="af6"/>
              <w:rFonts w:hint="cs"/>
              <w:rtl/>
            </w:rPr>
          </w:rPrChange>
        </w:rPr>
        <w:t>ג</w:t>
      </w:r>
      <w:r w:rsidRPr="00C01657">
        <w:rPr>
          <w:rFonts w:hint="cs"/>
          <w:rtl/>
        </w:rPr>
        <w:t xml:space="preserve"> ב' כותבות ודלי מי</w:t>
      </w:r>
      <w:r w:rsidRPr="00721B7C">
        <w:rPr>
          <w:rFonts w:hint="cs"/>
          <w:rtl/>
        </w:rPr>
        <w:t>ם</w:t>
      </w:r>
      <w:bookmarkEnd w:id="152"/>
      <w:r w:rsidRPr="00721B7C">
        <w:rPr>
          <w:rFonts w:hint="cs"/>
          <w:rtl/>
        </w:rPr>
        <w:t xml:space="preserve"> </w:t>
      </w:r>
    </w:p>
    <w:p w14:paraId="5460EC90" w14:textId="4354458A" w:rsidR="00E403A1" w:rsidRPr="00721B7C" w:rsidRDefault="00E403A1" w:rsidP="009D377E">
      <w:pPr>
        <w:pStyle w:val="a3"/>
        <w:rPr>
          <w:rtl/>
        </w:rPr>
      </w:pPr>
      <w:r w:rsidRPr="000C1CD3">
        <w:rPr>
          <w:rStyle w:val="TanaimMishna"/>
          <w:rFonts w:hint="cs"/>
          <w:rtl/>
          <w:rPrChange w:id="20048" w:author="קלוד" w:date="2026-10-06T10:10:33Z">
            <w:rPr>
              <w:rStyle w:val="af6"/>
              <w:rFonts w:hint="cs"/>
              <w:rtl/>
            </w:rPr>
          </w:rPrChange>
        </w:rPr>
        <w:t>ואמרו</w:t>
      </w:r>
      <w:r w:rsidR="00D714C6" w:rsidRPr="000C1CD3">
        <w:rPr>
          <w:rStyle w:val="TanaimMishna"/>
          <w:rFonts w:hint="cs"/>
          <w:rtl/>
          <w:rPrChange w:id="20049" w:author="קלוד" w:date="2026-10-06T10:10:33Z">
            <w:rPr>
              <w:rStyle w:val="af6"/>
              <w:rFonts w:hint="cs"/>
              <w:rtl/>
            </w:rPr>
          </w:rPrChange>
        </w:rPr>
        <w:t>:</w:t>
      </w:r>
      <w:r w:rsidRPr="00721B7C">
        <w:rPr>
          <w:rFonts w:hint="cs"/>
          <w:rtl/>
        </w:rPr>
        <w:t xml:space="preserve"> העלום לסוכה, </w:t>
      </w:r>
      <w:r w:rsidR="00BD6283" w:rsidRPr="00BD6283">
        <w:rPr>
          <w:rStyle w:val="TanaimMishna"/>
          <w:rtl/>
          <w:rPrChange w:id="20050" w:author="קלוד" w:date="2026-10-06T10:10:33Z">
            <w:rPr>
              <w:rStyle w:val="af6"/>
              <w:rtl/>
            </w:rPr>
          </w:rPrChange>
        </w:rPr>
        <w:t>◄</w:t>
      </w:r>
      <w:r w:rsidRPr="000C1CD3">
        <w:rPr>
          <w:rStyle w:val="TanaimMishna"/>
          <w:rFonts w:hint="cs"/>
          <w:rtl/>
          <w:rPrChange w:id="20051" w:author="קלוד" w:date="2026-10-06T10:10:33Z">
            <w:rPr>
              <w:rStyle w:val="af6"/>
              <w:rFonts w:hint="cs"/>
              <w:rtl/>
            </w:rPr>
          </w:rPrChange>
        </w:rPr>
        <w:t>וכשנתנו לר</w:t>
      </w:r>
      <w:r w:rsidRPr="000C1CD3">
        <w:rPr>
          <w:rStyle w:val="TanaimMishna"/>
          <w:rtl/>
          <w:rPrChange w:id="20052" w:author="קלוד" w:date="2026-10-06T10:10:33Z">
            <w:rPr>
              <w:rStyle w:val="af6"/>
              <w:rtl/>
            </w:rPr>
          </w:rPrChange>
        </w:rPr>
        <w:t>"</w:t>
      </w:r>
      <w:r w:rsidRPr="000C1CD3">
        <w:rPr>
          <w:rStyle w:val="TanaimMishna"/>
          <w:rFonts w:hint="cs"/>
          <w:rtl/>
          <w:rPrChange w:id="20053" w:author="קלוד" w:date="2026-10-06T10:10:33Z">
            <w:rPr>
              <w:rStyle w:val="af6"/>
              <w:rFonts w:hint="cs"/>
              <w:rtl/>
            </w:rPr>
          </w:rPrChange>
        </w:rPr>
        <w:t>צ</w:t>
      </w:r>
      <w:r w:rsidRPr="00721B7C">
        <w:rPr>
          <w:rFonts w:hint="cs"/>
          <w:rtl/>
        </w:rPr>
        <w:t xml:space="preserve"> אוכל פחות מכביצה</w:t>
      </w:r>
      <w:r w:rsidR="001404A8" w:rsidRPr="00721B7C">
        <w:rPr>
          <w:rFonts w:hint="cs"/>
          <w:rtl/>
        </w:rPr>
        <w:t>,</w:t>
      </w:r>
      <w:r w:rsidRPr="00721B7C">
        <w:rPr>
          <w:rFonts w:hint="cs"/>
          <w:rtl/>
        </w:rPr>
        <w:t xml:space="preserve"> נטלו במפה ואכלו חוץ לסוכה ולא בירך אחריו.</w:t>
      </w:r>
    </w:p>
    <w:p w14:paraId="25602775" w14:textId="77777777" w:rsidR="00E403A1" w:rsidRPr="00C01657" w:rsidRDefault="00E403A1" w:rsidP="009D377E">
      <w:pPr>
        <w:pStyle w:val="ad"/>
        <w:framePr w:wrap="around"/>
        <w:rPr>
          <w:rStyle w:val="ae"/>
          <w:rtl/>
        </w:rPr>
      </w:pPr>
      <w:bookmarkStart w:id="153" w:name="_Toc155720335"/>
      <w:r w:rsidRPr="00C01657">
        <w:rPr>
          <w:rStyle w:val="ae"/>
          <w:rFonts w:hint="cs"/>
          <w:rtl/>
        </w:rPr>
        <w:t>כז.</w:t>
      </w:r>
      <w:bookmarkEnd w:id="153"/>
    </w:p>
    <w:p w14:paraId="72FDBD07" w14:textId="2642DFC2" w:rsidR="00133E73" w:rsidRPr="00133E73" w:rsidRDefault="00BD6283" w:rsidP="001711C4">
      <w:pPr>
        <w:pStyle w:val="31"/>
        <w:framePr w:wrap="notBeside"/>
        <w:rPr>
          <w:rtl/>
        </w:rPr>
      </w:pPr>
      <w:r w:rsidRPr="00BD6283">
        <w:rPr>
          <w:rStyle w:val="af6"/>
          <w:rtl/>
        </w:rPr>
        <w:t>◄</w:t>
      </w:r>
      <w:r w:rsidR="00E403A1" w:rsidRPr="00133E73">
        <w:rPr>
          <w:rFonts w:hint="cs"/>
          <w:rtl/>
        </w:rPr>
        <w:t>ה</w:t>
      </w:r>
      <w:r w:rsidR="00E403A1" w:rsidRPr="00133E73">
        <w:rPr>
          <w:rtl/>
        </w:rPr>
        <w:t>"</w:t>
      </w:r>
      <w:r w:rsidR="00E403A1" w:rsidRPr="00133E73">
        <w:rPr>
          <w:rFonts w:hint="cs"/>
          <w:rtl/>
        </w:rPr>
        <w:t>ק</w:t>
      </w:r>
    </w:p>
    <w:p w14:paraId="74D6707E" w14:textId="12D5D77B" w:rsidR="00E932DE" w:rsidRPr="00F8723C" w:rsidRDefault="00E403A1" w:rsidP="00133E73">
      <w:pPr>
        <w:rPr>
          <w:rStyle w:val="ac"/>
          <w:rFonts w:cs="PFT_Frank"/>
          <w:sz w:val="14"/>
          <w:rtl/>
        </w:rPr>
      </w:pPr>
      <w:r w:rsidRPr="00043784">
        <w:rPr>
          <w:rFonts w:hint="cs"/>
          <w:rtl/>
        </w:rPr>
        <w:t>בא להחמיר ע</w:t>
      </w:r>
      <w:r w:rsidRPr="00043784">
        <w:rPr>
          <w:rtl/>
        </w:rPr>
        <w:t>"</w:t>
      </w:r>
      <w:r w:rsidRPr="00043784">
        <w:rPr>
          <w:rFonts w:hint="cs"/>
          <w:rtl/>
        </w:rPr>
        <w:t xml:space="preserve">ע </w:t>
      </w:r>
      <w:r w:rsidR="000F7EF0">
        <w:rPr>
          <w:rFonts w:hint="cs"/>
          <w:rtl/>
        </w:rPr>
        <w:t>-</w:t>
      </w:r>
      <w:r w:rsidR="00B76B28" w:rsidRPr="00043784">
        <w:rPr>
          <w:rFonts w:hint="cs"/>
          <w:rtl/>
        </w:rPr>
        <w:t>אין ב</w:t>
      </w:r>
      <w:r w:rsidR="000F7EF0">
        <w:rPr>
          <w:rFonts w:hint="cs"/>
          <w:rtl/>
        </w:rPr>
        <w:t>זה</w:t>
      </w:r>
      <w:r w:rsidR="00B76B28" w:rsidRPr="00043784">
        <w:rPr>
          <w:rFonts w:hint="cs"/>
          <w:rtl/>
        </w:rPr>
        <w:t xml:space="preserve"> משום </w:t>
      </w:r>
      <w:r w:rsidRPr="00043784">
        <w:rPr>
          <w:rFonts w:hint="cs"/>
          <w:rtl/>
        </w:rPr>
        <w:t xml:space="preserve"> יוהרא</w:t>
      </w:r>
      <w:r w:rsidR="00B76B28" w:rsidRPr="00043784">
        <w:rPr>
          <w:rFonts w:hint="cs"/>
          <w:rtl/>
        </w:rPr>
        <w:t>,</w:t>
      </w:r>
    </w:p>
    <w:p w14:paraId="55FBD94C" w14:textId="4BAB0AA3" w:rsidR="00133E73" w:rsidRPr="00133E73" w:rsidRDefault="00E403A1" w:rsidP="001711C4">
      <w:pPr>
        <w:pStyle w:val="31"/>
        <w:framePr w:wrap="notBeside"/>
        <w:rPr>
          <w:rtl/>
        </w:rPr>
      </w:pPr>
      <w:r w:rsidRPr="00133E73">
        <w:rPr>
          <w:rFonts w:hint="cs"/>
          <w:rtl/>
        </w:rPr>
        <w:t>ו</w:t>
      </w:r>
      <w:r w:rsidR="000F7EF0">
        <w:rPr>
          <w:rFonts w:hint="cs"/>
          <w:rtl/>
        </w:rPr>
        <w:t>אין לדייק:</w:t>
      </w:r>
    </w:p>
    <w:p w14:paraId="52FAC11B" w14:textId="0D342960" w:rsidR="003E5A24" w:rsidRPr="00043784" w:rsidRDefault="00E403A1" w:rsidP="003E5A24">
      <w:pPr>
        <w:pStyle w:val="affd"/>
        <w:spacing w:after="60"/>
        <w:rPr>
          <w:rtl/>
        </w:rPr>
      </w:pPr>
      <w:r w:rsidRPr="00043784">
        <w:rPr>
          <w:rFonts w:hint="cs"/>
          <w:rtl/>
        </w:rPr>
        <w:t xml:space="preserve">דכביצה בעי סוכה </w:t>
      </w:r>
      <w:r w:rsidR="000F7EF0">
        <w:rPr>
          <w:rtl/>
        </w:rPr>
        <w:tab/>
      </w:r>
      <w:r w:rsidR="000F7EF0">
        <w:rPr>
          <w:rtl/>
        </w:rPr>
        <w:tab/>
      </w:r>
      <w:r w:rsidRPr="00043784">
        <w:rPr>
          <w:rFonts w:hint="cs"/>
          <w:rtl/>
        </w:rPr>
        <w:t>-</w:t>
      </w:r>
      <w:r w:rsidR="000F7EF0">
        <w:rPr>
          <w:rFonts w:hint="cs"/>
          <w:rtl/>
        </w:rPr>
        <w:t>ד</w:t>
      </w:r>
      <w:r w:rsidRPr="00043784">
        <w:rPr>
          <w:rFonts w:hint="cs"/>
          <w:rtl/>
        </w:rPr>
        <w:t>אפשר דכביצה בעי נטילה וברכה.</w:t>
      </w:r>
    </w:p>
    <w:p>
      <w:pPr>
        <w:pStyle w:val="MishnaBatzad"/>
        <w:rPr>
          <w:ins w:id="20229" w:author="קלוד" w:date="2026-10-06T10:10:33Z"/>
        </w:rPr>
      </w:pPr>
      <w:ins w:id="20228" w:author="קלוד" w:date="2026-10-06T10:10:33Z">
        <w:r>
          <w:t xml:space="preserve">משנה ו</w:t>
        </w:r>
      </w:ins>
    </w:p>
    <w:p w14:paraId="4D663F23" w14:textId="7BE0480F" w:rsidR="00E403A1" w:rsidRPr="00721B7C" w:rsidRDefault="00E403A1" w:rsidP="009D377E">
      <w:pPr>
        <w:pStyle w:val="afff"/>
        <w:rPr>
          <w:rtl/>
        </w:rPr>
      </w:pPr>
      <w:bookmarkStart w:id="154" w:name="_Toc155720336"/>
      <w:r w:rsidRPr="000C1CD3">
        <w:rPr>
          <w:rStyle w:val="TanaimMishna"/>
          <w:rFonts w:hint="cs"/>
          <w:rtl/>
          <w:rPrChange w:id="20054" w:author="קלוד" w:date="2026-10-06T10:10:33Z">
            <w:rPr>
              <w:rStyle w:val="af6"/>
              <w:rFonts w:hint="cs"/>
              <w:rtl/>
            </w:rPr>
          </w:rPrChange>
        </w:rPr>
        <w:t>ר</w:t>
      </w:r>
      <w:r w:rsidRPr="000C1CD3">
        <w:rPr>
          <w:rStyle w:val="TanaimMishna"/>
          <w:rtl/>
          <w:rPrChange w:id="20055" w:author="קלוד" w:date="2026-10-06T10:10:33Z">
            <w:rPr>
              <w:rStyle w:val="af6"/>
              <w:rtl/>
            </w:rPr>
          </w:rPrChange>
        </w:rPr>
        <w:t>"</w:t>
      </w:r>
      <w:r w:rsidRPr="000C1CD3">
        <w:rPr>
          <w:rStyle w:val="TanaimMishna"/>
          <w:rFonts w:hint="cs"/>
          <w:rtl/>
          <w:rPrChange w:id="20056" w:author="קלוד" w:date="2026-10-06T10:10:33Z">
            <w:rPr>
              <w:rStyle w:val="af6"/>
              <w:rFonts w:hint="cs"/>
              <w:rtl/>
            </w:rPr>
          </w:rPrChange>
        </w:rPr>
        <w:t>א:</w:t>
      </w:r>
      <w:r w:rsidRPr="00C01657">
        <w:rPr>
          <w:rStyle w:val="TanaimMishna"/>
          <w:rFonts w:hint="cs"/>
          <w:spacing w:val="-2"/>
          <w:rtl/>
          <w:rPrChange w:id="20057" w:author="קלוד" w:date="2026-10-06T10:10:33Z">
            <w:rPr>
              <w:rStyle w:val="afff2"/>
              <w:rFonts w:hint="cs"/>
              <w:spacing w:val="-2"/>
              <w:rtl/>
            </w:rPr>
          </w:rPrChange>
        </w:rPr>
        <w:t xml:space="preserve"> </w:t>
      </w:r>
      <w:r w:rsidRPr="002D03BA">
        <w:rPr>
          <w:rStyle w:val="afffd"/>
          <w:rFonts w:hint="cs"/>
          <w:rtl/>
        </w:rPr>
        <w:t>י</w:t>
      </w:r>
      <w:r w:rsidRPr="002D03BA">
        <w:rPr>
          <w:rStyle w:val="afffd"/>
          <w:rtl/>
        </w:rPr>
        <w:t>"</w:t>
      </w:r>
      <w:r w:rsidRPr="002D03BA">
        <w:rPr>
          <w:rStyle w:val="afffd"/>
          <w:rFonts w:hint="cs"/>
          <w:rtl/>
        </w:rPr>
        <w:t>ד סעודות</w:t>
      </w:r>
      <w:r w:rsidRPr="00721B7C">
        <w:rPr>
          <w:rFonts w:hint="cs"/>
          <w:rtl/>
        </w:rPr>
        <w:t xml:space="preserve"> חייב אדם לאכול בסוכה </w:t>
      </w:r>
      <w:r w:rsidR="000F7EF0">
        <w:rPr>
          <w:rFonts w:hint="cs"/>
          <w:rtl/>
        </w:rPr>
        <w:t xml:space="preserve">א' </w:t>
      </w:r>
      <w:r w:rsidRPr="00721B7C">
        <w:rPr>
          <w:rFonts w:hint="cs"/>
          <w:rtl/>
        </w:rPr>
        <w:t>ביום</w:t>
      </w:r>
      <w:r w:rsidR="000F7EF0">
        <w:rPr>
          <w:rFonts w:hint="cs"/>
          <w:rtl/>
        </w:rPr>
        <w:t>,</w:t>
      </w:r>
      <w:r w:rsidRPr="00721B7C">
        <w:rPr>
          <w:rFonts w:hint="cs"/>
          <w:rtl/>
        </w:rPr>
        <w:t xml:space="preserve"> </w:t>
      </w:r>
      <w:r w:rsidR="000F7EF0">
        <w:rPr>
          <w:rFonts w:hint="cs"/>
          <w:rtl/>
        </w:rPr>
        <w:t xml:space="preserve">וא' </w:t>
      </w:r>
      <w:r w:rsidRPr="00721B7C">
        <w:rPr>
          <w:rFonts w:hint="cs"/>
          <w:rtl/>
        </w:rPr>
        <w:t>בלילה,</w:t>
      </w:r>
      <w:bookmarkEnd w:id="154"/>
    </w:p>
    <w:p w14:paraId="5F96DAB8" w14:textId="77777777" w:rsidR="00BD6283" w:rsidRPr="00BD6283" w:rsidRDefault="00BD6283" w:rsidP="00BD6283">
      <w:pPr>
        <w:pStyle w:val="31"/>
        <w:framePr w:wrap="notBeside"/>
        <w:rPr>
          <w:rtl/>
        </w:rPr>
      </w:pPr>
      <w:r w:rsidRPr="00BD6283">
        <w:rPr>
          <w:rtl/>
        </w:rPr>
        <w:t>◄</w:t>
      </w:r>
    </w:p>
    <w:p w14:paraId="6691001F" w14:textId="33C31F5C" w:rsidR="00E403A1" w:rsidRPr="00721B7C" w:rsidRDefault="00E403A1" w:rsidP="009D377E">
      <w:pPr>
        <w:pStyle w:val="a3"/>
        <w:rPr>
          <w:rtl/>
        </w:rPr>
      </w:pPr>
      <w:r w:rsidRPr="000C1CD3">
        <w:rPr>
          <w:rStyle w:val="TanaimMishna"/>
          <w:rFonts w:hint="cs"/>
          <w:rtl/>
          <w:rPrChange w:id="20058" w:author="קלוד" w:date="2026-10-06T10:10:33Z">
            <w:rPr>
              <w:rStyle w:val="af6"/>
              <w:rFonts w:hint="cs"/>
              <w:rtl/>
            </w:rPr>
          </w:rPrChange>
        </w:rPr>
        <w:t>חכ</w:t>
      </w:r>
      <w:r w:rsidRPr="000C1CD3">
        <w:rPr>
          <w:rStyle w:val="TanaimMishna"/>
          <w:rtl/>
          <w:rPrChange w:id="20059" w:author="קלוד" w:date="2026-10-06T10:10:33Z">
            <w:rPr>
              <w:rStyle w:val="af6"/>
              <w:rtl/>
            </w:rPr>
          </w:rPrChange>
        </w:rPr>
        <w:t>"</w:t>
      </w:r>
      <w:r w:rsidRPr="000C1CD3">
        <w:rPr>
          <w:rStyle w:val="TanaimMishna"/>
          <w:rFonts w:hint="cs"/>
          <w:rtl/>
          <w:rPrChange w:id="20060" w:author="קלוד" w:date="2026-10-06T10:10:33Z">
            <w:rPr>
              <w:rStyle w:val="af6"/>
              <w:rFonts w:hint="cs"/>
              <w:rtl/>
            </w:rPr>
          </w:rPrChange>
        </w:rPr>
        <w:t>א:</w:t>
      </w:r>
      <w:r w:rsidRPr="00721B7C">
        <w:rPr>
          <w:rFonts w:hint="cs"/>
          <w:rtl/>
        </w:rPr>
        <w:t xml:space="preserve"> אין קצבה חוץ מליל יו</w:t>
      </w:r>
      <w:r w:rsidRPr="00721B7C">
        <w:rPr>
          <w:rtl/>
        </w:rPr>
        <w:t>"</w:t>
      </w:r>
      <w:r w:rsidRPr="00721B7C">
        <w:rPr>
          <w:rFonts w:hint="cs"/>
          <w:rtl/>
        </w:rPr>
        <w:t xml:space="preserve">ט ראשון. </w:t>
      </w:r>
    </w:p>
    <w:p w14:paraId="231B20B3" w14:textId="5A42497D" w:rsidR="00E403A1" w:rsidRPr="00721B7C" w:rsidRDefault="00E403A1" w:rsidP="009D377E">
      <w:pPr>
        <w:pStyle w:val="afff"/>
        <w:rPr>
          <w:rtl/>
        </w:rPr>
      </w:pPr>
      <w:bookmarkStart w:id="155" w:name="_Toc155720337"/>
      <w:r w:rsidRPr="0050686E">
        <w:rPr>
          <w:rStyle w:val="TanaimMishna"/>
          <w:rFonts w:hint="cs"/>
          <w:spacing w:val="0"/>
          <w:rtl/>
          <w:rPrChange w:id="20061" w:author="קלוד" w:date="2026-10-06T10:10:33Z">
            <w:rPr>
              <w:rStyle w:val="af6"/>
              <w:rFonts w:hint="cs"/>
              <w:spacing w:val="0"/>
              <w:rtl/>
            </w:rPr>
          </w:rPrChange>
        </w:rPr>
        <w:t>ר</w:t>
      </w:r>
      <w:r w:rsidR="002224E9" w:rsidRPr="0050686E">
        <w:rPr>
          <w:rStyle w:val="TanaimMishna"/>
          <w:rFonts w:hint="cs"/>
          <w:spacing w:val="0"/>
          <w:rtl/>
          <w:rPrChange w:id="20062" w:author="קלוד" w:date="2026-10-06T10:10:33Z">
            <w:rPr>
              <w:rStyle w:val="af6"/>
              <w:rFonts w:hint="cs"/>
              <w:spacing w:val="0"/>
              <w:rtl/>
            </w:rPr>
          </w:rPrChange>
        </w:rPr>
        <w:t>"</w:t>
      </w:r>
      <w:r w:rsidRPr="0050686E">
        <w:rPr>
          <w:rStyle w:val="TanaimMishna"/>
          <w:rFonts w:hint="cs"/>
          <w:spacing w:val="0"/>
          <w:rtl/>
          <w:rPrChange w:id="20063" w:author="קלוד" w:date="2026-10-06T10:10:33Z">
            <w:rPr>
              <w:rStyle w:val="af6"/>
              <w:rFonts w:hint="cs"/>
              <w:spacing w:val="0"/>
              <w:rtl/>
            </w:rPr>
          </w:rPrChange>
        </w:rPr>
        <w:t>א</w:t>
      </w:r>
      <w:r w:rsidR="00FF4700" w:rsidRPr="0050686E">
        <w:rPr>
          <w:rStyle w:val="TanaimMishna"/>
          <w:rFonts w:hint="cs"/>
          <w:spacing w:val="0"/>
          <w:rtl/>
          <w:rPrChange w:id="20064" w:author="קלוד" w:date="2026-10-06T10:10:33Z">
            <w:rPr>
              <w:rStyle w:val="af6"/>
              <w:rFonts w:hint="cs"/>
              <w:spacing w:val="0"/>
              <w:rtl/>
            </w:rPr>
          </w:rPrChange>
        </w:rPr>
        <w:t>:</w:t>
      </w:r>
      <w:r w:rsidRPr="00721B7C">
        <w:rPr>
          <w:rFonts w:hint="cs"/>
          <w:rtl/>
        </w:rPr>
        <w:t xml:space="preserve"> </w:t>
      </w:r>
      <w:r w:rsidRPr="002224E9">
        <w:rPr>
          <w:rStyle w:val="afffd"/>
          <w:rFonts w:hint="cs"/>
          <w:spacing w:val="2"/>
          <w:rtl/>
        </w:rPr>
        <w:t>מי שלא אכל לילי יו</w:t>
      </w:r>
      <w:r w:rsidRPr="002224E9">
        <w:rPr>
          <w:rStyle w:val="afffd"/>
          <w:spacing w:val="2"/>
          <w:rtl/>
        </w:rPr>
        <w:t>"</w:t>
      </w:r>
      <w:r w:rsidRPr="002224E9">
        <w:rPr>
          <w:rStyle w:val="afffd"/>
          <w:rFonts w:hint="cs"/>
          <w:spacing w:val="2"/>
          <w:rtl/>
        </w:rPr>
        <w:t>ט ראשון</w:t>
      </w:r>
      <w:r w:rsidR="00FB5A2F" w:rsidRPr="002224E9">
        <w:rPr>
          <w:rStyle w:val="afffd"/>
          <w:rFonts w:hint="cs"/>
          <w:spacing w:val="2"/>
          <w:rtl/>
        </w:rPr>
        <w:t>,</w:t>
      </w:r>
      <w:r w:rsidRPr="002224E9">
        <w:rPr>
          <w:rFonts w:hint="cs"/>
          <w:rtl/>
        </w:rPr>
        <w:t xml:space="preserve"> ישלים </w:t>
      </w:r>
      <w:r w:rsidRPr="00FF4700">
        <w:rPr>
          <w:rFonts w:hint="cs"/>
          <w:spacing w:val="0"/>
          <w:rtl/>
        </w:rPr>
        <w:t>ליל יו</w:t>
      </w:r>
      <w:r w:rsidRPr="00FF4700">
        <w:rPr>
          <w:spacing w:val="0"/>
          <w:rtl/>
        </w:rPr>
        <w:t>"</w:t>
      </w:r>
      <w:r w:rsidRPr="00FF4700">
        <w:rPr>
          <w:rFonts w:hint="cs"/>
          <w:spacing w:val="0"/>
          <w:rtl/>
        </w:rPr>
        <w:t>ט אחרון של חג</w:t>
      </w:r>
      <w:bookmarkEnd w:id="155"/>
    </w:p>
    <w:p w14:paraId="62C231BE" w14:textId="1AABD63E" w:rsidR="00E403A1" w:rsidRPr="00721B7C" w:rsidRDefault="00E403A1" w:rsidP="009D377E">
      <w:pPr>
        <w:pStyle w:val="a3"/>
        <w:rPr>
          <w:rtl/>
        </w:rPr>
      </w:pPr>
      <w:r w:rsidRPr="000C1CD3">
        <w:rPr>
          <w:rStyle w:val="TanaimMishna"/>
          <w:rFonts w:hint="cs"/>
          <w:rtl/>
          <w:rPrChange w:id="20065" w:author="קלוד" w:date="2026-10-06T10:10:33Z">
            <w:rPr>
              <w:rStyle w:val="af6"/>
              <w:rFonts w:hint="cs"/>
              <w:rtl/>
            </w:rPr>
          </w:rPrChange>
        </w:rPr>
        <w:t>וחכ</w:t>
      </w:r>
      <w:r w:rsidRPr="000C1CD3">
        <w:rPr>
          <w:rStyle w:val="TanaimMishna"/>
          <w:rtl/>
          <w:rPrChange w:id="20066" w:author="קלוד" w:date="2026-10-06T10:10:33Z">
            <w:rPr>
              <w:rStyle w:val="af6"/>
              <w:rtl/>
            </w:rPr>
          </w:rPrChange>
        </w:rPr>
        <w:t>"</w:t>
      </w:r>
      <w:r w:rsidRPr="000C1CD3">
        <w:rPr>
          <w:rStyle w:val="TanaimMishna"/>
          <w:rFonts w:hint="cs"/>
          <w:rtl/>
          <w:rPrChange w:id="20067" w:author="קלוד" w:date="2026-10-06T10:10:33Z">
            <w:rPr>
              <w:rStyle w:val="af6"/>
              <w:rFonts w:hint="cs"/>
              <w:rtl/>
            </w:rPr>
          </w:rPrChange>
        </w:rPr>
        <w:t>א:</w:t>
      </w:r>
      <w:r w:rsidRPr="00721B7C">
        <w:rPr>
          <w:rFonts w:hint="cs"/>
          <w:rtl/>
        </w:rPr>
        <w:t xml:space="preserve"> אין לדבר תשלומין, </w:t>
      </w:r>
      <w:r w:rsidR="00133E73" w:rsidRPr="00721B7C">
        <w:rPr>
          <w:rFonts w:hint="cs"/>
          <w:rtl/>
        </w:rPr>
        <w:t>ש'</w:t>
      </w:r>
      <w:r w:rsidRPr="00721B7C">
        <w:rPr>
          <w:rFonts w:hint="cs"/>
          <w:rtl/>
        </w:rPr>
        <w:t>מעו</w:t>
      </w:r>
      <w:r w:rsidR="00133E73" w:rsidRPr="00721B7C">
        <w:rPr>
          <w:rFonts w:hint="cs"/>
          <w:rtl/>
        </w:rPr>
        <w:t>ו</w:t>
      </w:r>
      <w:r w:rsidRPr="00721B7C">
        <w:rPr>
          <w:rFonts w:hint="cs"/>
          <w:rtl/>
        </w:rPr>
        <w:t>ת לא יוכל לתקון</w:t>
      </w:r>
      <w:r w:rsidR="00133E73" w:rsidRPr="00721B7C">
        <w:rPr>
          <w:rFonts w:hint="cs"/>
          <w:rtl/>
        </w:rPr>
        <w:t>'</w:t>
      </w:r>
    </w:p>
    <w:p w14:paraId="35E78F68" w14:textId="77777777" w:rsidR="00133E73" w:rsidRPr="000C1CD3" w:rsidRDefault="00E403A1" w:rsidP="00133E73">
      <w:pPr>
        <w:pStyle w:val="af1"/>
        <w:rPr>
          <w:rStyle w:val="af6"/>
          <w:rtl/>
        </w:rPr>
      </w:pPr>
      <w:bookmarkStart w:id="156" w:name="_Toc155720338"/>
      <w:r w:rsidRPr="00043784">
        <w:rPr>
          <w:rStyle w:val="af8"/>
          <w:rFonts w:hint="cs"/>
          <w:rtl/>
        </w:rPr>
        <w:t>תשבו</w:t>
      </w:r>
      <w:r w:rsidRPr="00043784">
        <w:rPr>
          <w:rFonts w:hint="cs"/>
          <w:rtl/>
        </w:rPr>
        <w:t xml:space="preserve"> </w:t>
      </w:r>
      <w:r w:rsidRPr="00FF4700">
        <w:rPr>
          <w:rFonts w:hint="cs"/>
          <w:rtl/>
        </w:rPr>
        <w:t>כעין תדורו</w:t>
      </w:r>
      <w:r w:rsidR="003D23AD" w:rsidRPr="00FF4700">
        <w:rPr>
          <w:rFonts w:hint="cs"/>
          <w:rtl/>
        </w:rPr>
        <w:t>,</w:t>
      </w:r>
      <w:bookmarkEnd w:id="156"/>
      <w:r w:rsidRPr="00043784">
        <w:rPr>
          <w:rFonts w:hint="cs"/>
          <w:rtl/>
        </w:rPr>
        <w:t xml:space="preserve"> </w:t>
      </w:r>
    </w:p>
    <w:p w14:paraId="480253CB" w14:textId="77777777" w:rsidR="00133E73" w:rsidRPr="00133E73" w:rsidRDefault="00E403A1" w:rsidP="001711C4">
      <w:pPr>
        <w:pStyle w:val="31"/>
        <w:framePr w:wrap="notBeside"/>
        <w:rPr>
          <w:rtl/>
        </w:rPr>
      </w:pPr>
      <w:r w:rsidRPr="00133E73">
        <w:rPr>
          <w:rFonts w:hint="cs"/>
          <w:rtl/>
        </w:rPr>
        <w:t>ר"א</w:t>
      </w:r>
      <w:r w:rsidR="003D23AD" w:rsidRPr="00133E73">
        <w:rPr>
          <w:rFonts w:hint="cs"/>
          <w:rtl/>
        </w:rPr>
        <w:t>:</w:t>
      </w:r>
    </w:p>
    <w:p w14:paraId="133310C3" w14:textId="320BC601" w:rsidR="00E403A1" w:rsidRPr="00043784" w:rsidRDefault="00E403A1" w:rsidP="00133E73">
      <w:pPr>
        <w:pStyle w:val="affd"/>
        <w:rPr>
          <w:rtl/>
        </w:rPr>
      </w:pPr>
      <w:r w:rsidRPr="00043784">
        <w:rPr>
          <w:rFonts w:hint="cs"/>
          <w:rtl/>
        </w:rPr>
        <w:t xml:space="preserve">אחת ביום ואחת בלילה, </w:t>
      </w:r>
      <w:r w:rsidR="003D23AD" w:rsidRPr="000C1CD3">
        <w:rPr>
          <w:rStyle w:val="af6"/>
          <w:rFonts w:hint="cs"/>
          <w:rtl/>
        </w:rPr>
        <w:t xml:space="preserve">    </w:t>
      </w:r>
      <w:r w:rsidRPr="000C1CD3">
        <w:rPr>
          <w:rStyle w:val="af6"/>
          <w:rFonts w:hint="cs"/>
          <w:rtl/>
        </w:rPr>
        <w:t>ורבנן</w:t>
      </w:r>
      <w:r w:rsidR="003D23AD" w:rsidRPr="00043784">
        <w:rPr>
          <w:rFonts w:hint="cs"/>
          <w:rtl/>
        </w:rPr>
        <w:t>:</w:t>
      </w:r>
      <w:r w:rsidRPr="00043784">
        <w:rPr>
          <w:rFonts w:hint="cs"/>
          <w:rtl/>
        </w:rPr>
        <w:t xml:space="preserve"> כדירה</w:t>
      </w:r>
      <w:r w:rsidRPr="000C1CD3">
        <w:rPr>
          <w:rStyle w:val="af6"/>
          <w:rFonts w:hint="cs"/>
          <w:rtl/>
        </w:rPr>
        <w:t xml:space="preserve"> </w:t>
      </w:r>
      <w:r w:rsidR="000F7EF0">
        <w:rPr>
          <w:rStyle w:val="af6"/>
          <w:rFonts w:hint="cs"/>
          <w:rtl/>
        </w:rPr>
        <w:t>ד</w:t>
      </w:r>
      <w:r w:rsidRPr="000C1CD3">
        <w:rPr>
          <w:rStyle w:val="af6"/>
          <w:rFonts w:hint="cs"/>
          <w:rtl/>
        </w:rPr>
        <w:t xml:space="preserve">אי </w:t>
      </w:r>
      <w:r w:rsidRPr="00043784">
        <w:rPr>
          <w:rFonts w:hint="cs"/>
          <w:rtl/>
        </w:rPr>
        <w:t xml:space="preserve">בעי לא אכיל, </w:t>
      </w:r>
    </w:p>
    <w:p w14:paraId="2916C289" w14:textId="77777777" w:rsidR="00E403A1" w:rsidRPr="00043784" w:rsidRDefault="00E403A1" w:rsidP="00E403A1">
      <w:pPr>
        <w:pStyle w:val="affd"/>
        <w:rPr>
          <w:rtl/>
        </w:rPr>
      </w:pPr>
      <w:r w:rsidRPr="00043784">
        <w:rPr>
          <w:rFonts w:hint="cs"/>
          <w:rtl/>
        </w:rPr>
        <w:t>ויו</w:t>
      </w:r>
      <w:r w:rsidRPr="00043784">
        <w:rPr>
          <w:rtl/>
        </w:rPr>
        <w:t>"</w:t>
      </w:r>
      <w:r w:rsidRPr="00043784">
        <w:rPr>
          <w:rFonts w:hint="cs"/>
          <w:rtl/>
        </w:rPr>
        <w:t>ט ראשון טו' טו' מחג המצות.</w:t>
      </w:r>
    </w:p>
    <w:p w14:paraId="6931D65D" w14:textId="77777777" w:rsidR="00FB5A2F" w:rsidRPr="00043784" w:rsidRDefault="00E403A1" w:rsidP="00D30279">
      <w:pPr>
        <w:pStyle w:val="affd"/>
        <w:widowControl w:val="0"/>
        <w:rPr>
          <w:rtl/>
        </w:rPr>
      </w:pPr>
      <w:r w:rsidRPr="00043784">
        <w:rPr>
          <w:rFonts w:hint="cs"/>
          <w:rtl/>
        </w:rPr>
        <w:t xml:space="preserve">וגבי </w:t>
      </w:r>
      <w:r w:rsidR="00D30279" w:rsidRPr="00043784">
        <w:rPr>
          <w:rFonts w:hint="cs"/>
          <w:rtl/>
        </w:rPr>
        <w:t>י''ד סעודות,</w:t>
      </w:r>
      <w:r w:rsidRPr="00043784">
        <w:rPr>
          <w:rFonts w:hint="cs"/>
          <w:rtl/>
        </w:rPr>
        <w:t xml:space="preserve"> חזר </w:t>
      </w:r>
      <w:r w:rsidR="00D30279" w:rsidRPr="00043784">
        <w:rPr>
          <w:rFonts w:hint="cs"/>
          <w:rtl/>
        </w:rPr>
        <w:t xml:space="preserve">בו </w:t>
      </w:r>
      <w:r w:rsidRPr="000C1CD3">
        <w:rPr>
          <w:rStyle w:val="af6"/>
          <w:rFonts w:hint="cs"/>
          <w:rtl/>
        </w:rPr>
        <w:t>ר</w:t>
      </w:r>
      <w:r w:rsidRPr="000C1CD3">
        <w:rPr>
          <w:rStyle w:val="af6"/>
          <w:rtl/>
        </w:rPr>
        <w:t>"</w:t>
      </w:r>
      <w:r w:rsidRPr="000C1CD3">
        <w:rPr>
          <w:rStyle w:val="af6"/>
          <w:rFonts w:hint="cs"/>
          <w:rtl/>
        </w:rPr>
        <w:t>א</w:t>
      </w:r>
      <w:r w:rsidR="00D30279" w:rsidRPr="000C1CD3">
        <w:rPr>
          <w:rStyle w:val="af6"/>
          <w:rFonts w:hint="cs"/>
          <w:rtl/>
        </w:rPr>
        <w:t>,</w:t>
      </w:r>
      <w:r w:rsidRPr="00043784">
        <w:rPr>
          <w:rFonts w:hint="cs"/>
          <w:rtl/>
        </w:rPr>
        <w:t xml:space="preserve"> ד</w:t>
      </w:r>
      <w:r w:rsidR="00D30279" w:rsidRPr="00043784">
        <w:rPr>
          <w:rFonts w:hint="cs"/>
          <w:rtl/>
        </w:rPr>
        <w:t xml:space="preserve">אינו </w:t>
      </w:r>
      <w:r w:rsidRPr="00043784">
        <w:rPr>
          <w:rFonts w:hint="cs"/>
          <w:rtl/>
        </w:rPr>
        <w:t>חייב לאכול</w:t>
      </w:r>
      <w:r w:rsidR="00FB5A2F" w:rsidRPr="00043784">
        <w:rPr>
          <w:rFonts w:hint="cs"/>
          <w:rtl/>
        </w:rPr>
        <w:t>,</w:t>
      </w:r>
      <w:r w:rsidRPr="00043784">
        <w:rPr>
          <w:rFonts w:hint="cs"/>
          <w:rtl/>
        </w:rPr>
        <w:t xml:space="preserve"> </w:t>
      </w:r>
    </w:p>
    <w:p w14:paraId="37F98A66" w14:textId="77777777" w:rsidR="00E403A1" w:rsidRPr="00043784" w:rsidRDefault="00E403A1" w:rsidP="00FB5A2F">
      <w:pPr>
        <w:pStyle w:val="affd"/>
        <w:widowControl w:val="0"/>
        <w:ind w:firstLine="284"/>
        <w:rPr>
          <w:rtl/>
        </w:rPr>
      </w:pPr>
      <w:r>
        <w:rPr>
          <w:rFonts w:hint="cs"/>
          <w:rtl/>
        </w:rPr>
        <w:t xml:space="preserve">ואם החסיר</w:t>
      </w:r>
      <w:del w:id="9001" w:author="עריכה מהאתר" w:date="2026-10-06T13:08:49Z">
        <w:r>
          <w:rPr>
            <w:rFonts w:hint="cs"/>
            <w:rtl/>
          </w:rPr>
          <w:delText xml:space="preserve"> </w:delText>
        </w:r>
      </w:del>
      <w:ins w:id="9002" w:author="עריכה מהאתר" w:date="2026-10-06T13:08:49Z">
        <w:r>
          <w:rPr>
            <w:rFonts w:hint="cs"/>
            <w:rtl/>
          </w:rPr>
          <w:t xml:space="preserve"> ליל י</w:t>
        </w:r>
      </w:ins>
      <w:del w:id="9003" w:author="עריכה מהאתר" w:date="2026-10-06T13:08:49Z">
        <w:r>
          <w:rPr>
            <w:rFonts w:hint="cs"/>
            <w:rtl/>
          </w:rPr>
          <w:delText xml:space="preserve">לי</w:delText>
        </w:r>
      </w:del>
      <w:r>
        <w:rPr>
          <w:rFonts w:hint="cs"/>
          <w:rtl/>
        </w:rPr>
        <w:t xml:space="preserve">ו''ט ראשון </w:t>
      </w:r>
      <w:r w:rsidRPr="00043784">
        <w:rPr>
          <w:rFonts w:hint="cs"/>
          <w:rtl/>
        </w:rPr>
        <w:t xml:space="preserve">משלים במיני תרגימא, </w:t>
      </w:r>
    </w:p>
    <w:p w14:paraId="7B3F3202" w14:textId="77777777" w:rsidR="00E403A1" w:rsidRPr="00043784" w:rsidRDefault="00E403A1" w:rsidP="00E403A1">
      <w:pPr>
        <w:pStyle w:val="affd"/>
        <w:widowControl w:val="0"/>
        <w:rPr>
          <w:rtl/>
        </w:rPr>
      </w:pPr>
      <w:r w:rsidRPr="00F8723C">
        <w:rPr>
          <w:rStyle w:val="ac"/>
          <w:rFonts w:cs="PFT_Frank" w:hint="cs"/>
          <w:sz w:val="14"/>
          <w:rtl/>
        </w:rPr>
        <w:t>כן הורה</w:t>
      </w:r>
      <w:r w:rsidRPr="00043784">
        <w:rPr>
          <w:rFonts w:hint="cs"/>
          <w:rtl/>
        </w:rPr>
        <w:t xml:space="preserve"> לאפוטרופוס דאגריפס</w:t>
      </w:r>
      <w:r w:rsidR="003D23AD" w:rsidRPr="00043784">
        <w:rPr>
          <w:rFonts w:hint="cs"/>
          <w:rtl/>
        </w:rPr>
        <w:t>,</w:t>
      </w:r>
      <w:r w:rsidRPr="00043784">
        <w:rPr>
          <w:rFonts w:hint="cs"/>
          <w:rtl/>
        </w:rPr>
        <w:t xml:space="preserve"> שרגיל בסעודה אחת ביום, דבכל יום אתה ממשיך כמה פרפראות לעצמך</w:t>
      </w:r>
      <w:r w:rsidR="00D30279" w:rsidRPr="00043784">
        <w:rPr>
          <w:rFonts w:hint="cs"/>
          <w:rtl/>
        </w:rPr>
        <w:t>,</w:t>
      </w:r>
      <w:r w:rsidRPr="00043784">
        <w:rPr>
          <w:rFonts w:hint="cs"/>
          <w:rtl/>
        </w:rPr>
        <w:t xml:space="preserve"> ועכשיו תמשיך פרפרת לקונך, </w:t>
      </w:r>
    </w:p>
    <w:p w14:paraId="426E7774" w14:textId="77777777" w:rsidR="00E403A1" w:rsidRPr="00043784" w:rsidRDefault="00E403A1" w:rsidP="007C0D0D">
      <w:pPr>
        <w:pStyle w:val="affd"/>
        <w:widowControl w:val="0"/>
        <w:rPr>
          <w:rtl/>
        </w:rPr>
      </w:pPr>
      <w:r w:rsidRPr="00F8723C">
        <w:rPr>
          <w:rStyle w:val="ac"/>
          <w:rFonts w:cs="PFT_Frank" w:hint="cs"/>
          <w:sz w:val="14"/>
          <w:rtl/>
        </w:rPr>
        <w:t>ועוד הורה</w:t>
      </w:r>
      <w:r w:rsidRPr="00043784">
        <w:rPr>
          <w:rFonts w:hint="cs"/>
          <w:rtl/>
        </w:rPr>
        <w:t xml:space="preserve"> דכל היוצא מסוכה לסוכה</w:t>
      </w:r>
      <w:r w:rsidR="007C0D0D" w:rsidRPr="00043784">
        <w:rPr>
          <w:rFonts w:hint="cs"/>
          <w:rtl/>
        </w:rPr>
        <w:t>,</w:t>
      </w:r>
      <w:r w:rsidRPr="00043784">
        <w:rPr>
          <w:rFonts w:hint="cs"/>
          <w:rtl/>
        </w:rPr>
        <w:t xml:space="preserve"> בטל מצות ראשונה [לב' נשים בב' סוכות בטבריא ובצפורי] </w:t>
      </w:r>
    </w:p>
    <w:p w14:paraId="22E97961" w14:textId="77777777" w:rsidR="00E403A1" w:rsidRPr="00C01657" w:rsidRDefault="00E403A1" w:rsidP="009D377E">
      <w:pPr>
        <w:pStyle w:val="ad"/>
        <w:framePr w:wrap="around"/>
        <w:rPr>
          <w:rStyle w:val="ae"/>
          <w:rtl/>
        </w:rPr>
      </w:pPr>
      <w:bookmarkStart w:id="157" w:name="_Toc155720339"/>
      <w:r w:rsidRPr="00C01657">
        <w:rPr>
          <w:rStyle w:val="ae"/>
          <w:rFonts w:hint="cs"/>
          <w:rtl/>
        </w:rPr>
        <w:t>כז:</w:t>
      </w:r>
      <w:bookmarkEnd w:id="157"/>
    </w:p>
    <w:p w14:paraId="6E687C3E" w14:textId="77777777" w:rsidR="00133E73" w:rsidRPr="00133E73" w:rsidRDefault="00E403A1" w:rsidP="001711C4">
      <w:pPr>
        <w:pStyle w:val="31"/>
        <w:framePr w:wrap="notBeside"/>
        <w:rPr>
          <w:rtl/>
        </w:rPr>
      </w:pPr>
      <w:r w:rsidRPr="00133E73">
        <w:rPr>
          <w:rFonts w:hint="cs"/>
          <w:rtl/>
        </w:rPr>
        <w:t>ר</w:t>
      </w:r>
      <w:r w:rsidRPr="00133E73">
        <w:rPr>
          <w:rtl/>
        </w:rPr>
        <w:t>"</w:t>
      </w:r>
      <w:r w:rsidRPr="00133E73">
        <w:rPr>
          <w:rFonts w:hint="cs"/>
          <w:rtl/>
        </w:rPr>
        <w:t>א:</w:t>
      </w:r>
    </w:p>
    <w:p w14:paraId="4DAC26D4" w14:textId="77777777" w:rsidR="00133E73" w:rsidRPr="00133E73" w:rsidRDefault="00E403A1" w:rsidP="00133E73">
      <w:pPr>
        <w:pStyle w:val="af1"/>
        <w:rPr>
          <w:rtl/>
        </w:rPr>
      </w:pPr>
      <w:bookmarkStart w:id="158" w:name="_Toc155720340"/>
      <w:r w:rsidRPr="00133E73">
        <w:rPr>
          <w:rFonts w:hint="cs"/>
          <w:rtl/>
        </w:rPr>
        <w:t>אין יוצאין מסוכה לסוכה</w:t>
      </w:r>
      <w:bookmarkEnd w:id="158"/>
      <w:r w:rsidRPr="00133E73">
        <w:rPr>
          <w:rFonts w:hint="cs"/>
          <w:rtl/>
        </w:rPr>
        <w:t xml:space="preserve"> </w:t>
      </w:r>
    </w:p>
    <w:p w14:paraId="110C8374" w14:textId="19C75A79" w:rsidR="00E37CE4" w:rsidRPr="007412DE" w:rsidRDefault="00E403A1" w:rsidP="00133E73">
      <w:pPr>
        <w:rPr>
          <w:rStyle w:val="af6"/>
          <w:spacing w:val="-6"/>
          <w:rtl/>
        </w:rPr>
      </w:pPr>
      <w:r w:rsidRPr="007412DE">
        <w:rPr>
          <w:rFonts w:hint="cs"/>
          <w:spacing w:val="-6"/>
          <w:rtl/>
        </w:rPr>
        <w:t>ואין עושין סוכה בחוה</w:t>
      </w:r>
      <w:r w:rsidRPr="007412DE">
        <w:rPr>
          <w:spacing w:val="-6"/>
          <w:rtl/>
        </w:rPr>
        <w:t>"</w:t>
      </w:r>
      <w:r w:rsidR="00C5619D" w:rsidRPr="007412DE">
        <w:rPr>
          <w:rFonts w:hint="cs"/>
          <w:spacing w:val="-6"/>
          <w:rtl/>
        </w:rPr>
        <w:t>מ</w:t>
      </w:r>
      <w:r w:rsidRPr="007412DE">
        <w:rPr>
          <w:rFonts w:hint="cs"/>
          <w:spacing w:val="-6"/>
          <w:rtl/>
        </w:rPr>
        <w:t xml:space="preserve"> </w:t>
      </w:r>
      <w:r w:rsidRPr="000F7EF0">
        <w:rPr>
          <w:rStyle w:val="af8"/>
          <w:rFonts w:hint="cs"/>
          <w:rtl/>
        </w:rPr>
        <w:t>דחג הסוכות תעשה לך</w:t>
      </w:r>
      <w:r w:rsidRPr="007412DE">
        <w:rPr>
          <w:rFonts w:hint="cs"/>
          <w:spacing w:val="-6"/>
          <w:rtl/>
        </w:rPr>
        <w:t xml:space="preserve"> </w:t>
      </w:r>
      <w:r w:rsidR="000F7EF0" w:rsidRPr="000F7EF0">
        <w:rPr>
          <w:rStyle w:val="afff6"/>
          <w:rFonts w:hint="cs"/>
          <w:rtl/>
        </w:rPr>
        <w:t>מראש</w:t>
      </w:r>
      <w:r w:rsidR="000F7EF0">
        <w:rPr>
          <w:rFonts w:hint="cs"/>
          <w:spacing w:val="-6"/>
          <w:rtl/>
        </w:rPr>
        <w:t xml:space="preserve"> </w:t>
      </w:r>
      <w:r w:rsidRPr="007412DE">
        <w:rPr>
          <w:rFonts w:hint="cs"/>
          <w:spacing w:val="-6"/>
          <w:rtl/>
        </w:rPr>
        <w:t>לשבעה</w:t>
      </w:r>
    </w:p>
    <w:p w14:paraId="10236BE8" w14:textId="77777777" w:rsidR="00133E73" w:rsidRPr="00133E73" w:rsidRDefault="00E403A1" w:rsidP="001711C4">
      <w:pPr>
        <w:pStyle w:val="31"/>
        <w:framePr w:wrap="notBeside"/>
        <w:rPr>
          <w:rtl/>
        </w:rPr>
      </w:pPr>
      <w:r w:rsidRPr="00133E73">
        <w:rPr>
          <w:rFonts w:hint="cs"/>
          <w:rtl/>
        </w:rPr>
        <w:t>וחכ</w:t>
      </w:r>
      <w:r w:rsidRPr="00133E73">
        <w:rPr>
          <w:rtl/>
        </w:rPr>
        <w:t>"</w:t>
      </w:r>
      <w:r w:rsidRPr="00133E73">
        <w:rPr>
          <w:rFonts w:hint="cs"/>
          <w:rtl/>
        </w:rPr>
        <w:t>א:</w:t>
      </w:r>
    </w:p>
    <w:p w14:paraId="281BAD11" w14:textId="7C5B74B0" w:rsidR="003D23AD" w:rsidRPr="00043784" w:rsidRDefault="00E403A1" w:rsidP="00E37CE4">
      <w:pPr>
        <w:rPr>
          <w:rtl/>
        </w:rPr>
      </w:pPr>
      <w:r w:rsidRPr="00043784">
        <w:rPr>
          <w:rFonts w:hint="cs"/>
          <w:rtl/>
        </w:rPr>
        <w:t xml:space="preserve">יוצאין ועושין, </w:t>
      </w:r>
    </w:p>
    <w:p w14:paraId="48CB3A4B" w14:textId="77777777" w:rsidR="00D30279" w:rsidRPr="00043784" w:rsidRDefault="00E403A1" w:rsidP="00D30279">
      <w:pPr>
        <w:pStyle w:val="affd"/>
        <w:rPr>
          <w:rtl/>
        </w:rPr>
      </w:pPr>
      <w:bookmarkStart w:id="159" w:name="_Toc155720341"/>
      <w:r w:rsidRPr="00043784">
        <w:rPr>
          <w:rStyle w:val="af2"/>
          <w:rFonts w:hint="cs"/>
          <w:rtl/>
        </w:rPr>
        <w:t>אם נפלה</w:t>
      </w:r>
      <w:bookmarkEnd w:id="159"/>
      <w:r w:rsidR="00D30279" w:rsidRPr="006D6217">
        <w:rPr>
          <w:rFonts w:cs="PFT_Frank" w:hint="cs"/>
          <w:b/>
          <w:bCs/>
          <w:sz w:val="14"/>
          <w:szCs w:val="14"/>
          <w:rtl/>
        </w:rPr>
        <w:t xml:space="preserve"> - שוין</w:t>
      </w:r>
      <w:r w:rsidR="00D30279" w:rsidRPr="00043784">
        <w:rPr>
          <w:rFonts w:hint="cs"/>
          <w:rtl/>
        </w:rPr>
        <w:t xml:space="preserve"> דחוזר ובונה </w:t>
      </w:r>
      <w:r w:rsidR="00D30279" w:rsidRPr="00043784">
        <w:rPr>
          <w:rtl/>
        </w:rPr>
        <w:t>–</w:t>
      </w:r>
      <w:r w:rsidR="00D30279" w:rsidRPr="00043784">
        <w:rPr>
          <w:rFonts w:hint="cs"/>
          <w:rtl/>
        </w:rPr>
        <w:t xml:space="preserve"> אפי דאינה לשבעה, </w:t>
      </w:r>
    </w:p>
    <w:p w14:paraId="37883646" w14:textId="77777777" w:rsidR="00D30279" w:rsidRPr="007C19A7" w:rsidRDefault="00D30279" w:rsidP="007C19A7">
      <w:pPr>
        <w:pStyle w:val="af1"/>
        <w:rPr>
          <w:rtl/>
        </w:rPr>
      </w:pPr>
      <w:bookmarkStart w:id="160" w:name="_Toc155720342"/>
      <w:r w:rsidRPr="007C19A7">
        <w:rPr>
          <w:rFonts w:hint="cs"/>
          <w:rtl/>
        </w:rPr>
        <w:t>סוכת חבירו</w:t>
      </w:r>
      <w:bookmarkEnd w:id="160"/>
    </w:p>
    <w:p w14:paraId="22122898" w14:textId="77777777" w:rsidR="00133E73" w:rsidRPr="00133E73" w:rsidRDefault="00E403A1" w:rsidP="001711C4">
      <w:pPr>
        <w:pStyle w:val="31"/>
        <w:framePr w:wrap="notBeside"/>
        <w:rPr>
          <w:rtl/>
        </w:rPr>
      </w:pPr>
      <w:r w:rsidRPr="00133E73">
        <w:rPr>
          <w:rFonts w:hint="cs"/>
          <w:rtl/>
        </w:rPr>
        <w:t>לר</w:t>
      </w:r>
      <w:r w:rsidRPr="00133E73">
        <w:rPr>
          <w:rtl/>
        </w:rPr>
        <w:t>"</w:t>
      </w:r>
      <w:r w:rsidRPr="00133E73">
        <w:rPr>
          <w:rFonts w:hint="cs"/>
          <w:rtl/>
        </w:rPr>
        <w:t>א:</w:t>
      </w:r>
    </w:p>
    <w:p w14:paraId="7F96EBE6" w14:textId="0D5D5E70" w:rsidR="00E932DE" w:rsidRPr="00043784" w:rsidRDefault="00D30279" w:rsidP="00D30279">
      <w:pPr>
        <w:rPr>
          <w:rtl/>
        </w:rPr>
      </w:pPr>
      <w:r w:rsidRPr="00043784">
        <w:rPr>
          <w:rFonts w:hint="cs"/>
          <w:rtl/>
        </w:rPr>
        <w:t>אין יוצא בסוכת חבירו ד</w:t>
      </w:r>
      <w:r w:rsidRPr="00043784">
        <w:rPr>
          <w:rStyle w:val="af8"/>
          <w:rFonts w:hint="cs"/>
          <w:rtl/>
        </w:rPr>
        <w:t>לך</w:t>
      </w:r>
      <w:r w:rsidRPr="00043784">
        <w:rPr>
          <w:rFonts w:hint="cs"/>
          <w:rtl/>
        </w:rPr>
        <w:t xml:space="preserve"> בסוכה, </w:t>
      </w:r>
      <w:r w:rsidR="000F7EF0">
        <w:rPr>
          <w:rStyle w:val="af8"/>
          <w:rtl/>
        </w:rPr>
        <w:tab/>
      </w:r>
      <w:r w:rsidR="000F7EF0">
        <w:rPr>
          <w:rStyle w:val="af8"/>
          <w:rtl/>
        </w:rPr>
        <w:tab/>
      </w:r>
      <w:r w:rsidRPr="00043784">
        <w:rPr>
          <w:rStyle w:val="af8"/>
          <w:rFonts w:hint="cs"/>
          <w:rtl/>
        </w:rPr>
        <w:t>כ</w:t>
      </w:r>
      <w:r w:rsidR="00E403A1" w:rsidRPr="00043784">
        <w:rPr>
          <w:rStyle w:val="af8"/>
          <w:rFonts w:hint="cs"/>
          <w:rtl/>
        </w:rPr>
        <w:t>לכם</w:t>
      </w:r>
      <w:r w:rsidR="00E403A1" w:rsidRPr="00043784">
        <w:rPr>
          <w:rFonts w:hint="cs"/>
          <w:rtl/>
        </w:rPr>
        <w:t xml:space="preserve"> בלולב.</w:t>
      </w:r>
    </w:p>
    <w:p w14:paraId="2576CFBC" w14:textId="3C99980A" w:rsidR="00133E73" w:rsidRPr="00133E73" w:rsidRDefault="00514208" w:rsidP="001711C4">
      <w:pPr>
        <w:pStyle w:val="31"/>
        <w:framePr w:wrap="notBeside"/>
        <w:rPr>
          <w:rtl/>
        </w:rPr>
      </w:pPr>
      <w:r w:rsidRPr="00BD6283">
        <w:rPr>
          <w:rStyle w:val="af6"/>
          <w:rtl/>
        </w:rPr>
        <w:t>◄</w:t>
      </w:r>
      <w:r w:rsidR="00EA235C" w:rsidRPr="00133E73">
        <w:rPr>
          <w:rFonts w:hint="cs"/>
          <w:rtl/>
        </w:rPr>
        <w:t>ו</w:t>
      </w:r>
      <w:r w:rsidR="00E403A1" w:rsidRPr="00133E73">
        <w:rPr>
          <w:rFonts w:hint="cs"/>
          <w:rtl/>
        </w:rPr>
        <w:t>חכ</w:t>
      </w:r>
      <w:r w:rsidR="00E403A1" w:rsidRPr="00133E73">
        <w:rPr>
          <w:rtl/>
        </w:rPr>
        <w:t>"</w:t>
      </w:r>
      <w:r w:rsidR="00E403A1" w:rsidRPr="00133E73">
        <w:rPr>
          <w:rFonts w:hint="cs"/>
          <w:rtl/>
        </w:rPr>
        <w:t>א:</w:t>
      </w:r>
    </w:p>
    <w:p w14:paraId="5BE4D9E7" w14:textId="589654B0" w:rsidR="00E403A1" w:rsidRPr="000C1CD3" w:rsidRDefault="00E403A1" w:rsidP="003D23AD">
      <w:pPr>
        <w:rPr>
          <w:rStyle w:val="af6"/>
          <w:rtl/>
        </w:rPr>
      </w:pPr>
      <w:r w:rsidRPr="00043784">
        <w:rPr>
          <w:rFonts w:hint="cs"/>
          <w:rtl/>
        </w:rPr>
        <w:t xml:space="preserve">אפי' בסוכת חבירו יוצא </w:t>
      </w:r>
      <w:r w:rsidRPr="00043784">
        <w:rPr>
          <w:rStyle w:val="af8"/>
          <w:rFonts w:hint="cs"/>
          <w:rtl/>
        </w:rPr>
        <w:t xml:space="preserve">דכל האזרח, </w:t>
      </w:r>
      <w:r w:rsidR="000F7EF0">
        <w:rPr>
          <w:rStyle w:val="af8"/>
          <w:rtl/>
        </w:rPr>
        <w:tab/>
      </w:r>
      <w:r w:rsidRPr="00043784">
        <w:rPr>
          <w:rStyle w:val="af8"/>
          <w:rFonts w:hint="cs"/>
          <w:rtl/>
        </w:rPr>
        <w:t>לך</w:t>
      </w:r>
      <w:r w:rsidRPr="00043784">
        <w:rPr>
          <w:rFonts w:hint="cs"/>
          <w:rtl/>
        </w:rPr>
        <w:t xml:space="preserve"> למעט גזולה. </w:t>
      </w:r>
    </w:p>
    <w:p w14:paraId="12F8F4B7" w14:textId="77777777" w:rsidR="00133E73" w:rsidRPr="00133E73" w:rsidRDefault="00E403A1" w:rsidP="001711C4">
      <w:pPr>
        <w:pStyle w:val="31"/>
        <w:framePr w:wrap="notBeside"/>
        <w:rPr>
          <w:rtl/>
        </w:rPr>
      </w:pPr>
      <w:r w:rsidRPr="00133E73">
        <w:rPr>
          <w:rFonts w:hint="cs"/>
          <w:rtl/>
        </w:rPr>
        <w:t>ור</w:t>
      </w:r>
      <w:r w:rsidRPr="00133E73">
        <w:rPr>
          <w:rtl/>
        </w:rPr>
        <w:t>"</w:t>
      </w:r>
      <w:r w:rsidRPr="00133E73">
        <w:rPr>
          <w:rFonts w:hint="cs"/>
          <w:rtl/>
        </w:rPr>
        <w:t>א:</w:t>
      </w:r>
    </w:p>
    <w:p w14:paraId="75885CCA" w14:textId="22E571E2" w:rsidR="00E403A1" w:rsidRPr="00043784" w:rsidRDefault="00E403A1" w:rsidP="00E403A1">
      <w:pPr>
        <w:pStyle w:val="affd"/>
        <w:widowControl w:val="0"/>
        <w:rPr>
          <w:rtl/>
        </w:rPr>
      </w:pPr>
      <w:r w:rsidRPr="00043784">
        <w:rPr>
          <w:rStyle w:val="af8"/>
          <w:rFonts w:hint="cs"/>
          <w:rtl/>
        </w:rPr>
        <w:t xml:space="preserve">כל האזרח </w:t>
      </w:r>
      <w:r w:rsidRPr="00043784">
        <w:rPr>
          <w:rFonts w:hint="cs"/>
          <w:rtl/>
        </w:rPr>
        <w:t xml:space="preserve">לגר שנתגייר וקטן שגדל בנתיים. </w:t>
      </w:r>
    </w:p>
    <w:p w14:paraId="61904DCB" w14:textId="77777777" w:rsidR="00133E73" w:rsidRPr="00133E73" w:rsidRDefault="00E403A1" w:rsidP="001711C4">
      <w:pPr>
        <w:pStyle w:val="31"/>
        <w:framePr w:wrap="notBeside"/>
        <w:rPr>
          <w:rtl/>
        </w:rPr>
      </w:pPr>
      <w:r w:rsidRPr="00133E73">
        <w:rPr>
          <w:rtl/>
        </w:rPr>
        <w:t>ורבנן</w:t>
      </w:r>
      <w:r w:rsidRPr="00133E73">
        <w:rPr>
          <w:rFonts w:hint="cs"/>
          <w:rtl/>
        </w:rPr>
        <w:t>:</w:t>
      </w:r>
    </w:p>
    <w:p w14:paraId="0B5CA47A" w14:textId="4F01F957" w:rsidR="00E403A1" w:rsidRPr="00043784" w:rsidRDefault="00E403A1" w:rsidP="00133E73">
      <w:pPr>
        <w:pStyle w:val="affd"/>
        <w:spacing w:after="60"/>
        <w:rPr>
          <w:rStyle w:val="af4"/>
          <w:color w:val="auto"/>
          <w:rtl/>
        </w:rPr>
      </w:pPr>
      <w:r w:rsidRPr="00043784">
        <w:rPr>
          <w:rFonts w:hint="cs"/>
          <w:rtl/>
        </w:rPr>
        <w:t>כיון דעושין סוכה בחוה</w:t>
      </w:r>
      <w:r w:rsidRPr="00043784">
        <w:rPr>
          <w:rtl/>
        </w:rPr>
        <w:t>"</w:t>
      </w:r>
      <w:r w:rsidRPr="00043784">
        <w:rPr>
          <w:rFonts w:hint="cs"/>
          <w:rtl/>
        </w:rPr>
        <w:t>מ א"צ קרא.</w:t>
      </w:r>
    </w:p>
    <w:p w14:paraId="1715A1A6" w14:textId="77777777" w:rsidR="00133E73" w:rsidRPr="00133E73" w:rsidRDefault="00E403A1" w:rsidP="001711C4">
      <w:pPr>
        <w:pStyle w:val="31"/>
        <w:framePr w:wrap="notBeside"/>
        <w:rPr>
          <w:rtl/>
        </w:rPr>
      </w:pPr>
      <w:r w:rsidRPr="00133E73">
        <w:rPr>
          <w:rFonts w:hint="cs"/>
          <w:rtl/>
        </w:rPr>
        <w:t>א.</w:t>
      </w:r>
    </w:p>
    <w:p w14:paraId="7C1E8FCB" w14:textId="19645516" w:rsidR="008A6E9F" w:rsidRPr="00043784" w:rsidRDefault="00E403A1" w:rsidP="00133E73">
      <w:pPr>
        <w:rPr>
          <w:rtl/>
        </w:rPr>
      </w:pPr>
      <w:bookmarkStart w:id="161" w:name="_Toc155720343"/>
      <w:r>
        <w:rPr>
          <w:rStyle w:val="af6"/>
          <w:rFonts w:hint="cs"/>
          <w:rtl/>
          <w:rPrChange w:id="9049" w:author="מנוע אמוראים" w:date="2026-10-05T16:41:47Z">
            <w:rPr>
              <w:rStyle w:val="af2"/>
              <w:rFonts w:hint="cs"/>
              <w:rtl/>
            </w:rPr>
          </w:rPrChange>
        </w:rPr>
        <w:t xml:space="preserve">ר</w:t>
      </w:r>
      <w:r>
        <w:rPr>
          <w:rStyle w:val="af6"/>
          <w:rtl/>
          <w:rPrChange w:id="9050" w:author="מנוע אמוראים" w:date="2026-10-05T16:41:47Z">
            <w:rPr>
              <w:rStyle w:val="af2"/>
              <w:rtl/>
            </w:rPr>
          </w:rPrChange>
        </w:rPr>
        <w:t xml:space="preserve">"</w:t>
      </w:r>
      <w:r>
        <w:rPr>
          <w:rStyle w:val="af6"/>
          <w:rFonts w:hint="cs"/>
          <w:rtl/>
          <w:rPrChange w:id="9051" w:author="מנוע אמוראים" w:date="2026-10-05T16:41:47Z">
            <w:rPr>
              <w:rStyle w:val="af2"/>
              <w:rFonts w:hint="cs"/>
              <w:rtl/>
            </w:rPr>
          </w:rPrChange>
        </w:rPr>
        <w:t xml:space="preserve">א</w:t>
      </w:r>
      <w:r>
        <w:rPr>
          <w:rStyle w:val="af2"/>
          <w:rFonts w:hint="cs"/>
          <w:rtl/>
        </w:rPr>
        <w:t xml:space="preserve"> שהלך להקביל פני </w:t>
      </w:r>
      <w:r>
        <w:rPr>
          <w:rStyle w:val="af6"/>
          <w:rFonts w:hint="cs"/>
          <w:rtl/>
          <w:rPrChange w:id="9052" w:author="מנוע אמוראים" w:date="2026-10-05T16:41:47Z">
            <w:rPr>
              <w:rStyle w:val="af2"/>
              <w:rFonts w:hint="cs"/>
              <w:rtl/>
            </w:rPr>
          </w:rPrChange>
        </w:rPr>
        <w:t xml:space="preserve">ר</w:t>
      </w:r>
      <w:r>
        <w:rPr>
          <w:rStyle w:val="af6"/>
          <w:rtl/>
          <w:rPrChange w:id="9053" w:author="מנוע אמוראים" w:date="2026-10-05T16:41:47Z">
            <w:rPr>
              <w:rStyle w:val="af2"/>
              <w:rtl/>
            </w:rPr>
          </w:rPrChange>
        </w:rPr>
        <w:t xml:space="preserve">"</w:t>
      </w:r>
      <w:r>
        <w:rPr>
          <w:rStyle w:val="af6"/>
          <w:rFonts w:hint="cs"/>
          <w:rtl/>
          <w:rPrChange w:id="9054" w:author="מנוע אמוראים" w:date="2026-10-05T16:41:47Z">
            <w:rPr>
              <w:rStyle w:val="af2"/>
              <w:rFonts w:hint="cs"/>
              <w:rtl/>
            </w:rPr>
          </w:rPrChange>
        </w:rPr>
        <w:t xml:space="preserve">א</w:t>
      </w:r>
      <w:r>
        <w:rPr>
          <w:rStyle w:val="af2"/>
          <w:rFonts w:hint="cs"/>
          <w:rtl/>
        </w:rPr>
        <w:t xml:space="preserve"> בלוד</w:t>
      </w:r>
      <w:bookmarkEnd w:id="161"/>
      <w:r w:rsidRPr="00043784">
        <w:rPr>
          <w:rFonts w:hint="cs"/>
          <w:rtl/>
        </w:rPr>
        <w:t xml:space="preserve"> ברגל </w:t>
      </w:r>
    </w:p>
    <w:p w14:paraId="44E6CEB5" w14:textId="77777777" w:rsidR="00133E73" w:rsidRPr="00133E73" w:rsidRDefault="00E403A1" w:rsidP="001711C4">
      <w:pPr>
        <w:pStyle w:val="31"/>
        <w:framePr w:wrap="notBeside"/>
        <w:rPr>
          <w:rtl/>
        </w:rPr>
      </w:pPr>
      <w:r w:rsidRPr="00133E73">
        <w:rPr>
          <w:rFonts w:hint="cs"/>
          <w:rtl/>
        </w:rPr>
        <w:t>א</w:t>
      </w:r>
      <w:r w:rsidRPr="00133E73">
        <w:rPr>
          <w:rtl/>
        </w:rPr>
        <w:t>"</w:t>
      </w:r>
      <w:r w:rsidRPr="00133E73">
        <w:rPr>
          <w:rFonts w:hint="cs"/>
          <w:rtl/>
        </w:rPr>
        <w:t>ל</w:t>
      </w:r>
      <w:r w:rsidR="003D23AD" w:rsidRPr="00133E73">
        <w:rPr>
          <w:rFonts w:hint="cs"/>
          <w:rtl/>
        </w:rPr>
        <w:t>:</w:t>
      </w:r>
    </w:p>
    <w:p w14:paraId="3B7F56C8" w14:textId="0FB0BB57" w:rsidR="00E932DE" w:rsidRPr="00043784" w:rsidRDefault="00E403A1" w:rsidP="00D30279">
      <w:pPr>
        <w:rPr>
          <w:rStyle w:val="af8"/>
          <w:rtl/>
        </w:rPr>
      </w:pPr>
      <w:r w:rsidRPr="00043784">
        <w:rPr>
          <w:rFonts w:hint="cs"/>
          <w:rtl/>
        </w:rPr>
        <w:t>אינך משובתי הרגל</w:t>
      </w:r>
      <w:r w:rsidR="003D23AD" w:rsidRPr="00043784">
        <w:rPr>
          <w:rFonts w:hint="cs"/>
          <w:rtl/>
        </w:rPr>
        <w:t>,</w:t>
      </w:r>
      <w:r w:rsidRPr="00043784">
        <w:rPr>
          <w:rFonts w:hint="cs"/>
          <w:rtl/>
        </w:rPr>
        <w:t xml:space="preserve"> דמשבח העצלנין דאין יוצאין מבתיהן ד</w:t>
      </w:r>
      <w:r w:rsidRPr="00043784">
        <w:rPr>
          <w:rStyle w:val="af8"/>
          <w:rFonts w:hint="cs"/>
          <w:rtl/>
        </w:rPr>
        <w:t xml:space="preserve">ושמחת אתה וביתך </w:t>
      </w:r>
    </w:p>
    <w:p w14:paraId="3B271D04" w14:textId="77777777" w:rsidR="00133E73" w:rsidRPr="00133E73" w:rsidRDefault="00E403A1" w:rsidP="001711C4">
      <w:pPr>
        <w:pStyle w:val="31"/>
        <w:framePr w:wrap="notBeside"/>
        <w:rPr>
          <w:rtl/>
        </w:rPr>
      </w:pPr>
      <w:r w:rsidRPr="00133E73">
        <w:rPr>
          <w:rFonts w:hint="cs"/>
          <w:rtl/>
        </w:rPr>
        <w:t>והך</w:t>
      </w:r>
    </w:p>
    <w:p w14:paraId="1F311033" w14:textId="142CADDA" w:rsidR="00E403A1" w:rsidRPr="00043784" w:rsidRDefault="00514208" w:rsidP="00133E73">
      <w:pPr>
        <w:pStyle w:val="affd"/>
        <w:spacing w:after="60"/>
        <w:rPr>
          <w:rStyle w:val="af4"/>
          <w:color w:val="auto"/>
          <w:rtl/>
        </w:rPr>
      </w:pPr>
      <w:r w:rsidRPr="00BD6283">
        <w:rPr>
          <w:rStyle w:val="af6"/>
          <w:rtl/>
        </w:rPr>
        <w:t>◄</w:t>
      </w:r>
      <w:r w:rsidR="00E403A1" w:rsidRPr="00043784">
        <w:rPr>
          <w:rFonts w:hint="cs"/>
          <w:rtl/>
        </w:rPr>
        <w:t xml:space="preserve">דחייב אדם להקביל פני רבו- בהולך ובא באותו היום. </w:t>
      </w:r>
    </w:p>
    <w:p w14:paraId="6187464A" w14:textId="77777777" w:rsidR="00133E73" w:rsidRPr="00133E73" w:rsidRDefault="00E403A1" w:rsidP="001711C4">
      <w:pPr>
        <w:pStyle w:val="31"/>
        <w:framePr w:wrap="notBeside"/>
        <w:rPr>
          <w:rtl/>
        </w:rPr>
      </w:pPr>
      <w:r w:rsidRPr="00133E73">
        <w:rPr>
          <w:rFonts w:hint="cs"/>
          <w:rtl/>
        </w:rPr>
        <w:t>ב.</w:t>
      </w:r>
    </w:p>
    <w:p w14:paraId="1D2F9C07" w14:textId="76490233" w:rsidR="00E403A1" w:rsidRPr="005A725C" w:rsidRDefault="00E403A1" w:rsidP="00446B1D">
      <w:pPr>
        <w:rPr>
          <w:spacing w:val="-2"/>
          <w:rtl/>
        </w:rPr>
      </w:pPr>
      <w:bookmarkStart w:id="162" w:name="_Toc155720344"/>
      <w:r>
        <w:rPr>
          <w:rStyle w:val="af6"/>
          <w:rFonts w:hint="cs"/>
          <w:rtl/>
          <w:rPrChange w:id="9055" w:author="מנוע אמוראים" w:date="2026-10-05T16:41:47Z">
            <w:rPr>
              <w:rStyle w:val="af2"/>
              <w:rFonts w:hint="cs"/>
              <w:rtl/>
            </w:rPr>
          </w:rPrChange>
        </w:rPr>
        <w:t xml:space="preserve">ר</w:t>
      </w:r>
      <w:r>
        <w:rPr>
          <w:rStyle w:val="af6"/>
          <w:rtl/>
          <w:rPrChange w:id="9056" w:author="מנוע אמוראים" w:date="2026-10-05T16:41:47Z">
            <w:rPr>
              <w:rStyle w:val="af2"/>
              <w:rtl/>
            </w:rPr>
          </w:rPrChange>
        </w:rPr>
        <w:t xml:space="preserve">"</w:t>
      </w:r>
      <w:r>
        <w:rPr>
          <w:rStyle w:val="af6"/>
          <w:rFonts w:hint="cs"/>
          <w:rtl/>
          <w:rPrChange w:id="9057" w:author="מנוע אמוראים" w:date="2026-10-05T16:41:47Z">
            <w:rPr>
              <w:rStyle w:val="af2"/>
              <w:rFonts w:hint="cs"/>
              <w:rtl/>
            </w:rPr>
          </w:rPrChange>
        </w:rPr>
        <w:t xml:space="preserve">א</w:t>
      </w:r>
      <w:r>
        <w:rPr>
          <w:rStyle w:val="af2"/>
          <w:rFonts w:hint="cs"/>
          <w:rtl/>
        </w:rPr>
        <w:t xml:space="preserve"> שבת בגליל העליון בסוכת</w:t>
      </w:r>
      <w:bookmarkEnd w:id="162"/>
      <w:r w:rsidRPr="00043784">
        <w:rPr>
          <w:rStyle w:val="af2"/>
          <w:rFonts w:hint="cs"/>
          <w:rtl/>
        </w:rPr>
        <w:t xml:space="preserve"> </w:t>
      </w:r>
      <w:r w:rsidRPr="000C1CD3">
        <w:rPr>
          <w:rStyle w:val="af6"/>
          <w:rFonts w:hint="cs"/>
          <w:rtl/>
        </w:rPr>
        <w:t>יב</w:t>
      </w:r>
      <w:r w:rsidRPr="000C1CD3">
        <w:rPr>
          <w:rStyle w:val="af6"/>
          <w:rtl/>
        </w:rPr>
        <w:t>"</w:t>
      </w:r>
      <w:r w:rsidRPr="000C1CD3">
        <w:rPr>
          <w:rStyle w:val="af6"/>
          <w:rFonts w:hint="cs"/>
          <w:rtl/>
        </w:rPr>
        <w:t xml:space="preserve">א </w:t>
      </w:r>
      <w:r w:rsidRPr="00043784">
        <w:rPr>
          <w:rFonts w:hint="cs"/>
          <w:rtl/>
        </w:rPr>
        <w:t>והגיע חמה לסוכה</w:t>
      </w:r>
      <w:r w:rsidR="003D23AD" w:rsidRPr="00043784">
        <w:rPr>
          <w:rFonts w:hint="cs"/>
          <w:rtl/>
        </w:rPr>
        <w:t>,</w:t>
      </w:r>
      <w:r w:rsidRPr="00043784">
        <w:rPr>
          <w:rFonts w:hint="cs"/>
          <w:rtl/>
        </w:rPr>
        <w:t xml:space="preserve"> וביקש לפרוס סדין</w:t>
      </w:r>
      <w:r w:rsidR="003D23AD" w:rsidRPr="00043784">
        <w:rPr>
          <w:rFonts w:hint="cs"/>
          <w:rtl/>
        </w:rPr>
        <w:t>,</w:t>
      </w:r>
      <w:r w:rsidRPr="00043784">
        <w:rPr>
          <w:rFonts w:hint="cs"/>
          <w:rtl/>
        </w:rPr>
        <w:t xml:space="preserve"> </w:t>
      </w:r>
      <w:r w:rsidRPr="00446B1D">
        <w:rPr>
          <w:rStyle w:val="af6"/>
          <w:rFonts w:hint="cs"/>
          <w:rtl/>
        </w:rPr>
        <w:t xml:space="preserve">וענהו </w:t>
      </w:r>
      <w:r>
        <w:rPr>
          <w:rFonts w:hint="cs"/>
          <w:rtl/>
        </w:rPr>
        <w:t xml:space="preserve">שכל שבט העמיד שופט,</w:t>
      </w:r>
      <w:del w:id="10551" w:author="דבורה שירה פלג" w:date="2026-10-01T11:26:47Z">
        <w:r>
          <w:rPr>
            <w:rFonts w:hint="cs"/>
            <w:rtl/>
          </w:rPr>
          <w:delText xml:space="preserve"> </w:delText>
        </w:r>
      </w:del>
      <w:ins w:id="10552" w:author="דבורה שירה פלג" w:date="2026-10-01T11:26:47Z">
        <w:r>
          <w:rPr>
            <w:rFonts w:hint="cs"/>
            <w:rtl/>
          </w:rPr>
          <w:t xml:space="preserve"> לחצי סוכה</w:t>
        </w:r>
      </w:ins>
      <w:r>
        <w:rPr>
          <w:rFonts w:hint="cs"/>
          <w:rtl/>
        </w:rPr>
        <w:t xml:space="preserve">ונביא, </w:t>
      </w:r>
      <w:r>
        <w:rPr>
          <w:rFonts w:hint="cs"/>
          <w:spacing w:val="-2"/>
          <w:rtl/>
        </w:rPr>
        <w:t xml:space="preserve">ויהודה ובנימין מל</w:t>
      </w:r>
      <w:del w:id="10549" w:author="דבורה שירה פלג" w:date="2026-10-01T11:26:47Z">
        <w:r>
          <w:rPr>
            <w:rFonts w:hint="cs"/>
            <w:spacing w:val="-2"/>
            <w:rtl/>
          </w:rPr>
          <w:delText xml:space="preserve">כ</w:delText>
        </w:r>
      </w:del>
      <w:ins w:id="10550" w:author="דבורה שירה פלג" w:date="2026-10-01T11:26:47Z">
        <w:r>
          <w:rPr>
            <w:rFonts w:hint="cs"/>
            <w:spacing w:val="-2"/>
            <w:rtl/>
          </w:rPr>
          <w:t xml:space="preserve">כים ע"פ נביא</w:t>
        </w:r>
      </w:ins>
      <w:r>
        <w:rPr>
          <w:rFonts w:hint="cs"/>
          <w:spacing w:val="-2"/>
          <w:rtl/>
        </w:rPr>
        <w:t xml:space="preserve">ים, פרס </w:t>
      </w:r>
      <w:del w:id="9046" w:author="הגהת סוכה" w:date="2026-09-27T12:23:34Z">
        <w:r w:rsidR="00446B1D" w:rsidRPr="005A725C">
          <w:rPr>
            <w:rStyle w:val="af6"/>
            <w:rFonts w:hint="cs"/>
            <w:spacing w:val="-2"/>
            <w:rtl/>
          </w:rPr>
          <w:delText xml:space="preserve">יב'א</w:delText>
        </w:r>
      </w:del>
      <w:ins w:id="9047" w:author="הגהת סוכה" w:date="2026-09-27T12:23:34Z">
        <w:r w:rsidR="00446B1D" w:rsidRPr="005A725C">
          <w:rPr>
            <w:rStyle w:val="af6"/>
            <w:rFonts w:hint="cs"/>
            <w:spacing w:val="-2"/>
            <w:rtl/>
          </w:rPr>
          <w:t xml:space="preserve">יב"א</w:t>
        </w:r>
      </w:ins>
      <w:r w:rsidR="00446B1D" w:rsidRPr="005A725C">
        <w:rPr>
          <w:rFonts w:hint="cs"/>
          <w:spacing w:val="-2"/>
          <w:rtl/>
        </w:rPr>
        <w:t xml:space="preserve"> </w:t>
      </w:r>
      <w:r w:rsidRPr="005A725C">
        <w:rPr>
          <w:rFonts w:hint="cs"/>
          <w:spacing w:val="-2"/>
          <w:rtl/>
        </w:rPr>
        <w:t>סדין</w:t>
      </w:r>
      <w:r w:rsidR="00446B1D" w:rsidRPr="005A725C">
        <w:rPr>
          <w:rFonts w:hint="cs"/>
          <w:spacing w:val="-2"/>
          <w:rtl/>
        </w:rPr>
        <w:t>,</w:t>
      </w:r>
      <w:r w:rsidRPr="005A725C">
        <w:rPr>
          <w:rFonts w:hint="cs"/>
          <w:spacing w:val="-2"/>
          <w:rtl/>
        </w:rPr>
        <w:t xml:space="preserve"> </w:t>
      </w:r>
      <w:r w:rsidR="00446B1D" w:rsidRPr="005A725C">
        <w:rPr>
          <w:rFonts w:hint="cs"/>
          <w:spacing w:val="-2"/>
          <w:rtl/>
        </w:rPr>
        <w:t>ו</w:t>
      </w:r>
      <w:r w:rsidRPr="005A725C">
        <w:rPr>
          <w:rFonts w:hint="cs"/>
          <w:spacing w:val="-2"/>
          <w:rtl/>
        </w:rPr>
        <w:t xml:space="preserve">הפשיל </w:t>
      </w:r>
      <w:r w:rsidRPr="005A725C">
        <w:rPr>
          <w:rStyle w:val="af6"/>
          <w:rFonts w:hint="cs"/>
          <w:spacing w:val="-2"/>
          <w:rtl/>
        </w:rPr>
        <w:t>ר</w:t>
      </w:r>
      <w:r w:rsidRPr="005A725C">
        <w:rPr>
          <w:rStyle w:val="af6"/>
          <w:spacing w:val="-2"/>
          <w:rtl/>
        </w:rPr>
        <w:t>"</w:t>
      </w:r>
      <w:r w:rsidRPr="005A725C">
        <w:rPr>
          <w:rStyle w:val="af6"/>
          <w:rFonts w:hint="cs"/>
          <w:spacing w:val="-2"/>
          <w:rtl/>
        </w:rPr>
        <w:t>א</w:t>
      </w:r>
      <w:r w:rsidRPr="005A725C">
        <w:rPr>
          <w:rFonts w:hint="cs"/>
          <w:spacing w:val="-2"/>
          <w:rtl/>
        </w:rPr>
        <w:t xml:space="preserve"> טליתו ויצא, </w:t>
      </w:r>
    </w:p>
    <w:p w14:paraId="21F57FBC" w14:textId="7DD4EF7E" w:rsidR="005A725C" w:rsidRPr="005A725C" w:rsidRDefault="005A725C" w:rsidP="001711C4">
      <w:pPr>
        <w:pStyle w:val="31"/>
        <w:framePr w:wrap="notBeside"/>
        <w:rPr>
          <w:rtl/>
        </w:rPr>
      </w:pPr>
      <w:r>
        <w:rPr>
          <w:rFonts w:hint="cs"/>
          <w:rtl/>
        </w:rPr>
        <w:t>ו</w:t>
      </w:r>
      <w:r w:rsidRPr="005A725C">
        <w:rPr>
          <w:rFonts w:hint="cs"/>
          <w:rtl/>
        </w:rPr>
        <w:t>מה</w:t>
      </w:r>
    </w:p>
    <w:p w14:paraId="46818545" w14:textId="56994315" w:rsidR="00E403A1" w:rsidRPr="00043784" w:rsidRDefault="005A725C" w:rsidP="00E403A1">
      <w:pPr>
        <w:pStyle w:val="affd"/>
        <w:widowControl w:val="0"/>
        <w:rPr>
          <w:rtl/>
        </w:rPr>
      </w:pPr>
      <w:r>
        <w:rPr>
          <w:rFonts w:hint="cs"/>
          <w:rtl/>
        </w:rPr>
        <w:t>ש</w:t>
      </w:r>
      <w:r w:rsidR="00E403A1" w:rsidRPr="00043784">
        <w:rPr>
          <w:rFonts w:hint="cs"/>
          <w:rtl/>
        </w:rPr>
        <w:t>הפליגו בדברים</w:t>
      </w:r>
      <w:r w:rsidR="003D23AD" w:rsidRPr="00043784">
        <w:rPr>
          <w:rFonts w:hint="cs"/>
          <w:rtl/>
        </w:rPr>
        <w:t>,</w:t>
      </w:r>
      <w:r w:rsidR="00E403A1" w:rsidRPr="00043784">
        <w:rPr>
          <w:rFonts w:hint="cs"/>
          <w:rtl/>
        </w:rPr>
        <w:t xml:space="preserve"> </w:t>
      </w:r>
      <w:r>
        <w:rPr>
          <w:rFonts w:hint="cs"/>
          <w:rtl/>
        </w:rPr>
        <w:t xml:space="preserve"> -</w:t>
      </w:r>
      <w:r w:rsidR="00E403A1" w:rsidRPr="00043784">
        <w:rPr>
          <w:rFonts w:hint="cs"/>
          <w:rtl/>
        </w:rPr>
        <w:t>שלא אמר דבר שלא שמע מרבו לעול</w:t>
      </w:r>
      <w:r>
        <w:rPr>
          <w:rFonts w:hint="cs"/>
          <w:rtl/>
        </w:rPr>
        <w:t>ם.</w:t>
      </w:r>
      <w:r w:rsidR="00E403A1" w:rsidRPr="00043784">
        <w:rPr>
          <w:rFonts w:hint="cs"/>
          <w:rtl/>
        </w:rPr>
        <w:t xml:space="preserve"> </w:t>
      </w:r>
    </w:p>
    <w:p w14:paraId="083D4EAA" w14:textId="77777777" w:rsidR="00133E73" w:rsidRPr="00133E73" w:rsidRDefault="00E403A1" w:rsidP="001711C4">
      <w:pPr>
        <w:pStyle w:val="31"/>
        <w:framePr w:wrap="notBeside"/>
        <w:rPr>
          <w:rtl/>
        </w:rPr>
      </w:pPr>
      <w:r w:rsidRPr="00133E73">
        <w:rPr>
          <w:rFonts w:hint="cs"/>
          <w:rtl/>
        </w:rPr>
        <w:t>והך דר</w:t>
      </w:r>
      <w:r w:rsidRPr="00133E73">
        <w:rPr>
          <w:rtl/>
        </w:rPr>
        <w:t>"</w:t>
      </w:r>
      <w:r w:rsidRPr="00133E73">
        <w:rPr>
          <w:rFonts w:hint="cs"/>
          <w:rtl/>
        </w:rPr>
        <w:t>א</w:t>
      </w:r>
      <w:r w:rsidR="003D23AD" w:rsidRPr="00133E73">
        <w:rPr>
          <w:rFonts w:hint="cs"/>
          <w:rtl/>
        </w:rPr>
        <w:t>:</w:t>
      </w:r>
    </w:p>
    <w:p w14:paraId="71E281E7" w14:textId="77EFC47E" w:rsidR="00E403A1" w:rsidRPr="00043784" w:rsidRDefault="00E403A1" w:rsidP="00E403A1">
      <w:pPr>
        <w:pStyle w:val="affd"/>
        <w:widowControl w:val="0"/>
        <w:rPr>
          <w:rtl/>
        </w:rPr>
      </w:pPr>
      <w:r w:rsidRPr="00043784">
        <w:rPr>
          <w:rFonts w:hint="cs"/>
          <w:rtl/>
        </w:rPr>
        <w:t>דאין יוצאין מסוכה לסוכה -</w:t>
      </w:r>
      <w:r w:rsidR="005A725C">
        <w:rPr>
          <w:rFonts w:hint="cs"/>
          <w:rtl/>
        </w:rPr>
        <w:t xml:space="preserve"> </w:t>
      </w:r>
      <w:r w:rsidRPr="00043784">
        <w:rPr>
          <w:rFonts w:hint="cs"/>
          <w:rtl/>
        </w:rPr>
        <w:t>רגל אחר היה</w:t>
      </w:r>
      <w:r w:rsidR="005A725C">
        <w:rPr>
          <w:rFonts w:hint="cs"/>
          <w:rtl/>
        </w:rPr>
        <w:t xml:space="preserve"> </w:t>
      </w:r>
      <w:r w:rsidR="005A725C" w:rsidRPr="005A725C">
        <w:rPr>
          <w:rStyle w:val="afff6"/>
          <w:rFonts w:hint="cs"/>
          <w:rtl/>
        </w:rPr>
        <w:t>כגון עצרת ומשום אויר</w:t>
      </w:r>
      <w:r w:rsidRPr="00043784">
        <w:rPr>
          <w:rFonts w:hint="cs"/>
          <w:rtl/>
        </w:rPr>
        <w:t>.</w:t>
      </w:r>
    </w:p>
    <w:p w14:paraId="199E72F5" w14:textId="385D2FFB" w:rsidR="00E403A1" w:rsidRPr="00043784" w:rsidRDefault="00E403A1" w:rsidP="00E403A1">
      <w:pPr>
        <w:pStyle w:val="affd"/>
        <w:widowControl w:val="0"/>
        <w:rPr>
          <w:rtl/>
        </w:rPr>
      </w:pPr>
      <w:r w:rsidRPr="00043784">
        <w:rPr>
          <w:rFonts w:hint="cs"/>
          <w:rtl/>
        </w:rPr>
        <w:t xml:space="preserve">ומה ששבח העצלנין שאין יוצאין מבתיהן </w:t>
      </w:r>
      <w:r w:rsidR="005A725C">
        <w:rPr>
          <w:rFonts w:hint="cs"/>
          <w:rtl/>
        </w:rPr>
        <w:t xml:space="preserve">- </w:t>
      </w:r>
      <w:r w:rsidRPr="00043784">
        <w:rPr>
          <w:rFonts w:hint="cs"/>
          <w:rtl/>
        </w:rPr>
        <w:t xml:space="preserve">שבת היה, </w:t>
      </w:r>
    </w:p>
    <w:p w14:paraId="609AAD69" w14:textId="36E6F1BE" w:rsidR="00133E73" w:rsidRPr="00133E73" w:rsidRDefault="005A725C" w:rsidP="001711C4">
      <w:pPr>
        <w:pStyle w:val="31"/>
        <w:framePr w:wrap="notBeside"/>
        <w:rPr>
          <w:rtl/>
        </w:rPr>
      </w:pPr>
      <w:r>
        <w:rPr>
          <w:rFonts w:hint="cs"/>
          <w:rtl/>
        </w:rPr>
        <w:t>ואין להוכיח</w:t>
      </w:r>
    </w:p>
    <w:p w14:paraId="4561C565" w14:textId="7849326E" w:rsidR="005A725C" w:rsidRPr="005A725C" w:rsidRDefault="005A725C" w:rsidP="005A725C">
      <w:pPr>
        <w:pStyle w:val="affd"/>
        <w:rPr>
          <w:spacing w:val="-4"/>
          <w:rtl/>
        </w:rPr>
      </w:pPr>
      <w:r w:rsidRPr="005A725C">
        <w:rPr>
          <w:rFonts w:hint="cs"/>
          <w:spacing w:val="-4"/>
          <w:rtl/>
        </w:rPr>
        <w:t>מ</w:t>
      </w:r>
      <w:r w:rsidR="00E403A1" w:rsidRPr="005A725C">
        <w:rPr>
          <w:rFonts w:hint="cs"/>
          <w:spacing w:val="-4"/>
          <w:rtl/>
        </w:rPr>
        <w:t xml:space="preserve">פקק החלון </w:t>
      </w:r>
      <w:r w:rsidR="00E403A1" w:rsidRPr="005A725C">
        <w:rPr>
          <w:rStyle w:val="af6"/>
          <w:rFonts w:hint="cs"/>
          <w:spacing w:val="-4"/>
          <w:rtl/>
        </w:rPr>
        <w:t>דלר</w:t>
      </w:r>
      <w:r w:rsidR="00E403A1" w:rsidRPr="005A725C">
        <w:rPr>
          <w:rStyle w:val="af6"/>
          <w:spacing w:val="-4"/>
          <w:rtl/>
        </w:rPr>
        <w:t>"</w:t>
      </w:r>
      <w:r w:rsidR="00E403A1" w:rsidRPr="005A725C">
        <w:rPr>
          <w:rStyle w:val="af6"/>
          <w:rFonts w:hint="cs"/>
          <w:spacing w:val="-4"/>
          <w:rtl/>
        </w:rPr>
        <w:t>א</w:t>
      </w:r>
      <w:r w:rsidR="003D23AD" w:rsidRPr="005A725C">
        <w:rPr>
          <w:rStyle w:val="af6"/>
          <w:rFonts w:hint="cs"/>
          <w:spacing w:val="-4"/>
          <w:rtl/>
        </w:rPr>
        <w:t>:</w:t>
      </w:r>
      <w:r w:rsidR="00E403A1" w:rsidRPr="005A725C">
        <w:rPr>
          <w:rFonts w:hint="cs"/>
          <w:spacing w:val="-4"/>
          <w:rtl/>
        </w:rPr>
        <w:t xml:space="preserve"> אם לא קשור ותלוי אין פוקקין בו </w:t>
      </w:r>
      <w:r w:rsidRPr="005A725C">
        <w:rPr>
          <w:rStyle w:val="af6"/>
          <w:rFonts w:hint="cs"/>
          <w:spacing w:val="-4"/>
          <w:rtl/>
        </w:rPr>
        <w:t>וחכ''א</w:t>
      </w:r>
      <w:r w:rsidRPr="005A725C">
        <w:rPr>
          <w:rFonts w:hint="cs"/>
          <w:spacing w:val="-4"/>
          <w:rtl/>
        </w:rPr>
        <w:t xml:space="preserve"> פוקקין</w:t>
      </w:r>
    </w:p>
    <w:p w14:paraId="03BB8FFC" w14:textId="77777777" w:rsidR="005A725C" w:rsidRPr="005A725C" w:rsidRDefault="005A725C" w:rsidP="001711C4">
      <w:pPr>
        <w:pStyle w:val="31"/>
        <w:framePr w:wrap="notBeside"/>
        <w:rPr>
          <w:rtl/>
        </w:rPr>
      </w:pPr>
      <w:r w:rsidRPr="005A725C">
        <w:rPr>
          <w:rFonts w:hint="cs"/>
          <w:rtl/>
        </w:rPr>
        <w:t>-</w:t>
      </w:r>
    </w:p>
    <w:p w14:paraId="6EACD42D" w14:textId="2E81ABD4" w:rsidR="00E403A1" w:rsidRPr="00043784" w:rsidRDefault="00E403A1" w:rsidP="005A725C">
      <w:pPr>
        <w:pStyle w:val="affd"/>
        <w:spacing w:after="60"/>
        <w:rPr>
          <w:rStyle w:val="af4"/>
          <w:color w:val="auto"/>
          <w:rtl/>
        </w:rPr>
      </w:pPr>
      <w:r w:rsidRPr="00043784">
        <w:rPr>
          <w:rFonts w:hint="cs"/>
          <w:rtl/>
        </w:rPr>
        <w:t>דשם מבטלו</w:t>
      </w:r>
      <w:r w:rsidR="005A725C">
        <w:rPr>
          <w:rFonts w:hint="cs"/>
          <w:rtl/>
        </w:rPr>
        <w:t>,</w:t>
      </w:r>
      <w:r w:rsidRPr="00043784">
        <w:rPr>
          <w:rFonts w:hint="cs"/>
          <w:rtl/>
        </w:rPr>
        <w:t xml:space="preserve"> משא</w:t>
      </w:r>
      <w:r w:rsidRPr="00043784">
        <w:rPr>
          <w:rtl/>
        </w:rPr>
        <w:t>"</w:t>
      </w:r>
      <w:r w:rsidRPr="00043784">
        <w:rPr>
          <w:rFonts w:hint="cs"/>
          <w:rtl/>
        </w:rPr>
        <w:t>כ בסוכה</w:t>
      </w:r>
      <w:r w:rsidR="005A725C">
        <w:rPr>
          <w:rFonts w:hint="cs"/>
          <w:rtl/>
        </w:rPr>
        <w:t xml:space="preserve"> </w:t>
      </w:r>
      <w:r w:rsidR="005A725C" w:rsidRPr="005A725C">
        <w:rPr>
          <w:rStyle w:val="afff6"/>
          <w:rFonts w:hint="cs"/>
          <w:rtl/>
        </w:rPr>
        <w:t>סופו ליטלו</w:t>
      </w:r>
      <w:r w:rsidRPr="005A725C">
        <w:rPr>
          <w:rStyle w:val="afff6"/>
          <w:rFonts w:hint="cs"/>
          <w:rtl/>
        </w:rPr>
        <w:t>.</w:t>
      </w:r>
    </w:p>
    <w:p w14:paraId="7754C4DF" w14:textId="77777777" w:rsidR="00E94CA0" w:rsidRPr="00C01657" w:rsidRDefault="00E94CA0" w:rsidP="009D377E">
      <w:pPr>
        <w:pStyle w:val="ad"/>
        <w:framePr w:wrap="around"/>
        <w:rPr>
          <w:rtl/>
        </w:rPr>
      </w:pPr>
      <w:bookmarkStart w:id="163" w:name="_Toc155720345"/>
      <w:r w:rsidRPr="00C01657">
        <w:rPr>
          <w:rFonts w:hint="cs"/>
          <w:rtl/>
        </w:rPr>
        <w:t>כח.</w:t>
      </w:r>
      <w:bookmarkEnd w:id="163"/>
    </w:p>
    <w:p w14:paraId="780B264C" w14:textId="77777777" w:rsidR="00133E73" w:rsidRPr="00133E73" w:rsidRDefault="00E403A1" w:rsidP="001711C4">
      <w:pPr>
        <w:pStyle w:val="31"/>
        <w:framePr w:wrap="notBeside"/>
        <w:rPr>
          <w:rtl/>
        </w:rPr>
      </w:pPr>
      <w:r w:rsidRPr="00133E73">
        <w:rPr>
          <w:rFonts w:hint="cs"/>
          <w:rtl/>
        </w:rPr>
        <w:t>ג.</w:t>
      </w:r>
    </w:p>
    <w:p w14:paraId="7ADBBE34" w14:textId="5B9ADFF1" w:rsidR="00133E73" w:rsidRPr="000C1CD3" w:rsidRDefault="00E403A1" w:rsidP="001B0E54">
      <w:pPr>
        <w:rPr>
          <w:rStyle w:val="af6"/>
          <w:rtl/>
        </w:rPr>
      </w:pPr>
      <w:bookmarkStart w:id="164" w:name="_Toc155720346"/>
      <w:r>
        <w:rPr>
          <w:rStyle w:val="af6"/>
          <w:rFonts w:hint="cs"/>
          <w:rtl/>
          <w:rPrChange w:id="9058" w:author="מנוע אמוראים" w:date="2026-10-05T16:41:47Z">
            <w:rPr>
              <w:rStyle w:val="af2"/>
              <w:rFonts w:hint="cs"/>
              <w:rtl/>
            </w:rPr>
          </w:rPrChange>
        </w:rPr>
        <w:t xml:space="preserve">ר</w:t>
      </w:r>
      <w:r>
        <w:rPr>
          <w:rStyle w:val="af6"/>
          <w:rtl/>
          <w:rPrChange w:id="9059" w:author="מנוע אמוראים" w:date="2026-10-05T16:41:47Z">
            <w:rPr>
              <w:rStyle w:val="af2"/>
              <w:rtl/>
            </w:rPr>
          </w:rPrChange>
        </w:rPr>
        <w:t xml:space="preserve">"</w:t>
      </w:r>
      <w:r>
        <w:rPr>
          <w:rStyle w:val="af6"/>
          <w:rFonts w:hint="cs"/>
          <w:rtl/>
          <w:rPrChange w:id="9060" w:author="מנוע אמוראים" w:date="2026-10-05T16:41:47Z">
            <w:rPr>
              <w:rStyle w:val="af2"/>
              <w:rFonts w:hint="cs"/>
              <w:rtl/>
            </w:rPr>
          </w:rPrChange>
        </w:rPr>
        <w:t xml:space="preserve">א</w:t>
      </w:r>
      <w:r>
        <w:rPr>
          <w:rStyle w:val="af2"/>
          <w:rFonts w:hint="cs"/>
          <w:rtl/>
        </w:rPr>
        <w:t xml:space="preserve"> ששבת בגליל העליון</w:t>
      </w:r>
      <w:bookmarkEnd w:id="164"/>
      <w:r w:rsidRPr="00043784">
        <w:rPr>
          <w:rFonts w:hint="cs"/>
          <w:rtl/>
        </w:rPr>
        <w:t xml:space="preserve"> ושאלוהו ל' הלכות בסוכה יב' אמר ששמע ויח' שלא שמע,</w:t>
      </w:r>
      <w:r w:rsidRPr="000C1CD3">
        <w:rPr>
          <w:rStyle w:val="af6"/>
          <w:rFonts w:hint="cs"/>
          <w:rtl/>
        </w:rPr>
        <w:t xml:space="preserve"> או </w:t>
      </w:r>
      <w:r w:rsidRPr="00043784">
        <w:rPr>
          <w:rFonts w:hint="cs"/>
          <w:rtl/>
        </w:rPr>
        <w:t xml:space="preserve">להיפך, </w:t>
      </w:r>
    </w:p>
    <w:p w14:paraId="6772A196" w14:textId="77777777" w:rsidR="00133E73" w:rsidRPr="00133E73" w:rsidRDefault="00E403A1" w:rsidP="001711C4">
      <w:pPr>
        <w:pStyle w:val="31"/>
        <w:framePr w:wrap="notBeside"/>
        <w:rPr>
          <w:rtl/>
        </w:rPr>
      </w:pPr>
      <w:r w:rsidRPr="00133E73">
        <w:rPr>
          <w:rFonts w:hint="cs"/>
          <w:rtl/>
        </w:rPr>
        <w:t>א</w:t>
      </w:r>
      <w:r w:rsidRPr="00133E73">
        <w:rPr>
          <w:rtl/>
        </w:rPr>
        <w:t>"</w:t>
      </w:r>
      <w:r w:rsidRPr="00133E73">
        <w:rPr>
          <w:rFonts w:hint="cs"/>
          <w:rtl/>
        </w:rPr>
        <w:t>ל</w:t>
      </w:r>
    </w:p>
    <w:p w14:paraId="0A11890A" w14:textId="47D6A1E6" w:rsidR="00E403A1" w:rsidRPr="00043784" w:rsidRDefault="00E403A1" w:rsidP="00133E73">
      <w:pPr>
        <w:rPr>
          <w:rStyle w:val="af4"/>
          <w:color w:val="auto"/>
          <w:rtl/>
        </w:rPr>
      </w:pPr>
      <w:r w:rsidRPr="00043784">
        <w:rPr>
          <w:rFonts w:hint="cs"/>
          <w:rtl/>
        </w:rPr>
        <w:t xml:space="preserve">שהזקיקוהו לומר דבר שלא שמע מרבותיו, </w:t>
      </w:r>
    </w:p>
    <w:p w14:paraId="65F4BDEA" w14:textId="77777777" w:rsidR="00133E73" w:rsidRPr="00133E73" w:rsidRDefault="00E403A1" w:rsidP="001711C4">
      <w:pPr>
        <w:pStyle w:val="31"/>
        <w:framePr w:wrap="notBeside"/>
        <w:rPr>
          <w:rtl/>
        </w:rPr>
      </w:pPr>
      <w:r w:rsidRPr="00133E73">
        <w:rPr>
          <w:rFonts w:hint="cs"/>
          <w:rtl/>
        </w:rPr>
        <w:t xml:space="preserve">א. </w:t>
      </w:r>
    </w:p>
    <w:p w14:paraId="5DC2F902" w14:textId="4A203DFB" w:rsidR="007D0200" w:rsidRPr="00043784" w:rsidRDefault="00E403A1" w:rsidP="00E403A1">
      <w:pPr>
        <w:widowControl w:val="0"/>
        <w:rPr>
          <w:rStyle w:val="af4"/>
          <w:color w:val="auto"/>
          <w:rtl/>
        </w:rPr>
      </w:pPr>
      <w:r w:rsidRPr="00043784">
        <w:rPr>
          <w:rFonts w:hint="cs"/>
          <w:rtl/>
        </w:rPr>
        <w:t>מימיו לא קידמו אדם ביהמ</w:t>
      </w:r>
      <w:r w:rsidRPr="00043784">
        <w:rPr>
          <w:rtl/>
        </w:rPr>
        <w:t>"</w:t>
      </w:r>
      <w:r w:rsidRPr="00043784">
        <w:rPr>
          <w:rFonts w:hint="cs"/>
          <w:rtl/>
        </w:rPr>
        <w:t>ד,</w:t>
      </w:r>
    </w:p>
    <w:p w14:paraId="7500974E" w14:textId="77777777" w:rsidR="001B0E54" w:rsidRPr="001B0E54" w:rsidRDefault="00E403A1" w:rsidP="001711C4">
      <w:pPr>
        <w:pStyle w:val="31"/>
        <w:framePr w:wrap="notBeside"/>
        <w:rPr>
          <w:rtl/>
        </w:rPr>
      </w:pPr>
      <w:r w:rsidRPr="001B0E54">
        <w:rPr>
          <w:rFonts w:hint="cs"/>
          <w:rtl/>
        </w:rPr>
        <w:t>ב.</w:t>
      </w:r>
    </w:p>
    <w:p w14:paraId="1BD79A4B" w14:textId="05BF235A" w:rsidR="007D0200" w:rsidRPr="00043784" w:rsidRDefault="00E403A1" w:rsidP="00E403A1">
      <w:pPr>
        <w:widowControl w:val="0"/>
        <w:rPr>
          <w:rStyle w:val="af4"/>
          <w:color w:val="auto"/>
          <w:rtl/>
        </w:rPr>
      </w:pPr>
      <w:r w:rsidRPr="00043784">
        <w:rPr>
          <w:rFonts w:hint="cs"/>
          <w:rtl/>
        </w:rPr>
        <w:t>לא ישן בביהמ</w:t>
      </w:r>
      <w:r w:rsidRPr="00043784">
        <w:rPr>
          <w:rtl/>
        </w:rPr>
        <w:t>"</w:t>
      </w:r>
      <w:r w:rsidRPr="00043784">
        <w:rPr>
          <w:rFonts w:hint="cs"/>
          <w:rtl/>
        </w:rPr>
        <w:t>ד אפי' ארעי,</w:t>
      </w:r>
      <w:r w:rsidRPr="00043784">
        <w:rPr>
          <w:rStyle w:val="af4"/>
          <w:rFonts w:hint="cs"/>
          <w:color w:val="auto"/>
          <w:rtl/>
        </w:rPr>
        <w:t xml:space="preserve"> </w:t>
      </w:r>
    </w:p>
    <w:p w14:paraId="29F7C9F5" w14:textId="77777777" w:rsidR="001B0E54" w:rsidRPr="001B0E54" w:rsidRDefault="00E403A1" w:rsidP="001711C4">
      <w:pPr>
        <w:pStyle w:val="31"/>
        <w:framePr w:wrap="notBeside"/>
        <w:rPr>
          <w:rtl/>
        </w:rPr>
      </w:pPr>
      <w:r w:rsidRPr="001B0E54">
        <w:rPr>
          <w:rFonts w:hint="cs"/>
          <w:rtl/>
        </w:rPr>
        <w:t xml:space="preserve">ג. </w:t>
      </w:r>
    </w:p>
    <w:p w14:paraId="3946FD8C" w14:textId="6545563C" w:rsidR="00E403A1" w:rsidRPr="00043784" w:rsidRDefault="00996BCA" w:rsidP="00E403A1">
      <w:pPr>
        <w:widowControl w:val="0"/>
        <w:rPr>
          <w:rStyle w:val="af4"/>
          <w:color w:val="auto"/>
          <w:rtl/>
        </w:rPr>
      </w:pPr>
      <w:r>
        <w:rPr>
          <w:rFonts w:hint="cs"/>
          <w:rtl/>
        </w:rPr>
        <w:t>ל</w:t>
      </w:r>
      <w:r w:rsidR="00E403A1" w:rsidRPr="00043784">
        <w:rPr>
          <w:rFonts w:hint="cs"/>
          <w:rtl/>
        </w:rPr>
        <w:t>א הניח אדם בביהמ</w:t>
      </w:r>
      <w:r w:rsidR="00E403A1" w:rsidRPr="00043784">
        <w:rPr>
          <w:rtl/>
        </w:rPr>
        <w:t>"</w:t>
      </w:r>
      <w:r w:rsidR="00E403A1" w:rsidRPr="00043784">
        <w:rPr>
          <w:rFonts w:hint="cs"/>
          <w:rtl/>
        </w:rPr>
        <w:t>ד ויצא,</w:t>
      </w:r>
      <w:r w:rsidR="00E403A1" w:rsidRPr="00043784">
        <w:rPr>
          <w:rStyle w:val="af4"/>
          <w:rFonts w:hint="cs"/>
          <w:color w:val="auto"/>
          <w:rtl/>
        </w:rPr>
        <w:t xml:space="preserve"> </w:t>
      </w:r>
    </w:p>
    <w:p w14:paraId="3DE7447B" w14:textId="77777777" w:rsidR="001B0E54" w:rsidRPr="001B0E54" w:rsidRDefault="00E403A1" w:rsidP="001711C4">
      <w:pPr>
        <w:pStyle w:val="31"/>
        <w:framePr w:wrap="notBeside"/>
        <w:rPr>
          <w:rtl/>
        </w:rPr>
      </w:pPr>
      <w:r w:rsidRPr="001B0E54">
        <w:rPr>
          <w:rFonts w:hint="cs"/>
          <w:rtl/>
        </w:rPr>
        <w:t>ד.</w:t>
      </w:r>
    </w:p>
    <w:p w14:paraId="7379B694" w14:textId="56082992" w:rsidR="00FB5A2F" w:rsidRPr="00043784" w:rsidRDefault="00E403A1" w:rsidP="00FB5A2F">
      <w:pPr>
        <w:rPr>
          <w:rStyle w:val="af4"/>
          <w:color w:val="auto"/>
          <w:rtl/>
        </w:rPr>
      </w:pPr>
      <w:r w:rsidRPr="00043784">
        <w:rPr>
          <w:rFonts w:hint="cs"/>
          <w:rtl/>
        </w:rPr>
        <w:t>לא שח שיחת חולין,</w:t>
      </w:r>
      <w:r w:rsidRPr="00043784">
        <w:rPr>
          <w:rStyle w:val="af4"/>
          <w:rFonts w:hint="cs"/>
          <w:color w:val="auto"/>
          <w:rtl/>
        </w:rPr>
        <w:t xml:space="preserve"> </w:t>
      </w:r>
    </w:p>
    <w:p w14:paraId="4F41ECC8" w14:textId="77777777" w:rsidR="001B0E54" w:rsidRPr="001B0E54" w:rsidRDefault="00E403A1" w:rsidP="001711C4">
      <w:pPr>
        <w:pStyle w:val="31"/>
        <w:framePr w:wrap="notBeside"/>
        <w:rPr>
          <w:rtl/>
        </w:rPr>
      </w:pPr>
      <w:r w:rsidRPr="001B0E54">
        <w:rPr>
          <w:rFonts w:hint="cs"/>
          <w:rtl/>
        </w:rPr>
        <w:t>ה.</w:t>
      </w:r>
    </w:p>
    <w:p w14:paraId="1F5E39FD" w14:textId="0CEAA4BE" w:rsidR="00E403A1" w:rsidRPr="00043784" w:rsidRDefault="00E403A1" w:rsidP="00FB5A2F">
      <w:pPr>
        <w:rPr>
          <w:rtl/>
        </w:rPr>
      </w:pPr>
      <w:r w:rsidRPr="00043784">
        <w:rPr>
          <w:rFonts w:hint="cs"/>
          <w:rtl/>
        </w:rPr>
        <w:t>לא אמר דבר שלא שמע מרבו.</w:t>
      </w:r>
    </w:p>
    <w:p w14:paraId="7CE359E0" w14:textId="77777777" w:rsidR="00E403A1" w:rsidRPr="00C01657" w:rsidRDefault="00E403A1" w:rsidP="00E403A1">
      <w:pPr>
        <w:pStyle w:val="af1"/>
        <w:rPr>
          <w:rStyle w:val="af4"/>
          <w:color w:val="auto"/>
          <w:rtl/>
        </w:rPr>
      </w:pPr>
      <w:bookmarkStart w:id="165" w:name="_Toc155720347"/>
      <w:r w:rsidRPr="00C01657">
        <w:rPr>
          <w:rFonts w:hint="cs"/>
          <w:rtl/>
        </w:rPr>
        <w:t>אמרו על ריב</w:t>
      </w:r>
      <w:r w:rsidRPr="00C01657">
        <w:rPr>
          <w:rtl/>
        </w:rPr>
        <w:t>"</w:t>
      </w:r>
      <w:r w:rsidRPr="00C01657">
        <w:rPr>
          <w:rFonts w:hint="cs"/>
          <w:rtl/>
        </w:rPr>
        <w:t>ז</w:t>
      </w:r>
      <w:bookmarkEnd w:id="165"/>
    </w:p>
    <w:p w14:paraId="44EA89FC" w14:textId="77777777" w:rsidR="001B0E54" w:rsidRPr="001B0E54" w:rsidRDefault="00E403A1" w:rsidP="001711C4">
      <w:pPr>
        <w:pStyle w:val="31"/>
        <w:framePr w:wrap="notBeside"/>
        <w:rPr>
          <w:rtl/>
        </w:rPr>
      </w:pPr>
      <w:r w:rsidRPr="001B0E54">
        <w:rPr>
          <w:rFonts w:hint="cs"/>
          <w:rtl/>
        </w:rPr>
        <w:t>א.</w:t>
      </w:r>
    </w:p>
    <w:p w14:paraId="38FBE4B4" w14:textId="31C2BA5C" w:rsidR="00E403A1" w:rsidRPr="00043784" w:rsidRDefault="00E403A1" w:rsidP="00E403A1">
      <w:pPr>
        <w:pStyle w:val="affd"/>
        <w:widowControl w:val="0"/>
        <w:rPr>
          <w:rStyle w:val="af4"/>
          <w:color w:val="auto"/>
          <w:rtl/>
        </w:rPr>
      </w:pPr>
      <w:r w:rsidRPr="00043784">
        <w:rPr>
          <w:rFonts w:hint="cs"/>
          <w:rtl/>
        </w:rPr>
        <w:t>מימיו לא שח חולין,</w:t>
      </w:r>
      <w:r w:rsidRPr="00043784">
        <w:rPr>
          <w:rStyle w:val="af4"/>
          <w:rFonts w:hint="cs"/>
          <w:color w:val="auto"/>
          <w:rtl/>
        </w:rPr>
        <w:t xml:space="preserve"> </w:t>
      </w:r>
    </w:p>
    <w:p w14:paraId="1C9DE54D" w14:textId="77777777" w:rsidR="001B0E54" w:rsidRPr="001B0E54" w:rsidRDefault="00E403A1" w:rsidP="001711C4">
      <w:pPr>
        <w:pStyle w:val="31"/>
        <w:framePr w:wrap="notBeside"/>
        <w:rPr>
          <w:rtl/>
        </w:rPr>
      </w:pPr>
      <w:r w:rsidRPr="001B0E54">
        <w:rPr>
          <w:rFonts w:hint="cs"/>
          <w:rtl/>
        </w:rPr>
        <w:t>ב.</w:t>
      </w:r>
    </w:p>
    <w:p w14:paraId="3281B0D2" w14:textId="53C23A05" w:rsidR="00E403A1" w:rsidRPr="00043784" w:rsidRDefault="00E403A1" w:rsidP="00E403A1">
      <w:pPr>
        <w:pStyle w:val="affd"/>
        <w:widowControl w:val="0"/>
        <w:rPr>
          <w:rStyle w:val="af4"/>
          <w:color w:val="auto"/>
          <w:rtl/>
        </w:rPr>
      </w:pPr>
      <w:r w:rsidRPr="00043784">
        <w:rPr>
          <w:rFonts w:hint="cs"/>
          <w:rtl/>
        </w:rPr>
        <w:t>לא הלך ד</w:t>
      </w:r>
      <w:r w:rsidRPr="00043784">
        <w:rPr>
          <w:rtl/>
        </w:rPr>
        <w:t>"</w:t>
      </w:r>
      <w:r w:rsidRPr="00043784">
        <w:rPr>
          <w:rFonts w:hint="cs"/>
          <w:rtl/>
        </w:rPr>
        <w:t>א בלא תורה,</w:t>
      </w:r>
      <w:r w:rsidR="00996BCA">
        <w:rPr>
          <w:rFonts w:hint="cs"/>
          <w:rtl/>
        </w:rPr>
        <w:t xml:space="preserve"> ובלא תפילין.</w:t>
      </w:r>
    </w:p>
    <w:p w14:paraId="4DC70BA3" w14:textId="77777777" w:rsidR="001B0E54" w:rsidRPr="001B0E54" w:rsidRDefault="00E403A1" w:rsidP="001711C4">
      <w:pPr>
        <w:pStyle w:val="31"/>
        <w:framePr w:wrap="notBeside"/>
        <w:rPr>
          <w:rtl/>
        </w:rPr>
      </w:pPr>
      <w:r w:rsidRPr="001B0E54">
        <w:rPr>
          <w:rFonts w:hint="cs"/>
          <w:rtl/>
        </w:rPr>
        <w:t>ג.</w:t>
      </w:r>
    </w:p>
    <w:p w14:paraId="3469438E" w14:textId="2D766B79" w:rsidR="00E403A1" w:rsidRPr="00043784" w:rsidRDefault="00E403A1" w:rsidP="00E403A1">
      <w:pPr>
        <w:pStyle w:val="affd"/>
        <w:widowControl w:val="0"/>
        <w:rPr>
          <w:rStyle w:val="af4"/>
          <w:color w:val="auto"/>
          <w:rtl/>
        </w:rPr>
      </w:pPr>
      <w:r w:rsidRPr="00043784">
        <w:rPr>
          <w:rFonts w:hint="cs"/>
          <w:rtl/>
        </w:rPr>
        <w:t>לא קדמו אדם בבית המדרש,</w:t>
      </w:r>
    </w:p>
    <w:p w14:paraId="317D6005" w14:textId="77777777" w:rsidR="001B0E54" w:rsidRPr="001B0E54" w:rsidRDefault="00E403A1" w:rsidP="001711C4">
      <w:pPr>
        <w:pStyle w:val="31"/>
        <w:framePr w:wrap="notBeside"/>
        <w:rPr>
          <w:rtl/>
        </w:rPr>
      </w:pPr>
      <w:r w:rsidRPr="001B0E54">
        <w:rPr>
          <w:rFonts w:hint="cs"/>
          <w:rtl/>
        </w:rPr>
        <w:t>ד.</w:t>
      </w:r>
    </w:p>
    <w:p w14:paraId="45515B34" w14:textId="56F00F1F" w:rsidR="00E403A1" w:rsidRPr="00043784" w:rsidRDefault="00E403A1" w:rsidP="00E403A1">
      <w:pPr>
        <w:pStyle w:val="affd"/>
        <w:widowControl w:val="0"/>
        <w:rPr>
          <w:rStyle w:val="af4"/>
          <w:color w:val="auto"/>
          <w:rtl/>
        </w:rPr>
      </w:pPr>
      <w:r w:rsidRPr="00043784">
        <w:rPr>
          <w:rFonts w:hint="cs"/>
          <w:rtl/>
        </w:rPr>
        <w:t>לא ישן בביהמ</w:t>
      </w:r>
      <w:r w:rsidRPr="00043784">
        <w:rPr>
          <w:rtl/>
        </w:rPr>
        <w:t>"</w:t>
      </w:r>
      <w:r w:rsidRPr="00043784">
        <w:rPr>
          <w:rFonts w:hint="cs"/>
          <w:rtl/>
        </w:rPr>
        <w:t>ד אפי' ארעי,</w:t>
      </w:r>
    </w:p>
    <w:p w14:paraId="37FD6550" w14:textId="77777777" w:rsidR="001B0E54" w:rsidRPr="001B0E54" w:rsidRDefault="00E403A1" w:rsidP="001711C4">
      <w:pPr>
        <w:pStyle w:val="31"/>
        <w:framePr w:wrap="notBeside"/>
        <w:rPr>
          <w:rtl/>
        </w:rPr>
      </w:pPr>
      <w:r w:rsidRPr="001B0E54">
        <w:rPr>
          <w:rFonts w:hint="cs"/>
          <w:rtl/>
        </w:rPr>
        <w:t>ה.</w:t>
      </w:r>
    </w:p>
    <w:p w14:paraId="5D24B1B5" w14:textId="42C04BF1" w:rsidR="00E403A1" w:rsidRPr="00043784" w:rsidRDefault="00E403A1" w:rsidP="00E403A1">
      <w:pPr>
        <w:pStyle w:val="affd"/>
        <w:widowControl w:val="0"/>
        <w:rPr>
          <w:rStyle w:val="af4"/>
          <w:color w:val="auto"/>
          <w:rtl/>
        </w:rPr>
      </w:pPr>
      <w:r w:rsidRPr="00043784">
        <w:rPr>
          <w:rFonts w:hint="cs"/>
          <w:rtl/>
        </w:rPr>
        <w:t>ולא הרהר במבואות המטונפות,</w:t>
      </w:r>
      <w:r w:rsidRPr="00043784">
        <w:rPr>
          <w:rStyle w:val="af4"/>
          <w:rFonts w:hint="cs"/>
          <w:color w:val="auto"/>
          <w:rtl/>
        </w:rPr>
        <w:t xml:space="preserve"> </w:t>
      </w:r>
    </w:p>
    <w:p w14:paraId="2030A10B" w14:textId="77777777" w:rsidR="001B0E54" w:rsidRDefault="00E403A1" w:rsidP="001711C4">
      <w:pPr>
        <w:pStyle w:val="31"/>
        <w:framePr w:wrap="notBeside"/>
        <w:rPr>
          <w:rtl/>
        </w:rPr>
      </w:pPr>
      <w:r w:rsidRPr="00043784">
        <w:rPr>
          <w:rStyle w:val="af4"/>
          <w:rFonts w:hint="cs"/>
          <w:color w:val="auto"/>
          <w:rtl/>
        </w:rPr>
        <w:t>ו.</w:t>
      </w:r>
    </w:p>
    <w:p w14:paraId="63C24218" w14:textId="1F0A02E3" w:rsidR="00E403A1" w:rsidRPr="00043784" w:rsidRDefault="00E403A1" w:rsidP="00E403A1">
      <w:pPr>
        <w:pStyle w:val="affd"/>
        <w:widowControl w:val="0"/>
        <w:rPr>
          <w:rStyle w:val="af4"/>
          <w:color w:val="auto"/>
          <w:rtl/>
        </w:rPr>
      </w:pPr>
      <w:r w:rsidRPr="00043784">
        <w:rPr>
          <w:rFonts w:hint="cs"/>
          <w:rtl/>
        </w:rPr>
        <w:t>ולא הניח אדם בביהמ</w:t>
      </w:r>
      <w:r w:rsidRPr="00043784">
        <w:rPr>
          <w:rtl/>
        </w:rPr>
        <w:t>"</w:t>
      </w:r>
      <w:r w:rsidRPr="00043784">
        <w:rPr>
          <w:rFonts w:hint="cs"/>
          <w:rtl/>
        </w:rPr>
        <w:t>ד ויצא,</w:t>
      </w:r>
      <w:r w:rsidRPr="00043784">
        <w:rPr>
          <w:rStyle w:val="af4"/>
          <w:rFonts w:hint="cs"/>
          <w:color w:val="auto"/>
          <w:rtl/>
        </w:rPr>
        <w:t xml:space="preserve"> </w:t>
      </w:r>
    </w:p>
    <w:p w14:paraId="559F2AD9" w14:textId="77777777" w:rsidR="001B0E54" w:rsidRPr="001B0E54" w:rsidRDefault="00E403A1" w:rsidP="001711C4">
      <w:pPr>
        <w:pStyle w:val="31"/>
        <w:framePr w:wrap="notBeside"/>
        <w:rPr>
          <w:rtl/>
        </w:rPr>
      </w:pPr>
      <w:r w:rsidRPr="001B0E54">
        <w:rPr>
          <w:rFonts w:hint="cs"/>
          <w:rtl/>
        </w:rPr>
        <w:t xml:space="preserve">ז. </w:t>
      </w:r>
    </w:p>
    <w:p w14:paraId="2E6E8EA7" w14:textId="7A66E506" w:rsidR="00E403A1" w:rsidRPr="00043784" w:rsidRDefault="001B0E54" w:rsidP="00E403A1">
      <w:pPr>
        <w:pStyle w:val="affd"/>
        <w:widowControl w:val="0"/>
        <w:rPr>
          <w:rStyle w:val="af4"/>
          <w:color w:val="auto"/>
          <w:rtl/>
        </w:rPr>
      </w:pPr>
      <w:r>
        <w:rPr>
          <w:rFonts w:hint="cs"/>
          <w:rtl/>
        </w:rPr>
        <w:t>ל</w:t>
      </w:r>
      <w:r w:rsidR="00E403A1" w:rsidRPr="00043784">
        <w:rPr>
          <w:rFonts w:hint="cs"/>
          <w:rtl/>
        </w:rPr>
        <w:t>א מצאוהו יושב ודומם אלא שונה,</w:t>
      </w:r>
      <w:r w:rsidR="00E403A1" w:rsidRPr="00043784">
        <w:rPr>
          <w:rStyle w:val="af4"/>
          <w:rFonts w:hint="cs"/>
          <w:color w:val="auto"/>
          <w:rtl/>
        </w:rPr>
        <w:t xml:space="preserve"> </w:t>
      </w:r>
    </w:p>
    <w:p w14:paraId="6EA38C2A" w14:textId="77777777" w:rsidR="001B0E54" w:rsidRPr="001B0E54" w:rsidRDefault="00E403A1" w:rsidP="001711C4">
      <w:pPr>
        <w:pStyle w:val="31"/>
        <w:framePr w:wrap="notBeside"/>
        <w:rPr>
          <w:rtl/>
        </w:rPr>
      </w:pPr>
      <w:r w:rsidRPr="001B0E54">
        <w:rPr>
          <w:rFonts w:hint="cs"/>
          <w:rtl/>
        </w:rPr>
        <w:t>ח.</w:t>
      </w:r>
    </w:p>
    <w:p w14:paraId="626360C7" w14:textId="1B914E66" w:rsidR="00E403A1" w:rsidRPr="00043784" w:rsidRDefault="00E403A1" w:rsidP="00E403A1">
      <w:pPr>
        <w:pStyle w:val="affd"/>
        <w:widowControl w:val="0"/>
        <w:rPr>
          <w:rStyle w:val="af4"/>
          <w:color w:val="auto"/>
          <w:rtl/>
        </w:rPr>
      </w:pPr>
      <w:r w:rsidRPr="00043784">
        <w:rPr>
          <w:rFonts w:hint="cs"/>
          <w:rtl/>
        </w:rPr>
        <w:t>לא פתח אדם דלת לתלמידיו אלא הוא עצמו,</w:t>
      </w:r>
    </w:p>
    <w:p w14:paraId="2E077476" w14:textId="77777777" w:rsidR="001B0E54" w:rsidRPr="001B0E54" w:rsidRDefault="00E403A1" w:rsidP="001711C4">
      <w:pPr>
        <w:pStyle w:val="31"/>
        <w:framePr w:wrap="notBeside"/>
        <w:rPr>
          <w:rtl/>
        </w:rPr>
      </w:pPr>
      <w:r w:rsidRPr="001B0E54">
        <w:rPr>
          <w:rFonts w:hint="cs"/>
          <w:rtl/>
        </w:rPr>
        <w:t>ט.</w:t>
      </w:r>
    </w:p>
    <w:p w14:paraId="19849068" w14:textId="2C0D2E73" w:rsidR="00E403A1" w:rsidRPr="00043784" w:rsidRDefault="00E403A1" w:rsidP="00E403A1">
      <w:pPr>
        <w:pStyle w:val="affd"/>
        <w:widowControl w:val="0"/>
        <w:rPr>
          <w:rStyle w:val="af4"/>
          <w:color w:val="auto"/>
          <w:rtl/>
        </w:rPr>
      </w:pPr>
      <w:r w:rsidRPr="00043784">
        <w:rPr>
          <w:rFonts w:hint="cs"/>
          <w:rtl/>
        </w:rPr>
        <w:t>ולא אמר דבר שלא שמע מרבו,</w:t>
      </w:r>
      <w:r w:rsidRPr="00043784">
        <w:rPr>
          <w:rStyle w:val="af4"/>
          <w:rFonts w:hint="cs"/>
          <w:color w:val="auto"/>
          <w:rtl/>
        </w:rPr>
        <w:t xml:space="preserve"> </w:t>
      </w:r>
    </w:p>
    <w:p w14:paraId="4CDBC7FE" w14:textId="77777777" w:rsidR="001B0E54" w:rsidRPr="001B0E54" w:rsidRDefault="00E403A1" w:rsidP="001711C4">
      <w:pPr>
        <w:pStyle w:val="31"/>
        <w:framePr w:wrap="notBeside"/>
        <w:rPr>
          <w:rtl/>
        </w:rPr>
      </w:pPr>
      <w:r w:rsidRPr="001B0E54">
        <w:rPr>
          <w:rFonts w:hint="cs"/>
          <w:rtl/>
        </w:rPr>
        <w:t xml:space="preserve">י. </w:t>
      </w:r>
    </w:p>
    <w:p w14:paraId="0DA49EA8" w14:textId="7633A06C" w:rsidR="00E403A1" w:rsidRPr="00043784" w:rsidRDefault="00E403A1" w:rsidP="00E403A1">
      <w:pPr>
        <w:pStyle w:val="affd"/>
        <w:widowControl w:val="0"/>
        <w:rPr>
          <w:rtl/>
        </w:rPr>
      </w:pPr>
      <w:r w:rsidRPr="00043784">
        <w:rPr>
          <w:rFonts w:hint="cs"/>
          <w:rtl/>
        </w:rPr>
        <w:t xml:space="preserve">לא </w:t>
      </w:r>
      <w:r w:rsidR="005A725C">
        <w:rPr>
          <w:rFonts w:hint="cs"/>
          <w:rtl/>
        </w:rPr>
        <w:t xml:space="preserve">אמר </w:t>
      </w:r>
      <w:r w:rsidRPr="00043784">
        <w:rPr>
          <w:rFonts w:hint="cs"/>
          <w:rtl/>
        </w:rPr>
        <w:t>הגיע עת לעמוד מביה</w:t>
      </w:r>
      <w:r w:rsidRPr="00043784">
        <w:rPr>
          <w:rtl/>
        </w:rPr>
        <w:t>"</w:t>
      </w:r>
      <w:r>
        <w:rPr>
          <w:rFonts w:hint="cs"/>
          <w:rtl/>
        </w:rPr>
        <w:t xml:space="preserve">מ חוץ </w:t>
      </w:r>
      <w:r>
        <w:rPr>
          <w:rStyle w:val="af6"/>
          <w:rFonts w:hint="cs"/>
          <w:rtl/>
          <w:rPrChange w:id="9061" w:author="מנוע אמוראים" w:date="2026-10-05T16:41:47Z">
            <w:rPr>
              <w:rFonts w:hint="cs"/>
              <w:rtl/>
            </w:rPr>
          </w:rPrChange>
        </w:rPr>
        <w:t xml:space="preserve">מער</w:t>
      </w:r>
      <w:r>
        <w:rPr>
          <w:rStyle w:val="af6"/>
          <w:rtl/>
          <w:rPrChange w:id="9062" w:author="מנוע אמוראים" w:date="2026-10-05T16:41:47Z">
            <w:rPr>
              <w:rtl/>
            </w:rPr>
          </w:rPrChange>
        </w:rPr>
        <w:t xml:space="preserve">"</w:t>
      </w:r>
      <w:r>
        <w:rPr>
          <w:rStyle w:val="af6"/>
          <w:rFonts w:hint="cs"/>
          <w:rtl/>
          <w:rPrChange w:id="9063" w:author="מנוע אמוראים" w:date="2026-10-05T16:41:47Z">
            <w:rPr>
              <w:rFonts w:hint="cs"/>
              <w:rtl/>
            </w:rPr>
          </w:rPrChange>
        </w:rPr>
        <w:t xml:space="preserve">פ</w:t>
      </w:r>
      <w:r>
        <w:rPr>
          <w:rFonts w:hint="cs"/>
          <w:rtl/>
        </w:rPr>
        <w:t xml:space="preserve"> ועיוה</w:t>
      </w:r>
      <w:r w:rsidRPr="00043784">
        <w:rPr>
          <w:rtl/>
        </w:rPr>
        <w:t>"</w:t>
      </w:r>
      <w:r w:rsidRPr="00043784">
        <w:rPr>
          <w:rFonts w:hint="cs"/>
          <w:rtl/>
        </w:rPr>
        <w:t xml:space="preserve">כ. </w:t>
      </w:r>
    </w:p>
    <w:p w14:paraId="7F674155" w14:textId="77777777" w:rsidR="00E403A1" w:rsidRPr="00C01657" w:rsidRDefault="00E403A1" w:rsidP="00E403A1">
      <w:pPr>
        <w:pStyle w:val="af1"/>
        <w:rPr>
          <w:rtl/>
        </w:rPr>
      </w:pPr>
      <w:bookmarkStart w:id="166" w:name="_Toc155720348"/>
      <w:r w:rsidRPr="00C01657">
        <w:rPr>
          <w:rFonts w:hint="cs"/>
          <w:rtl/>
        </w:rPr>
        <w:t>שמונים תלמידים היו להלל הזקן,</w:t>
      </w:r>
      <w:bookmarkEnd w:id="166"/>
      <w:r w:rsidRPr="00C01657">
        <w:rPr>
          <w:rFonts w:hint="cs"/>
          <w:rtl/>
        </w:rPr>
        <w:t xml:space="preserve"> </w:t>
      </w:r>
    </w:p>
    <w:p w14:paraId="374263D3" w14:textId="77777777" w:rsidR="00E94CA0" w:rsidRPr="00043784" w:rsidRDefault="00E403A1" w:rsidP="00E403A1">
      <w:pPr>
        <w:widowControl w:val="0"/>
        <w:rPr>
          <w:rtl/>
        </w:rPr>
      </w:pPr>
      <w:r w:rsidRPr="00043784">
        <w:rPr>
          <w:rFonts w:hint="cs"/>
          <w:rtl/>
        </w:rPr>
        <w:t>ל' מהם</w:t>
      </w:r>
      <w:r w:rsidR="003D23AD" w:rsidRPr="00043784">
        <w:rPr>
          <w:rFonts w:hint="cs"/>
          <w:rtl/>
        </w:rPr>
        <w:t>,</w:t>
      </w:r>
      <w:r w:rsidRPr="00043784">
        <w:rPr>
          <w:rFonts w:hint="cs"/>
          <w:rtl/>
        </w:rPr>
        <w:t xml:space="preserve"> ראויים שתשרה עליהם שכינה </w:t>
      </w:r>
      <w:r w:rsidRPr="00F8723C">
        <w:rPr>
          <w:rStyle w:val="ac"/>
          <w:rFonts w:cs="PFT_Frank" w:hint="cs"/>
          <w:sz w:val="14"/>
          <w:rtl/>
        </w:rPr>
        <w:t>כמשה</w:t>
      </w:r>
      <w:r w:rsidRPr="00043784">
        <w:rPr>
          <w:rFonts w:hint="cs"/>
          <w:rtl/>
        </w:rPr>
        <w:t xml:space="preserve">, </w:t>
      </w:r>
    </w:p>
    <w:p w14:paraId="08FC5891" w14:textId="77777777" w:rsidR="00E94CA0" w:rsidRPr="00043784" w:rsidRDefault="00E403A1" w:rsidP="00E403A1">
      <w:pPr>
        <w:widowControl w:val="0"/>
        <w:rPr>
          <w:rtl/>
        </w:rPr>
      </w:pPr>
      <w:r w:rsidRPr="00043784">
        <w:rPr>
          <w:rFonts w:hint="cs"/>
          <w:rtl/>
        </w:rPr>
        <w:t>ל' מהם</w:t>
      </w:r>
      <w:r w:rsidR="003D23AD" w:rsidRPr="00043784">
        <w:rPr>
          <w:rFonts w:hint="cs"/>
          <w:rtl/>
        </w:rPr>
        <w:t>,</w:t>
      </w:r>
      <w:r w:rsidRPr="00043784">
        <w:rPr>
          <w:rFonts w:hint="cs"/>
          <w:rtl/>
        </w:rPr>
        <w:t xml:space="preserve"> ראויים שתעמוד להם חמה </w:t>
      </w:r>
      <w:del w:id="9009" w:author="הגהת סוכה" w:date="2026-09-27T12:23:34Z">
        <w:r w:rsidRPr="00F8723C">
          <w:rPr>
            <w:rStyle w:val="ac"/>
            <w:rFonts w:cs="PFT_Frank" w:hint="cs"/>
            <w:sz w:val="14"/>
            <w:rtl/>
          </w:rPr>
          <w:delText xml:space="preserve">כיהשע</w:delText>
        </w:r>
      </w:del>
      <w:ins w:id="9010" w:author="הגהת סוכה" w:date="2026-09-27T12:23:34Z">
        <w:r w:rsidRPr="00F8723C">
          <w:rPr>
            <w:rStyle w:val="ac"/>
            <w:rFonts w:cs="PFT_Frank" w:hint="cs"/>
            <w:sz w:val="14"/>
            <w:rtl/>
          </w:rPr>
          <w:t xml:space="preserve">כיהושע</w:t>
        </w:r>
      </w:ins>
      <w:r w:rsidRPr="00F8723C">
        <w:rPr>
          <w:rStyle w:val="ac"/>
          <w:rFonts w:cs="PFT_Frank" w:hint="cs"/>
          <w:sz w:val="14"/>
          <w:rtl/>
        </w:rPr>
        <w:t xml:space="preserve"> בן נון</w:t>
      </w:r>
      <w:r w:rsidRPr="00043784">
        <w:rPr>
          <w:rFonts w:hint="cs"/>
          <w:rtl/>
        </w:rPr>
        <w:t xml:space="preserve">, </w:t>
      </w:r>
    </w:p>
    <w:p w14:paraId="53DE6E05" w14:textId="77777777" w:rsidR="00E403A1" w:rsidRPr="00043784" w:rsidRDefault="00E403A1" w:rsidP="00E403A1">
      <w:pPr>
        <w:widowControl w:val="0"/>
        <w:rPr>
          <w:rtl/>
        </w:rPr>
      </w:pPr>
      <w:r w:rsidRPr="00043784">
        <w:rPr>
          <w:rFonts w:hint="cs"/>
          <w:rtl/>
        </w:rPr>
        <w:t>כ' בינונים, גדול שבכולן יונתן בן עוזיאל.</w:t>
      </w:r>
    </w:p>
    <w:p w14:paraId="172F8A43" w14:textId="77777777" w:rsidR="00E403A1" w:rsidRPr="00C01657" w:rsidRDefault="00E403A1" w:rsidP="00E403A1">
      <w:pPr>
        <w:pStyle w:val="af1"/>
        <w:rPr>
          <w:rtl/>
        </w:rPr>
      </w:pPr>
      <w:bookmarkStart w:id="167" w:name="_Toc155720349"/>
      <w:r w:rsidRPr="00C01657">
        <w:rPr>
          <w:rFonts w:hint="cs"/>
          <w:rtl/>
        </w:rPr>
        <w:t>קטן שבכולם</w:t>
      </w:r>
      <w:r w:rsidR="00FB5A2F" w:rsidRPr="00C01657">
        <w:rPr>
          <w:rFonts w:hint="cs"/>
          <w:rtl/>
        </w:rPr>
        <w:t>-</w:t>
      </w:r>
      <w:r w:rsidRPr="00C01657">
        <w:rPr>
          <w:rFonts w:hint="cs"/>
          <w:rtl/>
        </w:rPr>
        <w:t xml:space="preserve"> ריב</w:t>
      </w:r>
      <w:r w:rsidRPr="00C01657">
        <w:rPr>
          <w:rtl/>
        </w:rPr>
        <w:t>"</w:t>
      </w:r>
      <w:r w:rsidRPr="00C01657">
        <w:rPr>
          <w:rFonts w:hint="cs"/>
          <w:rtl/>
        </w:rPr>
        <w:t>ז,</w:t>
      </w:r>
      <w:bookmarkEnd w:id="167"/>
      <w:r w:rsidRPr="00C01657">
        <w:rPr>
          <w:rFonts w:hint="cs"/>
          <w:rtl/>
        </w:rPr>
        <w:t xml:space="preserve"> </w:t>
      </w:r>
    </w:p>
    <w:p w14:paraId="19C597A8" w14:textId="5717820D" w:rsidR="00E403A1" w:rsidRPr="007412DE" w:rsidRDefault="00E403A1" w:rsidP="005D60AB">
      <w:pPr>
        <w:pStyle w:val="affd"/>
        <w:rPr>
          <w:spacing w:val="-2"/>
          <w:rtl/>
        </w:rPr>
      </w:pPr>
      <w:r w:rsidRPr="00043784">
        <w:rPr>
          <w:rFonts w:hint="cs"/>
          <w:rtl/>
        </w:rPr>
        <w:t xml:space="preserve">שלא הניח מקרא משנה </w:t>
      </w:r>
      <w:r w:rsidR="005A725C">
        <w:rPr>
          <w:rFonts w:hint="cs"/>
          <w:rtl/>
        </w:rPr>
        <w:t>גמרא</w:t>
      </w:r>
      <w:r w:rsidRPr="00043784">
        <w:rPr>
          <w:rFonts w:hint="cs"/>
          <w:rtl/>
        </w:rPr>
        <w:t xml:space="preserve"> הלכות ואגדות דקדוקי תורה וסופרים, קלים וחמורים וגז</w:t>
      </w:r>
      <w:r w:rsidRPr="00043784">
        <w:rPr>
          <w:rtl/>
        </w:rPr>
        <w:t>"</w:t>
      </w:r>
      <w:r w:rsidRPr="00043784">
        <w:rPr>
          <w:rFonts w:hint="cs"/>
          <w:rtl/>
        </w:rPr>
        <w:t xml:space="preserve">ש תקופות וגימטריאות, שיחת </w:t>
      </w:r>
      <w:r w:rsidRPr="005D60AB">
        <w:rPr>
          <w:rFonts w:hint="cs"/>
          <w:spacing w:val="-2"/>
          <w:rtl/>
        </w:rPr>
        <w:t xml:space="preserve">מלאכי השרת ושדים ודקלים, משלות כובסין </w:t>
      </w:r>
      <w:r w:rsidR="005A725C">
        <w:rPr>
          <w:rFonts w:hint="cs"/>
          <w:spacing w:val="-2"/>
          <w:rtl/>
        </w:rPr>
        <w:t>ו</w:t>
      </w:r>
      <w:r w:rsidRPr="005D60AB">
        <w:rPr>
          <w:rFonts w:hint="cs"/>
          <w:spacing w:val="-2"/>
          <w:rtl/>
        </w:rPr>
        <w:t xml:space="preserve">שועלים </w:t>
      </w:r>
      <w:r w:rsidRPr="00C91EAB">
        <w:rPr>
          <w:rFonts w:cs="PFT_Frank" w:hint="cs"/>
          <w:b/>
          <w:bCs/>
          <w:spacing w:val="-2"/>
          <w:szCs w:val="14"/>
          <w:rtl/>
        </w:rPr>
        <w:t xml:space="preserve">דבר </w:t>
      </w:r>
      <w:r w:rsidRPr="007412DE">
        <w:rPr>
          <w:rFonts w:cs="PFT_Frank" w:hint="cs"/>
          <w:b/>
          <w:bCs/>
          <w:spacing w:val="-2"/>
          <w:szCs w:val="14"/>
          <w:rtl/>
        </w:rPr>
        <w:t>גדול</w:t>
      </w:r>
      <w:r w:rsidRPr="007412DE">
        <w:rPr>
          <w:rFonts w:hint="cs"/>
          <w:spacing w:val="-2"/>
          <w:rtl/>
        </w:rPr>
        <w:t xml:space="preserve"> מרכבה, </w:t>
      </w:r>
      <w:r w:rsidRPr="007412DE">
        <w:rPr>
          <w:rFonts w:cs="PFT_Frank" w:hint="cs"/>
          <w:b/>
          <w:bCs/>
          <w:spacing w:val="-2"/>
          <w:szCs w:val="14"/>
          <w:rtl/>
        </w:rPr>
        <w:t>דבר קטן</w:t>
      </w:r>
      <w:r w:rsidRPr="007412DE">
        <w:rPr>
          <w:rFonts w:hint="cs"/>
          <w:spacing w:val="-2"/>
          <w:rtl/>
        </w:rPr>
        <w:t xml:space="preserve"> הוויות </w:t>
      </w:r>
      <w:r w:rsidRPr="007412DE">
        <w:rPr>
          <w:rStyle w:val="af6"/>
          <w:rFonts w:hint="cs"/>
          <w:spacing w:val="-2"/>
          <w:rtl/>
        </w:rPr>
        <w:t>דאביי ורבא</w:t>
      </w:r>
      <w:r w:rsidRPr="007412DE">
        <w:rPr>
          <w:rFonts w:hint="cs"/>
          <w:spacing w:val="-2"/>
          <w:rtl/>
        </w:rPr>
        <w:t xml:space="preserve">, לקיים </w:t>
      </w:r>
      <w:r w:rsidRPr="007412DE">
        <w:rPr>
          <w:rStyle w:val="af8"/>
          <w:rFonts w:hint="cs"/>
          <w:spacing w:val="-2"/>
          <w:rtl/>
        </w:rPr>
        <w:t>להנחיל אוהבי יש</w:t>
      </w:r>
      <w:r w:rsidRPr="007412DE">
        <w:rPr>
          <w:rFonts w:hint="cs"/>
          <w:spacing w:val="-2"/>
          <w:rtl/>
        </w:rPr>
        <w:t>.</w:t>
      </w:r>
    </w:p>
    <w:p w14:paraId="11EB9D9F" w14:textId="18EDDDEB" w:rsidR="005A725C" w:rsidRDefault="00E403A1" w:rsidP="005A725C">
      <w:pPr>
        <w:pStyle w:val="af1"/>
        <w:rPr>
          <w:rtl/>
        </w:rPr>
      </w:pPr>
      <w:bookmarkStart w:id="168" w:name="_Toc155720350"/>
      <w:r w:rsidRPr="005A725C">
        <w:rPr>
          <w:rFonts w:hint="cs"/>
          <w:rtl/>
        </w:rPr>
        <w:t>וגדול שבכולן</w:t>
      </w:r>
      <w:r w:rsidR="00FB5A2F" w:rsidRPr="005A725C">
        <w:rPr>
          <w:rFonts w:hint="cs"/>
          <w:rtl/>
        </w:rPr>
        <w:t>-</w:t>
      </w:r>
      <w:r w:rsidRPr="005A725C">
        <w:rPr>
          <w:rFonts w:hint="cs"/>
          <w:rtl/>
        </w:rPr>
        <w:t xml:space="preserve"> י</w:t>
      </w:r>
      <w:bookmarkEnd w:id="168"/>
      <w:r w:rsidR="005A725C">
        <w:rPr>
          <w:rFonts w:hint="cs"/>
          <w:rtl/>
        </w:rPr>
        <w:t>ונתן בן עוזיאל</w:t>
      </w:r>
      <w:r w:rsidRPr="00043784">
        <w:rPr>
          <w:rFonts w:hint="cs"/>
          <w:rtl/>
        </w:rPr>
        <w:t xml:space="preserve"> </w:t>
      </w:r>
      <w:r w:rsidR="005A725C">
        <w:rPr>
          <w:rFonts w:hint="cs"/>
          <w:rtl/>
        </w:rPr>
        <w:t xml:space="preserve">על אחת </w:t>
      </w:r>
      <w:r w:rsidRPr="00043784">
        <w:rPr>
          <w:rFonts w:hint="cs"/>
          <w:rtl/>
        </w:rPr>
        <w:t>כו</w:t>
      </w:r>
      <w:r w:rsidRPr="00043784">
        <w:rPr>
          <w:rtl/>
        </w:rPr>
        <w:t>"</w:t>
      </w:r>
      <w:r w:rsidRPr="00043784">
        <w:rPr>
          <w:rFonts w:hint="cs"/>
          <w:rtl/>
        </w:rPr>
        <w:t xml:space="preserve">כ, </w:t>
      </w:r>
    </w:p>
    <w:p w14:paraId="4C57BB48" w14:textId="1EE352C9" w:rsidR="00E403A1" w:rsidRPr="00043784" w:rsidRDefault="00E403A1" w:rsidP="00E403A1">
      <w:pPr>
        <w:widowControl w:val="0"/>
        <w:rPr>
          <w:rtl/>
        </w:rPr>
      </w:pPr>
      <w:r w:rsidRPr="00043784">
        <w:rPr>
          <w:rFonts w:hint="cs"/>
          <w:rtl/>
        </w:rPr>
        <w:t>אמרו עליו כשעוסק בתורה כל עוף הפורח עליו מיד נשרף.</w:t>
      </w:r>
    </w:p>
    <w:p w14:paraId="5CB89C49" w14:textId="060D49D8" w:rsidR="00E403A1" w:rsidRPr="00E42FF2" w:rsidRDefault="0026136E" w:rsidP="00E42FF2">
      <w:pPr>
        <w:pStyle w:val="af"/>
        <w:rPr>
          <w:rtl/>
        </w:rPr>
      </w:pPr>
      <w:r>
        <w:rPr>
          <w:rFonts w:hint="cs"/>
          <w:rtl/>
        </w:rPr>
        <w:t>***</w:t>
      </w:r>
      <w:r w:rsidR="00E403A1" w:rsidRPr="00E42FF2">
        <w:rPr>
          <w:rFonts w:hint="cs"/>
          <w:rtl/>
        </w:rPr>
        <w:t xml:space="preserve"> </w:t>
      </w:r>
    </w:p>
    <w:p>
      <w:pPr>
        <w:pStyle w:val="MishnaBatzad"/>
        <w:rPr>
          <w:ins w:id="20231" w:author="קלוד" w:date="2026-10-06T10:10:33Z"/>
        </w:rPr>
      </w:pPr>
      <w:ins w:id="20230" w:author="קלוד" w:date="2026-10-06T10:10:33Z">
        <w:r>
          <w:t xml:space="preserve">משנה ז</w:t>
        </w:r>
      </w:ins>
    </w:p>
    <w:p w14:paraId="31508246" w14:textId="77777777" w:rsidR="00E403A1" w:rsidRPr="00FF4700" w:rsidRDefault="00E403A1" w:rsidP="009D377E">
      <w:pPr>
        <w:pStyle w:val="afff"/>
        <w:rPr>
          <w:rStyle w:val="afffd"/>
          <w:rtl/>
        </w:rPr>
      </w:pPr>
      <w:bookmarkStart w:id="169" w:name="_Toc155720351"/>
      <w:r w:rsidRPr="00FF4700">
        <w:rPr>
          <w:rStyle w:val="afffd"/>
          <w:rFonts w:hint="cs"/>
          <w:rtl/>
        </w:rPr>
        <w:t>ראשו ורובו בסוכה ושולחנו בבית</w:t>
      </w:r>
      <w:bookmarkEnd w:id="169"/>
    </w:p>
    <w:p w14:paraId="78A28487" w14:textId="68EC83FA" w:rsidR="00E403A1" w:rsidRPr="00721B7C" w:rsidRDefault="00514208" w:rsidP="009D377E">
      <w:pPr>
        <w:pStyle w:val="a3"/>
        <w:rPr>
          <w:rtl/>
        </w:rPr>
      </w:pPr>
      <w:r w:rsidRPr="00BD6283">
        <w:rPr>
          <w:rStyle w:val="TanaimMishna"/>
          <w:rtl/>
          <w:rPrChange w:id="20068" w:author="קלוד" w:date="2026-10-06T10:10:33Z">
            <w:rPr>
              <w:rStyle w:val="af6"/>
              <w:rtl/>
            </w:rPr>
          </w:rPrChange>
        </w:rPr>
        <w:t>◄</w:t>
      </w:r>
      <w:r w:rsidR="00E403A1" w:rsidRPr="00C01657">
        <w:rPr>
          <w:rStyle w:val="TanaimMishna"/>
          <w:rFonts w:hint="cs"/>
          <w:rtl/>
          <w:rPrChange w:id="20069" w:author="קלוד" w:date="2026-10-06T10:10:33Z">
            <w:rPr>
              <w:rStyle w:val="afff2"/>
              <w:rFonts w:hint="cs"/>
              <w:rtl/>
            </w:rPr>
          </w:rPrChange>
        </w:rPr>
        <w:t>ב</w:t>
      </w:r>
      <w:r w:rsidR="00E403A1" w:rsidRPr="00C01657">
        <w:rPr>
          <w:rStyle w:val="TanaimMishna"/>
          <w:rtl/>
          <w:rPrChange w:id="20070" w:author="קלוד" w:date="2026-10-06T10:10:33Z">
            <w:rPr>
              <w:rStyle w:val="afff2"/>
              <w:rtl/>
            </w:rPr>
          </w:rPrChange>
        </w:rPr>
        <w:t>"</w:t>
      </w:r>
      <w:r w:rsidR="00E403A1" w:rsidRPr="00C01657">
        <w:rPr>
          <w:rStyle w:val="TanaimMishna"/>
          <w:rFonts w:hint="cs"/>
          <w:rtl/>
          <w:rPrChange w:id="20071" w:author="קלוד" w:date="2026-10-06T10:10:33Z">
            <w:rPr>
              <w:rStyle w:val="afff2"/>
              <w:rFonts w:hint="cs"/>
              <w:rtl/>
            </w:rPr>
          </w:rPrChange>
        </w:rPr>
        <w:t>ש</w:t>
      </w:r>
      <w:r w:rsidR="00726599">
        <w:rPr>
          <w:rStyle w:val="TanaimMishna"/>
          <w:rFonts w:hint="cs"/>
          <w:rtl/>
          <w:rPrChange w:id="20072" w:author="קלוד" w:date="2026-10-06T10:10:33Z">
            <w:rPr>
              <w:rStyle w:val="afff2"/>
              <w:rFonts w:hint="cs"/>
              <w:rtl/>
            </w:rPr>
          </w:rPrChange>
        </w:rPr>
        <w:t>:</w:t>
      </w:r>
      <w:r w:rsidR="00E403A1" w:rsidRPr="00721B7C">
        <w:rPr>
          <w:rFonts w:hint="cs"/>
          <w:rtl/>
        </w:rPr>
        <w:t xml:space="preserve"> פוסלין, </w:t>
      </w:r>
      <w:r w:rsidR="00E403A1" w:rsidRPr="00C01657">
        <w:rPr>
          <w:rStyle w:val="TanaimMishna"/>
          <w:rFonts w:hint="cs"/>
          <w:rtl/>
          <w:rPrChange w:id="20073" w:author="קלוד" w:date="2026-10-06T10:10:33Z">
            <w:rPr>
              <w:rStyle w:val="afff2"/>
              <w:rFonts w:hint="cs"/>
              <w:rtl/>
            </w:rPr>
          </w:rPrChange>
        </w:rPr>
        <w:t>וב"ה</w:t>
      </w:r>
      <w:r w:rsidR="00726599">
        <w:rPr>
          <w:rStyle w:val="TanaimMishna"/>
          <w:rFonts w:hint="cs"/>
          <w:rtl/>
          <w:rPrChange w:id="20074" w:author="קלוד" w:date="2026-10-06T10:10:33Z">
            <w:rPr>
              <w:rStyle w:val="afff2"/>
              <w:rFonts w:hint="cs"/>
              <w:rtl/>
            </w:rPr>
          </w:rPrChange>
        </w:rPr>
        <w:t>:</w:t>
      </w:r>
      <w:r w:rsidR="00E403A1" w:rsidRPr="00721B7C">
        <w:rPr>
          <w:rFonts w:hint="cs"/>
          <w:rtl/>
        </w:rPr>
        <w:t xml:space="preserve"> מכשירין. </w:t>
      </w:r>
    </w:p>
    <w:p w14:paraId="0DC32BBA" w14:textId="77777777" w:rsidR="00E403A1" w:rsidRPr="00721B7C" w:rsidRDefault="00E403A1" w:rsidP="009D377E">
      <w:pPr>
        <w:pStyle w:val="a3"/>
        <w:rPr>
          <w:rtl/>
        </w:rPr>
      </w:pPr>
      <w:r w:rsidRPr="00C01657">
        <w:rPr>
          <w:rStyle w:val="TanaimMishna"/>
          <w:rFonts w:hint="cs"/>
          <w:rtl/>
          <w:rPrChange w:id="20075" w:author="קלוד" w:date="2026-10-06T10:10:33Z">
            <w:rPr>
              <w:rStyle w:val="afff2"/>
              <w:rFonts w:hint="cs"/>
              <w:rtl/>
            </w:rPr>
          </w:rPrChange>
        </w:rPr>
        <w:t>ב</w:t>
      </w:r>
      <w:r w:rsidRPr="00C01657">
        <w:rPr>
          <w:rStyle w:val="TanaimMishna"/>
          <w:rtl/>
          <w:rPrChange w:id="20076" w:author="קלוד" w:date="2026-10-06T10:10:33Z">
            <w:rPr>
              <w:rStyle w:val="afff2"/>
              <w:rtl/>
            </w:rPr>
          </w:rPrChange>
        </w:rPr>
        <w:t>"</w:t>
      </w:r>
      <w:r w:rsidRPr="00C01657">
        <w:rPr>
          <w:rStyle w:val="TanaimMishna"/>
          <w:rFonts w:hint="cs"/>
          <w:rtl/>
          <w:rPrChange w:id="20077" w:author="קלוד" w:date="2026-10-06T10:10:33Z">
            <w:rPr>
              <w:rStyle w:val="afff2"/>
              <w:rFonts w:hint="cs"/>
              <w:rtl/>
            </w:rPr>
          </w:rPrChange>
        </w:rPr>
        <w:t>ה:</w:t>
      </w:r>
      <w:r w:rsidRPr="00721B7C">
        <w:rPr>
          <w:rFonts w:hint="cs"/>
          <w:rtl/>
        </w:rPr>
        <w:t xml:space="preserve"> והא מעשה דריוב</w:t>
      </w:r>
      <w:r w:rsidRPr="00721B7C">
        <w:rPr>
          <w:rtl/>
        </w:rPr>
        <w:t>"</w:t>
      </w:r>
      <w:r w:rsidRPr="00721B7C">
        <w:rPr>
          <w:rFonts w:hint="cs"/>
          <w:rtl/>
        </w:rPr>
        <w:t xml:space="preserve">ה ולא אמרו </w:t>
      </w:r>
      <w:r w:rsidRPr="00FF4700">
        <w:rPr>
          <w:rFonts w:hint="cs"/>
          <w:rtl/>
        </w:rPr>
        <w:t>לו דבר,</w:t>
      </w:r>
      <w:r w:rsidRPr="00721B7C">
        <w:rPr>
          <w:rFonts w:hint="cs"/>
          <w:rtl/>
        </w:rPr>
        <w:t xml:space="preserve"> </w:t>
      </w:r>
    </w:p>
    <w:p w14:paraId="13713BA4" w14:textId="5DAE01E5" w:rsidR="00E403A1" w:rsidRPr="00721B7C" w:rsidRDefault="00E403A1" w:rsidP="009D377E">
      <w:pPr>
        <w:pStyle w:val="a3"/>
        <w:rPr>
          <w:rtl/>
        </w:rPr>
      </w:pPr>
      <w:r w:rsidRPr="00C01657">
        <w:rPr>
          <w:rStyle w:val="TanaimMishna"/>
          <w:rFonts w:hint="cs"/>
          <w:spacing w:val="0"/>
          <w:rtl/>
          <w:rPrChange w:id="20078" w:author="קלוד" w:date="2026-10-06T10:10:33Z">
            <w:rPr>
              <w:rStyle w:val="afff2"/>
              <w:rFonts w:hint="cs"/>
              <w:spacing w:val="0"/>
              <w:rtl/>
            </w:rPr>
          </w:rPrChange>
        </w:rPr>
        <w:lastRenderedPageBreak/>
        <w:t>ב</w:t>
      </w:r>
      <w:r w:rsidRPr="00C01657">
        <w:rPr>
          <w:rStyle w:val="TanaimMishna"/>
          <w:spacing w:val="0"/>
          <w:rtl/>
          <w:rPrChange w:id="20079" w:author="קלוד" w:date="2026-10-06T10:10:33Z">
            <w:rPr>
              <w:rStyle w:val="afff2"/>
              <w:spacing w:val="0"/>
              <w:rtl/>
            </w:rPr>
          </w:rPrChange>
        </w:rPr>
        <w:t>"</w:t>
      </w:r>
      <w:r w:rsidRPr="00C01657">
        <w:rPr>
          <w:rStyle w:val="TanaimMishna"/>
          <w:rFonts w:hint="cs"/>
          <w:spacing w:val="0"/>
          <w:rtl/>
          <w:rPrChange w:id="20080" w:author="קלוד" w:date="2026-10-06T10:10:33Z">
            <w:rPr>
              <w:rStyle w:val="afff2"/>
              <w:rFonts w:hint="cs"/>
              <w:spacing w:val="0"/>
              <w:rtl/>
            </w:rPr>
          </w:rPrChange>
        </w:rPr>
        <w:t>ש:</w:t>
      </w:r>
      <w:r w:rsidRPr="00721B7C">
        <w:rPr>
          <w:rFonts w:hint="cs"/>
          <w:rtl/>
        </w:rPr>
        <w:t xml:space="preserve"> משם ראיה </w:t>
      </w:r>
      <w:r w:rsidRPr="000C1CD3">
        <w:rPr>
          <w:rStyle w:val="TanaimMishna"/>
          <w:rFonts w:hint="cs"/>
          <w:rtl/>
          <w:rPrChange w:id="20081" w:author="קלוד" w:date="2026-10-06T10:10:33Z">
            <w:rPr>
              <w:rStyle w:val="af6"/>
              <w:rFonts w:hint="cs"/>
              <w:rtl/>
            </w:rPr>
          </w:rPrChange>
        </w:rPr>
        <w:t>דאמרו לו</w:t>
      </w:r>
      <w:r w:rsidR="001B0E54" w:rsidRPr="000C1CD3">
        <w:rPr>
          <w:rStyle w:val="TanaimMishna"/>
          <w:rFonts w:hint="cs"/>
          <w:rtl/>
          <w:rPrChange w:id="20082" w:author="קלוד" w:date="2026-10-06T10:10:33Z">
            <w:rPr>
              <w:rStyle w:val="af6"/>
              <w:rFonts w:hint="cs"/>
              <w:rtl/>
            </w:rPr>
          </w:rPrChange>
        </w:rPr>
        <w:t>:</w:t>
      </w:r>
      <w:r w:rsidRPr="00721B7C">
        <w:rPr>
          <w:rFonts w:hint="cs"/>
          <w:rtl/>
        </w:rPr>
        <w:t xml:space="preserve"> שלא קיים מצות סוכה מימיו, </w:t>
      </w:r>
    </w:p>
    <w:p w14:paraId="7A09B779" w14:textId="593DEBA4" w:rsidR="00E403A1" w:rsidRPr="00721B7C" w:rsidRDefault="00E403A1" w:rsidP="009D377E">
      <w:pPr>
        <w:pStyle w:val="afff"/>
        <w:rPr>
          <w:rtl/>
        </w:rPr>
      </w:pPr>
      <w:bookmarkStart w:id="170" w:name="_Toc155720352"/>
      <w:r w:rsidRPr="00DA0E21">
        <w:rPr>
          <w:rStyle w:val="afffd"/>
          <w:rFonts w:hint="cs"/>
          <w:rtl/>
        </w:rPr>
        <w:t>נשים ועבדים וקטנים</w:t>
      </w:r>
      <w:r w:rsidR="00726599" w:rsidRPr="00DA0E21">
        <w:rPr>
          <w:rStyle w:val="afffd"/>
          <w:rFonts w:hint="cs"/>
          <w:rtl/>
        </w:rPr>
        <w:t>:</w:t>
      </w:r>
      <w:r w:rsidRPr="00721B7C">
        <w:rPr>
          <w:rFonts w:hint="cs"/>
          <w:rtl/>
        </w:rPr>
        <w:t xml:space="preserve"> פטורין מן הסוכה</w:t>
      </w:r>
      <w:bookmarkEnd w:id="170"/>
      <w:r w:rsidRPr="00721B7C">
        <w:rPr>
          <w:rFonts w:hint="cs"/>
          <w:rtl/>
        </w:rPr>
        <w:t xml:space="preserve"> </w:t>
      </w:r>
    </w:p>
    <w:p w14:paraId="61D0A64D" w14:textId="2A831794" w:rsidR="00E403A1" w:rsidRPr="00721B7C" w:rsidRDefault="00E403A1" w:rsidP="009D377E">
      <w:pPr>
        <w:pStyle w:val="afff"/>
        <w:rPr>
          <w:rtl/>
        </w:rPr>
      </w:pPr>
      <w:bookmarkStart w:id="171" w:name="_Toc155720353"/>
      <w:r w:rsidRPr="00DA0E21">
        <w:rPr>
          <w:rStyle w:val="afffd"/>
          <w:rFonts w:hint="cs"/>
          <w:rtl/>
        </w:rPr>
        <w:t>קטן שא</w:t>
      </w:r>
      <w:r w:rsidRPr="00DA0E21">
        <w:rPr>
          <w:rStyle w:val="afffd"/>
          <w:rtl/>
        </w:rPr>
        <w:t>"</w:t>
      </w:r>
      <w:r w:rsidRPr="00DA0E21">
        <w:rPr>
          <w:rStyle w:val="afffd"/>
          <w:rFonts w:hint="cs"/>
          <w:rtl/>
        </w:rPr>
        <w:t>צ לאמו</w:t>
      </w:r>
      <w:r w:rsidR="00726599" w:rsidRPr="00DA0E21">
        <w:rPr>
          <w:rStyle w:val="afffd"/>
          <w:rFonts w:hint="cs"/>
          <w:rtl/>
        </w:rPr>
        <w:t>:</w:t>
      </w:r>
      <w:r w:rsidR="00726599" w:rsidRPr="00721B7C">
        <w:rPr>
          <w:rFonts w:hint="cs"/>
          <w:rtl/>
        </w:rPr>
        <w:t xml:space="preserve"> </w:t>
      </w:r>
      <w:r w:rsidRPr="009462D1">
        <w:rPr>
          <w:rStyle w:val="ac"/>
          <w:rFonts w:cs="PFT_Frank" w:hint="cs"/>
          <w:rtl/>
          <w:rPrChange w:id="40002" w:author="Claude" w:date="2026-10-06T13:34:44Z">
            <w:rPr>
              <w:rStyle w:val="ac"/>
              <w:rFonts w:cs="PFT_Frank" w:hint="cs"/>
              <w:szCs w:val="16"/>
              <w:rtl/>
            </w:rPr>
          </w:rPrChange>
        </w:rPr>
        <w:t xml:space="preserve"> </w:t>
      </w:r>
      <w:r w:rsidRPr="00721B7C">
        <w:rPr>
          <w:rFonts w:hint="cs"/>
          <w:rtl/>
        </w:rPr>
        <w:t>חייב בסוכה,</w:t>
      </w:r>
      <w:bookmarkEnd w:id="171"/>
      <w:r w:rsidRPr="00721B7C">
        <w:rPr>
          <w:rFonts w:hint="cs"/>
          <w:rtl/>
        </w:rPr>
        <w:t xml:space="preserve"> </w:t>
      </w:r>
    </w:p>
    <w:p w14:paraId="1C88AFDE" w14:textId="0964EF0C" w:rsidR="00E403A1" w:rsidRPr="00721B7C" w:rsidRDefault="00726599" w:rsidP="009D377E">
      <w:pPr>
        <w:pStyle w:val="afff"/>
        <w:rPr>
          <w:rtl/>
        </w:rPr>
      </w:pPr>
      <w:bookmarkStart w:id="172" w:name="_Toc155720354"/>
      <w:r w:rsidRPr="00726599">
        <w:rPr>
          <w:rFonts w:hint="cs"/>
          <w:rtl/>
          <w:rPrChange w:id="40003" w:author="Claude" w:date="2026-10-06T13:34:44Z">
            <w:rPr>
              <w:rFonts w:hint="cs"/>
              <w:sz w:val="14"/>
              <w:szCs w:val="14"/>
              <w:rtl/>
            </w:rPr>
          </w:rPrChange>
        </w:rPr>
        <w:t>(שמאי מחמיר)</w:t>
      </w:r>
      <w:r w:rsidRPr="00721B7C">
        <w:rPr>
          <w:rFonts w:hint="cs"/>
          <w:rtl/>
        </w:rPr>
        <w:t xml:space="preserve"> </w:t>
      </w:r>
      <w:r w:rsidR="00E403A1" w:rsidRPr="00DA0E21">
        <w:rPr>
          <w:rStyle w:val="afffd"/>
          <w:rFonts w:hint="cs"/>
          <w:rtl/>
        </w:rPr>
        <w:t>מעשה וילדה כלתו של שמאי הזקן</w:t>
      </w:r>
      <w:r w:rsidR="00E403A1" w:rsidRPr="00721B7C">
        <w:rPr>
          <w:rFonts w:hint="cs"/>
          <w:rtl/>
        </w:rPr>
        <w:t xml:space="preserve"> ופיחת המעזיבה וסיכך ע</w:t>
      </w:r>
      <w:r w:rsidR="00E403A1" w:rsidRPr="00721B7C">
        <w:rPr>
          <w:rtl/>
        </w:rPr>
        <w:t>"</w:t>
      </w:r>
      <w:r w:rsidR="00E403A1" w:rsidRPr="00721B7C">
        <w:rPr>
          <w:rFonts w:hint="cs"/>
          <w:rtl/>
        </w:rPr>
        <w:t>ג המטה בשביל קטן.</w:t>
      </w:r>
      <w:bookmarkEnd w:id="172"/>
    </w:p>
    <w:p w14:paraId="2F77F808" w14:textId="4CC3E875" w:rsidR="00336342" w:rsidRPr="00043784" w:rsidRDefault="00E403A1" w:rsidP="00726599">
      <w:pPr>
        <w:spacing w:before="60"/>
        <w:rPr>
          <w:rtl/>
        </w:rPr>
      </w:pPr>
      <w:r w:rsidRPr="00043784">
        <w:rPr>
          <w:rStyle w:val="af8"/>
          <w:rFonts w:hint="cs"/>
          <w:rtl/>
        </w:rPr>
        <w:t>האזרח</w:t>
      </w:r>
      <w:r w:rsidRPr="00043784">
        <w:rPr>
          <w:rFonts w:hint="cs"/>
          <w:rtl/>
        </w:rPr>
        <w:t xml:space="preserve"> להוציא הנשים, </w:t>
      </w:r>
      <w:r w:rsidRPr="00043784">
        <w:rPr>
          <w:rStyle w:val="af8"/>
          <w:rFonts w:hint="cs"/>
          <w:rtl/>
        </w:rPr>
        <w:t xml:space="preserve">כל </w:t>
      </w:r>
      <w:r w:rsidR="00E37CE4" w:rsidRPr="00043784">
        <w:rPr>
          <w:rStyle w:val="af8"/>
          <w:rFonts w:hint="cs"/>
          <w:rtl/>
        </w:rPr>
        <w:t xml:space="preserve"> </w:t>
      </w:r>
      <w:r w:rsidR="00336342" w:rsidRPr="00043784">
        <w:rPr>
          <w:rFonts w:hint="cs"/>
          <w:rtl/>
        </w:rPr>
        <w:t>לרבות הקטנים,</w:t>
      </w:r>
      <w:r w:rsidRPr="00043784">
        <w:rPr>
          <w:rFonts w:hint="cs"/>
          <w:rtl/>
        </w:rPr>
        <w:t xml:space="preserve"> </w:t>
      </w:r>
      <w:r>
        <w:rPr>
          <w:rFonts w:hint="cs"/>
          <w:rtl/>
        </w:rPr>
        <w:t xml:space="preserve">וא</w:t>
      </w:r>
      <w:del w:id="9001" w:author="עריכה מהאתר" w:date="2026-10-06T13:08:53Z">
        <w:r>
          <w:rPr>
            <w:rFonts w:hint="cs"/>
            <w:rtl/>
          </w:rPr>
          <w:delText xml:space="preserve">פי' דמע</w:delText>
        </w:r>
      </w:del>
      <w:ins w:id="9002" w:author="עריכה מהאתר" w:date="2026-10-06T13:08:53Z">
        <w:r>
          <w:rPr>
            <w:rFonts w:hint="cs"/>
            <w:rtl/>
          </w:rPr>
          <w:t xml:space="preserve">ף דמצות עשה </w:t>
        </w:r>
      </w:ins>
      <w:r>
        <w:rPr>
          <w:rFonts w:hint="cs"/>
          <w:rtl/>
        </w:rPr>
        <w:t xml:space="preserve">שהז''ג</w:t>
      </w:r>
    </w:p>
    <w:p w14:paraId="0A921851" w14:textId="77777777" w:rsidR="001B0E54" w:rsidRPr="001B0E54" w:rsidRDefault="00E403A1" w:rsidP="001711C4">
      <w:pPr>
        <w:pStyle w:val="31"/>
        <w:framePr w:wrap="notBeside"/>
        <w:rPr>
          <w:rtl/>
        </w:rPr>
      </w:pPr>
      <w:r w:rsidRPr="001B0E54">
        <w:rPr>
          <w:rFonts w:hint="cs"/>
          <w:rtl/>
        </w:rPr>
        <w:t>אביי</w:t>
      </w:r>
      <w:r w:rsidR="00C5619D" w:rsidRPr="001B0E54">
        <w:rPr>
          <w:rFonts w:hint="cs"/>
          <w:rtl/>
        </w:rPr>
        <w:t>:</w:t>
      </w:r>
    </w:p>
    <w:p w14:paraId="28730F64" w14:textId="07CDB7BF" w:rsidR="00E403A1" w:rsidRPr="000C1CD3" w:rsidRDefault="00E403A1" w:rsidP="00E403A1">
      <w:pPr>
        <w:widowControl w:val="0"/>
        <w:rPr>
          <w:rStyle w:val="af6"/>
          <w:rtl/>
        </w:rPr>
      </w:pPr>
      <w:r w:rsidRPr="00043784">
        <w:rPr>
          <w:rFonts w:hint="cs"/>
          <w:rtl/>
        </w:rPr>
        <w:t xml:space="preserve">סוכה </w:t>
      </w:r>
      <w:r w:rsidRPr="00F8723C">
        <w:rPr>
          <w:rStyle w:val="ac"/>
          <w:rFonts w:cs="PFT_Frank" w:hint="cs"/>
          <w:sz w:val="14"/>
          <w:rtl/>
        </w:rPr>
        <w:t>הלכתא</w:t>
      </w:r>
      <w:r w:rsidRPr="00043784">
        <w:rPr>
          <w:rFonts w:hint="cs"/>
          <w:rtl/>
        </w:rPr>
        <w:t xml:space="preserve"> </w:t>
      </w:r>
      <w:r w:rsidRPr="00F8723C">
        <w:rPr>
          <w:rStyle w:val="ac"/>
          <w:rFonts w:cs="PFT_Frank" w:hint="cs"/>
          <w:sz w:val="14"/>
          <w:rtl/>
        </w:rPr>
        <w:t>וקמ</w:t>
      </w:r>
      <w:r w:rsidRPr="00F8723C">
        <w:rPr>
          <w:rStyle w:val="ac"/>
          <w:rFonts w:cs="PFT_Frank"/>
          <w:sz w:val="14"/>
          <w:rtl/>
        </w:rPr>
        <w:t>"</w:t>
      </w:r>
      <w:r w:rsidRPr="00F8723C">
        <w:rPr>
          <w:rStyle w:val="ac"/>
          <w:rFonts w:cs="PFT_Frank" w:hint="cs"/>
          <w:sz w:val="14"/>
          <w:rtl/>
        </w:rPr>
        <w:t>ל</w:t>
      </w:r>
      <w:r w:rsidRPr="00043784">
        <w:rPr>
          <w:rFonts w:hint="cs"/>
          <w:rtl/>
        </w:rPr>
        <w:t xml:space="preserve"> דלא אמרי' </w:t>
      </w:r>
      <w:r w:rsidRPr="00043784">
        <w:rPr>
          <w:rStyle w:val="af8"/>
          <w:rFonts w:hint="cs"/>
          <w:rtl/>
        </w:rPr>
        <w:t xml:space="preserve">תשבו </w:t>
      </w:r>
      <w:r w:rsidRPr="00043784">
        <w:rPr>
          <w:rFonts w:hint="cs"/>
          <w:rtl/>
        </w:rPr>
        <w:t xml:space="preserve">כעין תדורו, </w:t>
      </w:r>
    </w:p>
    <w:p w14:paraId="612249EA" w14:textId="77777777" w:rsidR="00E94CA0" w:rsidRPr="00C01657" w:rsidRDefault="00E94CA0" w:rsidP="009D377E">
      <w:pPr>
        <w:pStyle w:val="ad"/>
        <w:framePr w:wrap="around"/>
        <w:rPr>
          <w:rtl/>
        </w:rPr>
      </w:pPr>
      <w:bookmarkStart w:id="173" w:name="_Toc155720355"/>
      <w:r w:rsidRPr="00C01657">
        <w:rPr>
          <w:rFonts w:hint="cs"/>
          <w:rtl/>
        </w:rPr>
        <w:t>כח:</w:t>
      </w:r>
      <w:bookmarkEnd w:id="173"/>
    </w:p>
    <w:p w14:paraId="1356032E" w14:textId="77777777" w:rsidR="001B0E54" w:rsidRPr="001B0E54" w:rsidRDefault="00E403A1" w:rsidP="001711C4">
      <w:pPr>
        <w:pStyle w:val="31"/>
        <w:framePr w:wrap="notBeside"/>
        <w:rPr>
          <w:rtl/>
        </w:rPr>
      </w:pPr>
      <w:r w:rsidRPr="001B0E54">
        <w:rPr>
          <w:rFonts w:hint="cs"/>
          <w:rtl/>
        </w:rPr>
        <w:t>רבא</w:t>
      </w:r>
      <w:r w:rsidR="008A6E9F" w:rsidRPr="001B0E54">
        <w:rPr>
          <w:rFonts w:hint="cs"/>
          <w:rtl/>
        </w:rPr>
        <w:t>:</w:t>
      </w:r>
    </w:p>
    <w:p w14:paraId="7B7A86FF" w14:textId="3F4BF7A9" w:rsidR="00E403A1" w:rsidRPr="00043784" w:rsidRDefault="00E403A1" w:rsidP="00E403A1">
      <w:pPr>
        <w:pStyle w:val="affd"/>
        <w:rPr>
          <w:rtl/>
        </w:rPr>
      </w:pPr>
      <w:r w:rsidRPr="00043784">
        <w:rPr>
          <w:rFonts w:hint="cs"/>
          <w:rtl/>
        </w:rPr>
        <w:t xml:space="preserve">סוכה </w:t>
      </w:r>
      <w:r w:rsidRPr="00F8723C">
        <w:rPr>
          <w:rStyle w:val="ac"/>
          <w:rFonts w:cs="PFT_Frank" w:hint="cs"/>
          <w:sz w:val="14"/>
          <w:rtl/>
        </w:rPr>
        <w:t>הלכתא וקמ</w:t>
      </w:r>
      <w:r w:rsidRPr="00F8723C">
        <w:rPr>
          <w:rStyle w:val="ac"/>
          <w:rFonts w:cs="PFT_Frank"/>
          <w:sz w:val="14"/>
          <w:rtl/>
        </w:rPr>
        <w:t>"</w:t>
      </w:r>
      <w:r w:rsidRPr="00F8723C">
        <w:rPr>
          <w:rStyle w:val="ac"/>
          <w:rFonts w:cs="PFT_Frank" w:hint="cs"/>
          <w:sz w:val="14"/>
          <w:rtl/>
        </w:rPr>
        <w:t>ל</w:t>
      </w:r>
      <w:r w:rsidRPr="00043784">
        <w:rPr>
          <w:rFonts w:hint="cs"/>
          <w:rtl/>
        </w:rPr>
        <w:t xml:space="preserve"> דלא יליף </w:t>
      </w:r>
      <w:r w:rsidRPr="00043784">
        <w:rPr>
          <w:rStyle w:val="af8"/>
          <w:rFonts w:hint="cs"/>
          <w:rtl/>
        </w:rPr>
        <w:t>ט</w:t>
      </w:r>
      <w:r w:rsidRPr="00043784">
        <w:rPr>
          <w:rStyle w:val="af8"/>
          <w:rtl/>
        </w:rPr>
        <w:t>"</w:t>
      </w:r>
      <w:r w:rsidRPr="00043784">
        <w:rPr>
          <w:rStyle w:val="af8"/>
          <w:rFonts w:hint="cs"/>
          <w:rtl/>
        </w:rPr>
        <w:t xml:space="preserve">ו </w:t>
      </w:r>
      <w:del w:id="9071" w:author="הגהת סוכה" w:date="2026-09-27T12:23:34Z">
        <w:r w:rsidRPr="00043784">
          <w:rPr>
            <w:rStyle w:val="af8"/>
            <w:rFonts w:hint="cs"/>
            <w:rtl/>
          </w:rPr>
          <w:delText xml:space="preserve">ט'ו</w:delText>
        </w:r>
      </w:del>
      <w:ins w:id="9072" w:author="הגהת סוכה" w:date="2026-09-27T12:23:34Z">
        <w:r w:rsidRPr="00043784">
          <w:rPr>
            <w:rStyle w:val="af8"/>
            <w:rFonts w:hint="cs"/>
            <w:rtl/>
          </w:rPr>
          <w:t xml:space="preserve">ט"ו</w:t>
        </w:r>
      </w:ins>
      <w:r w:rsidRPr="00043784">
        <w:rPr>
          <w:rFonts w:hint="cs"/>
          <w:rtl/>
        </w:rPr>
        <w:t xml:space="preserve"> לחייבן, </w:t>
      </w:r>
    </w:p>
    <w:p w14:paraId="732683A1" w14:textId="77777777" w:rsidR="001B0E54" w:rsidRPr="001B0E54" w:rsidRDefault="00E403A1" w:rsidP="001711C4">
      <w:pPr>
        <w:pStyle w:val="31"/>
        <w:framePr w:wrap="notBeside"/>
        <w:rPr>
          <w:rtl/>
        </w:rPr>
      </w:pPr>
      <w:r w:rsidRPr="001B0E54">
        <w:rPr>
          <w:rFonts w:hint="cs"/>
          <w:rtl/>
        </w:rPr>
        <w:t>רבא</w:t>
      </w:r>
      <w:r w:rsidR="008A6E9F" w:rsidRPr="001B0E54">
        <w:rPr>
          <w:rFonts w:hint="cs"/>
          <w:rtl/>
        </w:rPr>
        <w:t>:</w:t>
      </w:r>
    </w:p>
    <w:p w14:paraId="786E638A" w14:textId="34C3971D" w:rsidR="00336342" w:rsidRPr="00043784" w:rsidRDefault="00E403A1" w:rsidP="00726599">
      <w:pPr>
        <w:rPr>
          <w:rtl/>
        </w:rPr>
      </w:pPr>
      <w:r w:rsidRPr="00043784">
        <w:rPr>
          <w:rFonts w:hint="cs"/>
          <w:rtl/>
        </w:rPr>
        <w:t xml:space="preserve">לרבות הגרים, ולא </w:t>
      </w:r>
      <w:r w:rsidRPr="00043784">
        <w:rPr>
          <w:rStyle w:val="af8"/>
          <w:rFonts w:hint="cs"/>
          <w:rtl/>
        </w:rPr>
        <w:t>אזרח</w:t>
      </w:r>
      <w:r w:rsidRPr="00043784">
        <w:rPr>
          <w:rFonts w:hint="cs"/>
          <w:rtl/>
        </w:rPr>
        <w:t xml:space="preserve">, </w:t>
      </w:r>
      <w:r w:rsidR="00726599">
        <w:rPr>
          <w:rStyle w:val="af8"/>
          <w:rFonts w:hint="cs"/>
          <w:rtl/>
        </w:rPr>
        <w:t xml:space="preserve"> </w:t>
      </w:r>
      <w:r w:rsidR="00336342" w:rsidRPr="00043784">
        <w:rPr>
          <w:rStyle w:val="af8"/>
          <w:rFonts w:hint="cs"/>
          <w:rtl/>
        </w:rPr>
        <w:t xml:space="preserve">איש או אשה </w:t>
      </w:r>
      <w:r w:rsidR="00336342" w:rsidRPr="00043784">
        <w:rPr>
          <w:rFonts w:hint="cs"/>
          <w:rtl/>
        </w:rPr>
        <w:t xml:space="preserve">לאשווי לעונשין, </w:t>
      </w:r>
    </w:p>
    <w:p w14:paraId="3DEDA15D" w14:textId="21FDEC31" w:rsidR="008A6E9F" w:rsidRPr="00043784" w:rsidRDefault="006D4B44" w:rsidP="00336342">
      <w:pPr>
        <w:pStyle w:val="affd"/>
        <w:rPr>
          <w:rStyle w:val="af8"/>
          <w:rtl/>
        </w:rPr>
      </w:pPr>
      <w:r w:rsidRPr="006D4B44">
        <w:rPr>
          <w:rStyle w:val="af8"/>
          <w:rFonts w:hint="cs"/>
          <w:rtl/>
        </w:rPr>
        <w:t>'האזרח'</w:t>
      </w:r>
      <w:r w:rsidR="00336342" w:rsidRPr="00043784">
        <w:rPr>
          <w:rFonts w:hint="cs"/>
          <w:rtl/>
        </w:rPr>
        <w:t xml:space="preserve"> </w:t>
      </w:r>
      <w:r w:rsidR="00A0205A">
        <w:rPr>
          <w:rFonts w:hint="cs"/>
          <w:rtl/>
        </w:rPr>
        <w:t xml:space="preserve">צריך </w:t>
      </w:r>
      <w:r w:rsidR="00336342" w:rsidRPr="00043784">
        <w:rPr>
          <w:rFonts w:hint="cs"/>
          <w:rtl/>
        </w:rPr>
        <w:t xml:space="preserve">ליוה''כ </w:t>
      </w:r>
      <w:r w:rsidR="008A6E9F" w:rsidRPr="00043784">
        <w:rPr>
          <w:rFonts w:hint="cs"/>
          <w:rtl/>
        </w:rPr>
        <w:t>לתוספת עינוי</w:t>
      </w:r>
      <w:r w:rsidR="00336342" w:rsidRPr="00043784">
        <w:rPr>
          <w:rFonts w:hint="cs"/>
          <w:rtl/>
        </w:rPr>
        <w:t>,</w:t>
      </w:r>
      <w:r w:rsidR="008A6E9F" w:rsidRPr="00043784">
        <w:rPr>
          <w:rFonts w:hint="cs"/>
          <w:rtl/>
        </w:rPr>
        <w:t xml:space="preserve"> ומרבינן</w:t>
      </w:r>
      <w:r w:rsidR="00E403A1" w:rsidRPr="00043784">
        <w:rPr>
          <w:rFonts w:hint="cs"/>
          <w:rtl/>
        </w:rPr>
        <w:t xml:space="preserve"> נשים, </w:t>
      </w:r>
    </w:p>
    <w:p w14:paraId="18717F5F" w14:textId="3AE7C0C9" w:rsidR="007412DE" w:rsidRPr="005B429E" w:rsidRDefault="00A0205A" w:rsidP="005B429E">
      <w:pPr>
        <w:spacing w:after="60"/>
      </w:pPr>
      <w:r>
        <w:rPr>
          <w:rStyle w:val="af8"/>
          <w:rFonts w:hint="cs"/>
          <w:rtl/>
        </w:rPr>
        <w:t>'</w:t>
      </w:r>
      <w:r w:rsidR="00E403A1" w:rsidRPr="00043784">
        <w:rPr>
          <w:rStyle w:val="af8"/>
          <w:rFonts w:hint="cs"/>
          <w:rtl/>
        </w:rPr>
        <w:t>כל</w:t>
      </w:r>
      <w:r>
        <w:rPr>
          <w:rStyle w:val="af8"/>
          <w:rFonts w:hint="cs"/>
          <w:rtl/>
        </w:rPr>
        <w:t>'</w:t>
      </w:r>
      <w:r w:rsidR="00E403A1" w:rsidRPr="00043784">
        <w:rPr>
          <w:rFonts w:hint="cs"/>
          <w:rtl/>
        </w:rPr>
        <w:t xml:space="preserve"> </w:t>
      </w:r>
      <w:r w:rsidR="00726599">
        <w:rPr>
          <w:rFonts w:hint="cs"/>
          <w:rtl/>
        </w:rPr>
        <w:t xml:space="preserve">- </w:t>
      </w:r>
      <w:r w:rsidR="00D30279" w:rsidRPr="00043784">
        <w:rPr>
          <w:rFonts w:hint="cs"/>
          <w:rtl/>
        </w:rPr>
        <w:t xml:space="preserve">אסמכתא </w:t>
      </w:r>
      <w:r w:rsidR="00514208" w:rsidRPr="00BD6283">
        <w:rPr>
          <w:rStyle w:val="af6"/>
          <w:rtl/>
        </w:rPr>
        <w:t>◄</w:t>
      </w:r>
      <w:r w:rsidR="00E403A1" w:rsidRPr="00043784">
        <w:rPr>
          <w:rFonts w:hint="cs"/>
          <w:rtl/>
        </w:rPr>
        <w:t>לרבות הקטנים</w:t>
      </w:r>
      <w:r w:rsidR="00D30279" w:rsidRPr="00043784">
        <w:rPr>
          <w:rFonts w:hint="cs"/>
          <w:rtl/>
        </w:rPr>
        <w:t xml:space="preserve"> שהגיע לחינוך,</w:t>
      </w:r>
      <w:bookmarkStart w:id="174" w:name="_Toc155720356"/>
    </w:p>
    <w:p w14:paraId="60856D6D" w14:textId="28EFF407" w:rsidR="00726599" w:rsidRPr="00726599" w:rsidRDefault="00E403A1" w:rsidP="003049F3">
      <w:pPr>
        <w:pStyle w:val="a5"/>
        <w:rPr>
          <w:rtl/>
        </w:rPr>
      </w:pPr>
      <w:ins w:id="9824" w:author="מספור קטעי משנה" w:date="2026-10-06T06:45:53Z">
        <w:r>
          <w:rPr>
            <w:rStyle w:val="MisparKeta"/>
          </w:rPr>
          <w:t xml:space="preserve">ב. </w:t>
        </w:r>
      </w:ins>
      <w:r w:rsidRPr="00726599">
        <w:rPr>
          <w:rFonts w:hint="cs"/>
          <w:rtl/>
        </w:rPr>
        <w:t>קטן שא</w:t>
      </w:r>
      <w:r w:rsidRPr="00726599">
        <w:rPr>
          <w:rtl/>
        </w:rPr>
        <w:t>"</w:t>
      </w:r>
      <w:r w:rsidRPr="00726599">
        <w:rPr>
          <w:rFonts w:hint="cs"/>
          <w:rtl/>
        </w:rPr>
        <w:t>צ לאמו</w:t>
      </w:r>
      <w:r w:rsidR="00726599" w:rsidRPr="00726599">
        <w:rPr>
          <w:rFonts w:hint="cs"/>
          <w:rtl/>
        </w:rPr>
        <w:t xml:space="preserve"> חייב בסוכה</w:t>
      </w:r>
      <w:bookmarkEnd w:id="174"/>
      <w:r w:rsidRPr="00726599">
        <w:rPr>
          <w:rFonts w:hint="cs"/>
          <w:rtl/>
        </w:rPr>
        <w:t xml:space="preserve"> </w:t>
      </w:r>
    </w:p>
    <w:p w14:paraId="309EDF51" w14:textId="5A1DACAD" w:rsidR="00E403A1" w:rsidRPr="00A150D6" w:rsidRDefault="00E403A1" w:rsidP="00726599">
      <w:pPr>
        <w:rPr>
          <w:rFonts w:ascii="BA חניכי הישיבות" w:hAnsi="BA חניכי הישיבות" w:cs="BA חניכי הישיבות"/>
          <w:spacing w:val="-2"/>
          <w:sz w:val="12"/>
          <w:szCs w:val="12"/>
          <w:rtl/>
        </w:rPr>
      </w:pPr>
      <w:r w:rsidRPr="00A150D6">
        <w:rPr>
          <w:rStyle w:val="af4"/>
          <w:rFonts w:hint="cs"/>
          <w:color w:val="auto"/>
          <w:spacing w:val="-2"/>
          <w:rtl/>
        </w:rPr>
        <w:t>א.</w:t>
      </w:r>
      <w:r w:rsidR="00726599" w:rsidRPr="00A150D6">
        <w:rPr>
          <w:rStyle w:val="af4"/>
          <w:rFonts w:hint="cs"/>
          <w:color w:val="auto"/>
          <w:spacing w:val="-2"/>
          <w:rtl/>
        </w:rPr>
        <w:t xml:space="preserve"> </w:t>
      </w:r>
      <w:r w:rsidRPr="00A150D6">
        <w:rPr>
          <w:rFonts w:hint="cs"/>
          <w:spacing w:val="-2"/>
          <w:rtl/>
        </w:rPr>
        <w:t>שנפנה ואין אמו מקנחתו,</w:t>
      </w:r>
      <w:r w:rsidRPr="00A150D6">
        <w:rPr>
          <w:rStyle w:val="af4"/>
          <w:rFonts w:hint="cs"/>
          <w:color w:val="auto"/>
          <w:spacing w:val="-2"/>
          <w:rtl/>
        </w:rPr>
        <w:t xml:space="preserve"> ב.</w:t>
      </w:r>
      <w:r w:rsidRPr="00A150D6">
        <w:rPr>
          <w:rFonts w:hint="cs"/>
          <w:spacing w:val="-2"/>
          <w:rtl/>
        </w:rPr>
        <w:t xml:space="preserve"> שנעור משנתו ואינו קורא</w:t>
      </w:r>
      <w:r>
        <w:rPr>
          <w:rFonts w:hint="cs"/>
          <w:spacing w:val="-2"/>
          <w:rtl/>
        </w:rPr>
        <w:t xml:space="preserve"> </w:t>
      </w:r>
      <w:del w:id="9001" w:author="עריכה מהאתר" w:date="2026-10-06T13:08:53Z">
        <w:r>
          <w:rPr>
            <w:rFonts w:hint="cs"/>
            <w:spacing w:val="-2"/>
            <w:rtl/>
          </w:rPr>
          <w:delText xml:space="preserve">לאמו</w:delText>
        </w:r>
      </w:del>
      <w:ins w:id="9002" w:author="עריכה מהאתר" w:date="2026-10-06T13:08:53Z">
        <w:r>
          <w:rPr>
            <w:rFonts w:hint="cs"/>
            <w:spacing w:val="-2"/>
            <w:rtl/>
          </w:rPr>
          <w:t xml:space="preserve">אמא אמא</w:t>
        </w:r>
      </w:ins>
    </w:p>
    <w:p w14:paraId="59E9EDC2" w14:textId="77777777" w:rsidR="00E403A1" w:rsidRPr="00043784" w:rsidRDefault="00E403A1" w:rsidP="00E403A1">
      <w:pPr>
        <w:widowControl w:val="0"/>
        <w:rPr>
          <w:rtl/>
        </w:rPr>
      </w:pPr>
      <w:bookmarkStart w:id="175" w:name="_Toc155720357"/>
      <w:r w:rsidRPr="00043784">
        <w:rPr>
          <w:rStyle w:val="a6"/>
          <w:rFonts w:hint="cs"/>
          <w:spacing w:val="0"/>
          <w:rtl/>
        </w:rPr>
        <w:t>שמאי מחמיר</w:t>
      </w:r>
      <w:bookmarkEnd w:id="175"/>
      <w:r w:rsidRPr="00043784">
        <w:rPr>
          <w:rFonts w:hint="cs"/>
          <w:rtl/>
        </w:rPr>
        <w:t xml:space="preserve"> וכמעשה וילדה כלתו.</w:t>
      </w:r>
    </w:p>
    <w:p w14:paraId="7E530251" w14:textId="2F3BECAD" w:rsidR="00E403A1" w:rsidRPr="00E42FF2" w:rsidRDefault="0026136E" w:rsidP="00E42FF2">
      <w:pPr>
        <w:pStyle w:val="af"/>
        <w:rPr>
          <w:rtl/>
        </w:rPr>
      </w:pPr>
      <w:r>
        <w:rPr>
          <w:rFonts w:hint="cs"/>
          <w:rtl/>
        </w:rPr>
        <w:t>***</w:t>
      </w:r>
    </w:p>
    <w:p>
      <w:pPr>
        <w:pStyle w:val="MishnaBatzad"/>
        <w:rPr>
          <w:ins w:id="20233" w:author="קלוד" w:date="2026-10-06T10:10:33Z"/>
        </w:rPr>
      </w:pPr>
      <w:ins w:id="20232" w:author="קלוד" w:date="2026-10-06T10:10:33Z">
        <w:r>
          <w:t xml:space="preserve">משנה ט</w:t>
        </w:r>
      </w:ins>
    </w:p>
    <w:p w14:paraId="518CCB45" w14:textId="77777777" w:rsidR="00E37CE4" w:rsidRPr="00DA0E21" w:rsidRDefault="00E403A1" w:rsidP="009D377E">
      <w:pPr>
        <w:pStyle w:val="afff"/>
        <w:rPr>
          <w:rStyle w:val="afffd"/>
          <w:rtl/>
        </w:rPr>
      </w:pPr>
      <w:bookmarkStart w:id="176" w:name="_Toc155720358"/>
      <w:r w:rsidRPr="00DA0E21">
        <w:rPr>
          <w:rStyle w:val="afffd"/>
          <w:rFonts w:hint="cs"/>
          <w:rtl/>
        </w:rPr>
        <w:t>שבעת ימים סוכת קבע ובית ארעי,</w:t>
      </w:r>
      <w:bookmarkEnd w:id="176"/>
    </w:p>
    <w:p w14:paraId="215EFAFF" w14:textId="77777777" w:rsidR="00E37CE4" w:rsidRPr="00721B7C" w:rsidRDefault="00E403A1" w:rsidP="009D377E">
      <w:pPr>
        <w:pStyle w:val="afff"/>
        <w:rPr>
          <w:rtl/>
        </w:rPr>
      </w:pPr>
      <w:bookmarkStart w:id="177" w:name="_Toc155720359"/>
      <w:r w:rsidRPr="0033282D">
        <w:rPr>
          <w:rStyle w:val="afffd"/>
          <w:rFonts w:hint="cs"/>
          <w:rtl/>
        </w:rPr>
        <w:t>ירדו גשמים</w:t>
      </w:r>
      <w:r w:rsidRPr="00721B7C">
        <w:rPr>
          <w:rFonts w:hint="cs"/>
          <w:rtl/>
        </w:rPr>
        <w:t xml:space="preserve"> מותר לפנות משתסרח המקפה.</w:t>
      </w:r>
      <w:bookmarkEnd w:id="177"/>
      <w:r w:rsidRPr="00721B7C">
        <w:rPr>
          <w:rFonts w:hint="cs"/>
          <w:rtl/>
        </w:rPr>
        <w:t xml:space="preserve"> </w:t>
      </w:r>
    </w:p>
    <w:p w14:paraId="53CFD5D0" w14:textId="77777777" w:rsidR="00E403A1" w:rsidRPr="00721B7C" w:rsidRDefault="00E403A1" w:rsidP="009D377E">
      <w:pPr>
        <w:pStyle w:val="a3"/>
        <w:rPr>
          <w:rtl/>
        </w:rPr>
      </w:pPr>
      <w:r w:rsidRPr="00721B7C">
        <w:rPr>
          <w:rFonts w:hint="cs"/>
          <w:rtl/>
        </w:rPr>
        <w:t>משל לעבד שמזג כוס ורבו שפך על פניו.</w:t>
      </w:r>
    </w:p>
    <w:p w14:paraId="674A69D9" w14:textId="77777777" w:rsidR="00E403A1" w:rsidRPr="00726599" w:rsidRDefault="00E403A1" w:rsidP="003049F3">
      <w:pPr>
        <w:pStyle w:val="a5"/>
        <w:rPr>
          <w:rtl/>
        </w:rPr>
      </w:pPr>
      <w:ins w:id="9826" w:author="מספור קטעי משנה" w:date="2026-10-06T06:45:53Z">
        <w:r>
          <w:rPr>
            <w:rStyle w:val="MisparKeta"/>
          </w:rPr>
          <w:t xml:space="preserve">ה. </w:t>
        </w:r>
      </w:ins>
      <w:bookmarkStart w:id="178" w:name="_Toc155720360"/>
      <w:r w:rsidRPr="00726599">
        <w:rPr>
          <w:rFonts w:hint="cs"/>
          <w:rtl/>
        </w:rPr>
        <w:t>שבעת ימים סוכת קבע</w:t>
      </w:r>
      <w:bookmarkEnd w:id="178"/>
      <w:r w:rsidRPr="00726599">
        <w:rPr>
          <w:rFonts w:hint="cs"/>
          <w:rtl/>
        </w:rPr>
        <w:t xml:space="preserve"> </w:t>
      </w:r>
    </w:p>
    <w:p w14:paraId="2CD31D39" w14:textId="77777777" w:rsidR="00514208" w:rsidRPr="00514208" w:rsidRDefault="00514208" w:rsidP="00514208">
      <w:pPr>
        <w:pStyle w:val="31"/>
        <w:framePr w:wrap="notBeside"/>
        <w:rPr>
          <w:rtl/>
        </w:rPr>
      </w:pPr>
      <w:bookmarkStart w:id="179" w:name="_Toc155720361"/>
      <w:r w:rsidRPr="00514208">
        <w:rPr>
          <w:rtl/>
        </w:rPr>
        <w:t>◄</w:t>
      </w:r>
    </w:p>
    <w:p w14:paraId="2CCB8924" w14:textId="2899BC22" w:rsidR="007D0200" w:rsidRPr="00043784" w:rsidRDefault="00E403A1" w:rsidP="00E403A1">
      <w:pPr>
        <w:pStyle w:val="affd"/>
        <w:rPr>
          <w:rtl/>
        </w:rPr>
      </w:pPr>
      <w:r w:rsidRPr="007C19A7">
        <w:rPr>
          <w:rStyle w:val="af2"/>
          <w:rFonts w:hint="cs"/>
          <w:rtl/>
        </w:rPr>
        <w:t>כלים ומצעין נאים</w:t>
      </w:r>
      <w:bookmarkEnd w:id="179"/>
      <w:r w:rsidRPr="00043784">
        <w:rPr>
          <w:rFonts w:hint="cs"/>
          <w:rtl/>
        </w:rPr>
        <w:t xml:space="preserve"> מעלה לסוכה, </w:t>
      </w:r>
    </w:p>
    <w:p w14:paraId="175905B8" w14:textId="6727043D" w:rsidR="007D0200" w:rsidRPr="00043784" w:rsidRDefault="00E403A1" w:rsidP="00E403A1">
      <w:pPr>
        <w:pStyle w:val="affd"/>
        <w:rPr>
          <w:rtl/>
        </w:rPr>
      </w:pPr>
      <w:r w:rsidRPr="00043784">
        <w:rPr>
          <w:rFonts w:hint="cs"/>
          <w:rtl/>
        </w:rPr>
        <w:t>אוכל ושותה ומטייל בסוכה</w:t>
      </w:r>
      <w:r w:rsidR="003D23AD" w:rsidRPr="00043784">
        <w:rPr>
          <w:rFonts w:hint="cs"/>
          <w:rtl/>
        </w:rPr>
        <w:t>,</w:t>
      </w:r>
      <w:r w:rsidRPr="00043784">
        <w:rPr>
          <w:rFonts w:hint="cs"/>
          <w:rtl/>
        </w:rPr>
        <w:t xml:space="preserve"> ד</w:t>
      </w:r>
      <w:r w:rsidRPr="00043784">
        <w:rPr>
          <w:rStyle w:val="af8"/>
          <w:rFonts w:hint="cs"/>
          <w:rtl/>
        </w:rPr>
        <w:t>תשבו</w:t>
      </w:r>
      <w:r w:rsidRPr="00043784">
        <w:rPr>
          <w:rFonts w:hint="cs"/>
          <w:rtl/>
        </w:rPr>
        <w:t xml:space="preserve"> כעין תדורו, </w:t>
      </w:r>
    </w:p>
    <w:p w14:paraId="4D3D1CF0" w14:textId="77777777" w:rsidR="00E403A1" w:rsidRPr="00F8723C" w:rsidRDefault="00E403A1" w:rsidP="007D0200">
      <w:pPr>
        <w:pStyle w:val="affd"/>
        <w:rPr>
          <w:rStyle w:val="ac"/>
          <w:rFonts w:cs="PFT_Frank"/>
          <w:sz w:val="14"/>
          <w:rtl/>
        </w:rPr>
      </w:pPr>
      <w:r w:rsidRPr="00F8723C">
        <w:rPr>
          <w:rStyle w:val="ac"/>
          <w:rFonts w:cs="PFT_Frank" w:hint="cs"/>
          <w:sz w:val="14"/>
          <w:rtl/>
        </w:rPr>
        <w:t xml:space="preserve">משנן </w:t>
      </w:r>
      <w:r w:rsidRPr="00043784">
        <w:rPr>
          <w:rFonts w:hint="cs"/>
          <w:rtl/>
        </w:rPr>
        <w:t xml:space="preserve">בסוכה, </w:t>
      </w:r>
      <w:r w:rsidR="007D0200" w:rsidRPr="00043784">
        <w:rPr>
          <w:rFonts w:hint="cs"/>
          <w:rtl/>
        </w:rPr>
        <w:t xml:space="preserve"> </w:t>
      </w:r>
      <w:r w:rsidRPr="00F8723C">
        <w:rPr>
          <w:rStyle w:val="ac"/>
          <w:rFonts w:cs="PFT_Frank" w:hint="cs"/>
          <w:sz w:val="14"/>
          <w:rtl/>
        </w:rPr>
        <w:t>ובעיון</w:t>
      </w:r>
      <w:r w:rsidRPr="00043784">
        <w:rPr>
          <w:rFonts w:hint="cs"/>
          <w:rtl/>
        </w:rPr>
        <w:t xml:space="preserve"> חוץ לסוכה, דקודם גרסו ואח</w:t>
      </w:r>
      <w:r w:rsidRPr="00043784">
        <w:rPr>
          <w:rtl/>
        </w:rPr>
        <w:t>"</w:t>
      </w:r>
      <w:r w:rsidRPr="00043784">
        <w:rPr>
          <w:rFonts w:hint="cs"/>
          <w:rtl/>
        </w:rPr>
        <w:t>כ עיינו.</w:t>
      </w:r>
    </w:p>
    <w:p w14:paraId="3C8C0CC3" w14:textId="77777777" w:rsidR="00E403A1" w:rsidRPr="00C01657" w:rsidRDefault="00E403A1" w:rsidP="009D377E">
      <w:pPr>
        <w:pStyle w:val="ad"/>
        <w:framePr w:wrap="around"/>
        <w:rPr>
          <w:rStyle w:val="ae"/>
          <w:rtl/>
        </w:rPr>
      </w:pPr>
      <w:bookmarkStart w:id="180" w:name="_Toc155720362"/>
      <w:r w:rsidRPr="00C01657">
        <w:rPr>
          <w:rStyle w:val="ae"/>
          <w:rFonts w:hint="cs"/>
          <w:rtl/>
        </w:rPr>
        <w:t>כט.</w:t>
      </w:r>
      <w:bookmarkEnd w:id="180"/>
    </w:p>
    <w:p w14:paraId="63D26C0E" w14:textId="77777777" w:rsidR="007D0200" w:rsidRPr="00043784" w:rsidRDefault="00E403A1" w:rsidP="00EA235C">
      <w:pPr>
        <w:spacing w:before="60"/>
        <w:rPr>
          <w:rtl/>
        </w:rPr>
      </w:pPr>
      <w:bookmarkStart w:id="181" w:name="_Toc155720363"/>
      <w:r w:rsidRPr="007C19A7">
        <w:rPr>
          <w:rStyle w:val="af2"/>
          <w:rFonts w:hint="cs"/>
          <w:rtl/>
        </w:rPr>
        <w:t>כלי שתייה</w:t>
      </w:r>
      <w:bookmarkEnd w:id="181"/>
      <w:r w:rsidRPr="00043784">
        <w:rPr>
          <w:rFonts w:hint="cs"/>
          <w:rtl/>
        </w:rPr>
        <w:t xml:space="preserve"> בסוכה, וכלי אוכל חוץ לסוכה, </w:t>
      </w:r>
    </w:p>
    <w:p w14:paraId="77F56F51" w14:textId="453C1C9B" w:rsidR="00E403A1" w:rsidRPr="006F2339" w:rsidRDefault="00E403A1" w:rsidP="005D60AB">
      <w:pPr>
        <w:pStyle w:val="affd"/>
        <w:rPr>
          <w:spacing w:val="-6"/>
          <w:rtl/>
        </w:rPr>
      </w:pPr>
      <w:r w:rsidRPr="005D60AB">
        <w:rPr>
          <w:rStyle w:val="ac"/>
          <w:rFonts w:cs="PFT_Frank" w:hint="cs"/>
          <w:spacing w:val="-4"/>
          <w:sz w:val="14"/>
          <w:rtl/>
        </w:rPr>
        <w:t>כלים גדולים</w:t>
      </w:r>
      <w:r w:rsidRPr="005D60AB">
        <w:rPr>
          <w:rFonts w:hint="cs"/>
          <w:spacing w:val="-4"/>
          <w:rtl/>
        </w:rPr>
        <w:t>,</w:t>
      </w:r>
      <w:r w:rsidRPr="006F2339">
        <w:rPr>
          <w:rFonts w:hint="cs"/>
          <w:spacing w:val="-6"/>
          <w:rtl/>
        </w:rPr>
        <w:t xml:space="preserve"> חוץ לסוכה</w:t>
      </w:r>
      <w:r w:rsidR="005D60AB" w:rsidRPr="006F2339">
        <w:rPr>
          <w:rFonts w:hint="cs"/>
          <w:spacing w:val="-6"/>
          <w:rtl/>
        </w:rPr>
        <w:t>,</w:t>
      </w:r>
      <w:r w:rsidRPr="006F2339">
        <w:rPr>
          <w:rFonts w:hint="cs"/>
          <w:spacing w:val="-6"/>
          <w:rtl/>
        </w:rPr>
        <w:t xml:space="preserve"> </w:t>
      </w:r>
      <w:r w:rsidRPr="006F2339">
        <w:rPr>
          <w:rStyle w:val="ac"/>
          <w:rFonts w:cs="PFT_Frank" w:hint="cs"/>
          <w:spacing w:val="-6"/>
          <w:sz w:val="14"/>
          <w:rtl/>
        </w:rPr>
        <w:t xml:space="preserve">נר </w:t>
      </w:r>
      <w:r w:rsidR="007D0200" w:rsidRPr="006F2339">
        <w:rPr>
          <w:rFonts w:hint="cs"/>
          <w:spacing w:val="-6"/>
          <w:rtl/>
        </w:rPr>
        <w:t>בסוכה</w:t>
      </w:r>
      <w:r w:rsidRPr="006F2339">
        <w:rPr>
          <w:rFonts w:hint="cs"/>
          <w:spacing w:val="-6"/>
          <w:rtl/>
        </w:rPr>
        <w:t xml:space="preserve"> גדולה, </w:t>
      </w:r>
      <w:r w:rsidRPr="007412DE">
        <w:rPr>
          <w:rStyle w:val="af6"/>
          <w:rFonts w:hint="cs"/>
          <w:spacing w:val="0"/>
          <w:rtl/>
        </w:rPr>
        <w:t>וי</w:t>
      </w:r>
      <w:r w:rsidRPr="007412DE">
        <w:rPr>
          <w:rStyle w:val="af6"/>
          <w:spacing w:val="0"/>
          <w:rtl/>
        </w:rPr>
        <w:t>"</w:t>
      </w:r>
      <w:r w:rsidRPr="007412DE">
        <w:rPr>
          <w:rStyle w:val="af6"/>
          <w:rFonts w:hint="cs"/>
          <w:spacing w:val="0"/>
          <w:rtl/>
        </w:rPr>
        <w:t>א</w:t>
      </w:r>
      <w:r w:rsidRPr="000C1CD3">
        <w:rPr>
          <w:rStyle w:val="af6"/>
          <w:rFonts w:hint="cs"/>
          <w:rtl/>
        </w:rPr>
        <w:t xml:space="preserve"> </w:t>
      </w:r>
      <w:r w:rsidRPr="006F2339">
        <w:rPr>
          <w:rFonts w:hint="cs"/>
          <w:spacing w:val="-6"/>
          <w:rtl/>
        </w:rPr>
        <w:t>חוץ לסוכה בקטנה.</w:t>
      </w:r>
    </w:p>
    <w:p w14:paraId="1DBC5DE7" w14:textId="1018BD4E" w:rsidR="007D0200" w:rsidRPr="00043784" w:rsidRDefault="00E403A1" w:rsidP="007D0200">
      <w:pPr>
        <w:spacing w:before="60"/>
        <w:rPr>
          <w:rtl/>
        </w:rPr>
      </w:pPr>
      <w:bookmarkStart w:id="182" w:name="_Toc155720364"/>
      <w:r w:rsidRPr="00043784">
        <w:rPr>
          <w:rStyle w:val="a6"/>
          <w:rFonts w:hint="cs"/>
          <w:spacing w:val="0"/>
          <w:rtl/>
        </w:rPr>
        <w:t>משתסרח מקפה</w:t>
      </w:r>
      <w:bookmarkEnd w:id="182"/>
      <w:r w:rsidRPr="00F8723C">
        <w:rPr>
          <w:rStyle w:val="ac"/>
          <w:rFonts w:cs="PFT_Frank" w:hint="cs"/>
          <w:sz w:val="14"/>
          <w:rtl/>
        </w:rPr>
        <w:t xml:space="preserve"> </w:t>
      </w:r>
      <w:r w:rsidR="00514208" w:rsidRPr="00BD6283">
        <w:rPr>
          <w:rStyle w:val="af6"/>
          <w:rtl/>
        </w:rPr>
        <w:t>◄</w:t>
      </w:r>
      <w:r w:rsidRPr="00043784">
        <w:rPr>
          <w:rFonts w:hint="cs"/>
          <w:rtl/>
        </w:rPr>
        <w:t xml:space="preserve">דגריסין, </w:t>
      </w:r>
    </w:p>
    <w:p w14:paraId="5E6B3AE9" w14:textId="7AA1552B" w:rsidR="00E403A1" w:rsidRPr="00043784" w:rsidRDefault="00E403A1" w:rsidP="00726599">
      <w:pPr>
        <w:pStyle w:val="affd"/>
        <w:ind w:left="850" w:firstLine="170"/>
        <w:rPr>
          <w:rtl/>
        </w:rPr>
      </w:pPr>
      <w:r w:rsidRPr="00043784">
        <w:rPr>
          <w:rFonts w:hint="cs"/>
          <w:rtl/>
        </w:rPr>
        <w:t xml:space="preserve">קיסמין </w:t>
      </w:r>
      <w:r w:rsidRPr="000C1CD3">
        <w:rPr>
          <w:rStyle w:val="af6"/>
          <w:rFonts w:hint="cs"/>
          <w:rtl/>
        </w:rPr>
        <w:t>דרב יוסף</w:t>
      </w:r>
      <w:r w:rsidR="003D23AD" w:rsidRPr="00043784">
        <w:rPr>
          <w:rFonts w:hint="cs"/>
          <w:rtl/>
        </w:rPr>
        <w:t>,</w:t>
      </w:r>
      <w:r w:rsidRPr="00043784">
        <w:rPr>
          <w:rFonts w:hint="cs"/>
          <w:rtl/>
        </w:rPr>
        <w:t xml:space="preserve"> אנינה דעתו ופינה הכלים.</w:t>
      </w:r>
    </w:p>
    <w:p w14:paraId="741F3A27" w14:textId="77777777" w:rsidR="00514208" w:rsidRPr="00514208" w:rsidRDefault="00514208" w:rsidP="00514208">
      <w:pPr>
        <w:pStyle w:val="31"/>
        <w:framePr w:wrap="notBeside"/>
        <w:rPr>
          <w:rtl/>
        </w:rPr>
      </w:pPr>
      <w:bookmarkStart w:id="183" w:name="_Toc155720365"/>
      <w:r w:rsidRPr="00514208">
        <w:rPr>
          <w:rtl/>
        </w:rPr>
        <w:t>◄</w:t>
      </w:r>
    </w:p>
    <w:p w14:paraId="52BFEE3C" w14:textId="26325623" w:rsidR="00E403A1" w:rsidRPr="00043784" w:rsidRDefault="00E403A1" w:rsidP="005D60AB">
      <w:pPr>
        <w:spacing w:after="60"/>
        <w:rPr>
          <w:rtl/>
        </w:rPr>
      </w:pPr>
      <w:r w:rsidRPr="007C19A7">
        <w:rPr>
          <w:rStyle w:val="af2"/>
          <w:rFonts w:hint="cs"/>
          <w:rtl/>
        </w:rPr>
        <w:t>אכל בסוכה וירדו גשמים</w:t>
      </w:r>
      <w:bookmarkEnd w:id="183"/>
      <w:r w:rsidRPr="00043784">
        <w:rPr>
          <w:rFonts w:hint="cs"/>
          <w:rtl/>
        </w:rPr>
        <w:t xml:space="preserve"> וירד, אין מטריחין לעלות עד שיגמו</w:t>
      </w:r>
      <w:r w:rsidR="00726599">
        <w:rPr>
          <w:rFonts w:hint="cs"/>
          <w:rtl/>
        </w:rPr>
        <w:t>ר</w:t>
      </w:r>
      <w:r w:rsidRPr="00043784">
        <w:rPr>
          <w:rFonts w:hint="cs"/>
          <w:rtl/>
        </w:rPr>
        <w:t xml:space="preserve"> סעודתו, ובשינה עד שיעור ויעלה עמוד השחר. </w:t>
      </w:r>
    </w:p>
    <w:p w14:paraId="28235BB9" w14:textId="77777777" w:rsidR="00E403A1" w:rsidRPr="00043784" w:rsidRDefault="00E403A1" w:rsidP="005D60AB">
      <w:pPr>
        <w:spacing w:after="60"/>
        <w:rPr>
          <w:rtl/>
        </w:rPr>
      </w:pPr>
      <w:bookmarkStart w:id="184" w:name="_Toc155720366"/>
      <w:r w:rsidRPr="00043784">
        <w:rPr>
          <w:rStyle w:val="a6"/>
          <w:rFonts w:hint="cs"/>
          <w:spacing w:val="0"/>
          <w:rtl/>
        </w:rPr>
        <w:t>משל דשופך קיתון</w:t>
      </w:r>
      <w:bookmarkEnd w:id="184"/>
      <w:r w:rsidR="00C15B67" w:rsidRPr="00043784">
        <w:rPr>
          <w:rFonts w:hint="cs"/>
          <w:rtl/>
        </w:rPr>
        <w:t xml:space="preserve">: </w:t>
      </w:r>
      <w:r w:rsidRPr="00043784">
        <w:rPr>
          <w:rFonts w:hint="cs"/>
          <w:rtl/>
        </w:rPr>
        <w:t>הרב לעבד וא</w:t>
      </w:r>
      <w:r w:rsidRPr="00043784">
        <w:rPr>
          <w:rtl/>
        </w:rPr>
        <w:t>"</w:t>
      </w:r>
      <w:r w:rsidRPr="00043784">
        <w:rPr>
          <w:rFonts w:hint="cs"/>
          <w:rtl/>
        </w:rPr>
        <w:t>ל א</w:t>
      </w:r>
      <w:r w:rsidRPr="00043784">
        <w:rPr>
          <w:rtl/>
        </w:rPr>
        <w:t>"</w:t>
      </w:r>
      <w:r w:rsidRPr="00043784">
        <w:rPr>
          <w:rFonts w:hint="cs"/>
          <w:rtl/>
        </w:rPr>
        <w:t>א בשימושך.</w:t>
      </w:r>
    </w:p>
    <w:p w14:paraId="3C47A910" w14:textId="77777777" w:rsidR="005D60AB" w:rsidRPr="005D60AB" w:rsidRDefault="005D60AB" w:rsidP="001711C4">
      <w:pPr>
        <w:pStyle w:val="31"/>
        <w:framePr w:wrap="notBeside"/>
        <w:rPr>
          <w:rtl/>
        </w:rPr>
      </w:pPr>
      <w:r w:rsidRPr="005D60AB">
        <w:rPr>
          <w:rFonts w:hint="cs"/>
          <w:rtl/>
        </w:rPr>
        <w:t>א.</w:t>
      </w:r>
    </w:p>
    <w:p w14:paraId="6F829F92" w14:textId="5D6936DE" w:rsidR="007D0200" w:rsidRPr="00043784" w:rsidRDefault="00E403A1" w:rsidP="005D60AB">
      <w:pPr>
        <w:rPr>
          <w:rtl/>
        </w:rPr>
      </w:pPr>
      <w:r w:rsidRPr="00C91EAB">
        <w:rPr>
          <w:rFonts w:cs="PFT_Frank" w:hint="cs"/>
          <w:b/>
          <w:bCs/>
          <w:szCs w:val="14"/>
          <w:rtl/>
        </w:rPr>
        <w:t>חמה לוקה</w:t>
      </w:r>
      <w:r w:rsidRPr="007C19A7">
        <w:rPr>
          <w:rFonts w:hint="cs"/>
          <w:rtl/>
        </w:rPr>
        <w:t xml:space="preserve"> </w:t>
      </w:r>
      <w:r w:rsidRPr="00043784">
        <w:rPr>
          <w:rFonts w:hint="cs"/>
          <w:rtl/>
        </w:rPr>
        <w:t xml:space="preserve">סימן רע לכל העולם, </w:t>
      </w:r>
    </w:p>
    <w:p w14:paraId="01309C4E" w14:textId="4C628913" w:rsidR="00E403A1" w:rsidRPr="00043784" w:rsidRDefault="00E403A1" w:rsidP="007D0200">
      <w:pPr>
        <w:pStyle w:val="affd"/>
        <w:ind w:firstLine="284"/>
        <w:rPr>
          <w:rtl/>
        </w:rPr>
      </w:pPr>
      <w:r w:rsidRPr="00043784">
        <w:rPr>
          <w:rFonts w:hint="cs"/>
          <w:rtl/>
        </w:rPr>
        <w:t>משל למלך ש</w:t>
      </w:r>
      <w:r w:rsidR="007B24CD">
        <w:rPr>
          <w:rFonts w:hint="cs"/>
          <w:rtl/>
        </w:rPr>
        <w:t xml:space="preserve">אמר לטול </w:t>
      </w:r>
      <w:r w:rsidRPr="00043784">
        <w:rPr>
          <w:rFonts w:hint="cs"/>
          <w:rtl/>
        </w:rPr>
        <w:t xml:space="preserve"> הפנס בסעודה לעבדיו.</w:t>
      </w:r>
    </w:p>
    <w:p w14:paraId="39AF3E85" w14:textId="77777777" w:rsidR="005D60AB" w:rsidRPr="005D60AB" w:rsidRDefault="005D60AB" w:rsidP="001711C4">
      <w:pPr>
        <w:pStyle w:val="31"/>
        <w:framePr w:wrap="notBeside"/>
        <w:rPr>
          <w:rtl/>
        </w:rPr>
      </w:pPr>
      <w:r w:rsidRPr="005D60AB">
        <w:rPr>
          <w:rFonts w:hint="cs"/>
          <w:rtl/>
        </w:rPr>
        <w:t>ב.</w:t>
      </w:r>
    </w:p>
    <w:p w14:paraId="45644F04" w14:textId="4E9ABBF0" w:rsidR="007D0200" w:rsidRPr="00043784" w:rsidRDefault="00E403A1" w:rsidP="005D60AB">
      <w:pPr>
        <w:rPr>
          <w:rtl/>
        </w:rPr>
      </w:pPr>
      <w:r w:rsidRPr="00C91EAB">
        <w:rPr>
          <w:rFonts w:cs="PFT_Frank" w:hint="cs"/>
          <w:b/>
          <w:bCs/>
          <w:szCs w:val="14"/>
          <w:rtl/>
        </w:rPr>
        <w:t>מאורות לוקין</w:t>
      </w:r>
      <w:r w:rsidRPr="00043784">
        <w:rPr>
          <w:rFonts w:hint="cs"/>
          <w:rtl/>
        </w:rPr>
        <w:t xml:space="preserve"> </w:t>
      </w:r>
      <w:r w:rsidRPr="00726599">
        <w:rPr>
          <w:rFonts w:hint="cs"/>
          <w:spacing w:val="-2"/>
          <w:rtl/>
        </w:rPr>
        <w:t>סימן רע ל</w:t>
      </w:r>
      <w:r w:rsidR="00726599" w:rsidRPr="00726599">
        <w:rPr>
          <w:rFonts w:hint="cs"/>
          <w:spacing w:val="-2"/>
          <w:rtl/>
        </w:rPr>
        <w:t>'</w:t>
      </w:r>
      <w:r w:rsidRPr="00726599">
        <w:rPr>
          <w:rFonts w:hint="cs"/>
          <w:spacing w:val="-2"/>
          <w:rtl/>
        </w:rPr>
        <w:t>שונאי ישראל</w:t>
      </w:r>
      <w:r w:rsidR="00726599" w:rsidRPr="00726599">
        <w:rPr>
          <w:rFonts w:hint="cs"/>
          <w:spacing w:val="-2"/>
          <w:rtl/>
        </w:rPr>
        <w:t>'</w:t>
      </w:r>
      <w:r w:rsidRPr="00726599">
        <w:rPr>
          <w:rFonts w:hint="cs"/>
          <w:spacing w:val="-2"/>
          <w:rtl/>
        </w:rPr>
        <w:t xml:space="preserve"> שמלומדין במכותיהן,</w:t>
      </w:r>
      <w:r w:rsidRPr="00043784">
        <w:rPr>
          <w:rFonts w:hint="cs"/>
          <w:rtl/>
        </w:rPr>
        <w:t xml:space="preserve"> </w:t>
      </w:r>
    </w:p>
    <w:p w14:paraId="343820AC" w14:textId="77777777" w:rsidR="00E403A1" w:rsidRPr="00043784" w:rsidRDefault="00E403A1" w:rsidP="00726599">
      <w:pPr>
        <w:widowControl w:val="0"/>
        <w:ind w:left="170" w:firstLine="170"/>
        <w:rPr>
          <w:rtl/>
        </w:rPr>
      </w:pPr>
      <w:r w:rsidRPr="00043784">
        <w:rPr>
          <w:rFonts w:hint="cs"/>
          <w:rtl/>
        </w:rPr>
        <w:t>משל לסופר שבא ורצועה בידו</w:t>
      </w:r>
      <w:r w:rsidR="003D23AD" w:rsidRPr="00043784">
        <w:rPr>
          <w:rFonts w:hint="cs"/>
          <w:rtl/>
        </w:rPr>
        <w:t>,</w:t>
      </w:r>
      <w:r w:rsidRPr="00043784">
        <w:rPr>
          <w:rFonts w:hint="cs"/>
          <w:rtl/>
        </w:rPr>
        <w:t xml:space="preserve"> דואג מי שרגיל ללקות.</w:t>
      </w:r>
    </w:p>
    <w:p w14:paraId="128A1567" w14:textId="77777777" w:rsidR="005D60AB" w:rsidRPr="005D60AB" w:rsidRDefault="005D60AB" w:rsidP="001711C4">
      <w:pPr>
        <w:pStyle w:val="31"/>
        <w:framePr w:wrap="notBeside"/>
        <w:rPr>
          <w:rtl/>
        </w:rPr>
      </w:pPr>
      <w:r w:rsidRPr="005D60AB">
        <w:rPr>
          <w:rFonts w:hint="cs"/>
          <w:rtl/>
        </w:rPr>
        <w:t>ג.</w:t>
      </w:r>
    </w:p>
    <w:p w14:paraId="684A469E" w14:textId="77C3D2EF" w:rsidR="008A6E9F" w:rsidRPr="00F8723C" w:rsidRDefault="00E403A1" w:rsidP="005D60AB">
      <w:pPr>
        <w:pStyle w:val="affd"/>
        <w:rPr>
          <w:rStyle w:val="ac"/>
          <w:rFonts w:cs="PFT_Frank"/>
          <w:sz w:val="14"/>
          <w:rtl/>
        </w:rPr>
      </w:pPr>
      <w:r w:rsidRPr="00C91EAB">
        <w:rPr>
          <w:rFonts w:cs="PFT_Frank" w:hint="cs"/>
          <w:b/>
          <w:bCs/>
          <w:szCs w:val="14"/>
          <w:rtl/>
        </w:rPr>
        <w:t>כשחמה לוקה</w:t>
      </w:r>
      <w:r w:rsidRPr="00043784">
        <w:rPr>
          <w:rFonts w:hint="cs"/>
          <w:rtl/>
        </w:rPr>
        <w:t xml:space="preserve"> סימן רע לגויים</w:t>
      </w:r>
      <w:r w:rsidR="003D23AD" w:rsidRPr="00043784">
        <w:rPr>
          <w:rFonts w:hint="cs"/>
          <w:rtl/>
        </w:rPr>
        <w:t>,</w:t>
      </w:r>
      <w:r w:rsidRPr="00043784">
        <w:rPr>
          <w:rFonts w:hint="cs"/>
          <w:rtl/>
        </w:rPr>
        <w:t xml:space="preserve"> שמונין לחמה, </w:t>
      </w:r>
    </w:p>
    <w:p w14:paraId="284399C5" w14:textId="77777777" w:rsidR="005D60AB" w:rsidRPr="005D60AB" w:rsidRDefault="005D60AB" w:rsidP="001711C4">
      <w:pPr>
        <w:pStyle w:val="31"/>
        <w:framePr w:wrap="notBeside"/>
        <w:rPr>
          <w:rtl/>
        </w:rPr>
      </w:pPr>
      <w:r w:rsidRPr="005D60AB">
        <w:rPr>
          <w:rFonts w:hint="cs"/>
          <w:rtl/>
        </w:rPr>
        <w:t>ד.</w:t>
      </w:r>
    </w:p>
    <w:p w14:paraId="6733ED3A" w14:textId="4306B588" w:rsidR="00726599" w:rsidRDefault="00E403A1" w:rsidP="008A6E9F">
      <w:pPr>
        <w:pStyle w:val="affd"/>
        <w:rPr>
          <w:rtl/>
        </w:rPr>
      </w:pPr>
      <w:r w:rsidRPr="00C91EAB">
        <w:rPr>
          <w:rFonts w:cs="PFT_Frank" w:hint="cs"/>
          <w:b/>
          <w:bCs/>
          <w:szCs w:val="14"/>
          <w:rtl/>
        </w:rPr>
        <w:t>לבנה לוקה</w:t>
      </w:r>
      <w:r w:rsidR="008A6E9F" w:rsidRPr="00043784">
        <w:rPr>
          <w:rFonts w:hint="cs"/>
          <w:rtl/>
        </w:rPr>
        <w:t xml:space="preserve"> סימן רע ל'שונאי </w:t>
      </w:r>
      <w:r w:rsidRPr="00043784">
        <w:rPr>
          <w:rFonts w:hint="cs"/>
          <w:rtl/>
        </w:rPr>
        <w:t>ישראל</w:t>
      </w:r>
      <w:r w:rsidR="008A6E9F" w:rsidRPr="00043784">
        <w:rPr>
          <w:rFonts w:hint="cs"/>
          <w:rtl/>
        </w:rPr>
        <w:t>'</w:t>
      </w:r>
      <w:r w:rsidRPr="00043784">
        <w:rPr>
          <w:rFonts w:hint="cs"/>
          <w:rtl/>
        </w:rPr>
        <w:t xml:space="preserve"> שמונין ללבנה, </w:t>
      </w:r>
    </w:p>
    <w:p w14:paraId="4EB763BF" w14:textId="77777777" w:rsidR="005D60AB" w:rsidRPr="005D60AB" w:rsidRDefault="005D60AB" w:rsidP="001711C4">
      <w:pPr>
        <w:pStyle w:val="31"/>
        <w:framePr w:wrap="notBeside"/>
        <w:rPr>
          <w:rtl/>
        </w:rPr>
      </w:pPr>
      <w:r w:rsidRPr="005D60AB">
        <w:rPr>
          <w:rFonts w:hint="cs"/>
          <w:rtl/>
        </w:rPr>
        <w:t>ה.</w:t>
      </w:r>
    </w:p>
    <w:p w14:paraId="0483F6F7" w14:textId="6A1F017F" w:rsidR="00360528" w:rsidRPr="00043784" w:rsidRDefault="00E403A1" w:rsidP="008A6E9F">
      <w:pPr>
        <w:pStyle w:val="affd"/>
        <w:rPr>
          <w:rtl/>
        </w:rPr>
      </w:pPr>
      <w:r w:rsidRPr="00F8723C">
        <w:rPr>
          <w:rStyle w:val="ac"/>
          <w:rFonts w:cs="PFT_Frank" w:hint="cs"/>
          <w:sz w:val="14"/>
          <w:rtl/>
        </w:rPr>
        <w:t>לוקה במזרח</w:t>
      </w:r>
      <w:r w:rsidRPr="00043784">
        <w:rPr>
          <w:rFonts w:hint="cs"/>
          <w:rtl/>
        </w:rPr>
        <w:t xml:space="preserve"> סימן רע ליושבי מזרח, </w:t>
      </w:r>
      <w:r w:rsidRPr="00F8723C">
        <w:rPr>
          <w:rStyle w:val="ac"/>
          <w:rFonts w:cs="PFT_Frank" w:hint="cs"/>
          <w:sz w:val="14"/>
          <w:rtl/>
        </w:rPr>
        <w:t>במערב</w:t>
      </w:r>
      <w:r w:rsidRPr="00043784">
        <w:rPr>
          <w:rFonts w:hint="cs"/>
          <w:rtl/>
        </w:rPr>
        <w:t xml:space="preserve"> ליושבי מערב,</w:t>
      </w:r>
    </w:p>
    <w:p w14:paraId="55A613DB" w14:textId="77777777" w:rsidR="008A6E9F" w:rsidRPr="00043784" w:rsidRDefault="00E403A1" w:rsidP="008A6E9F">
      <w:pPr>
        <w:pStyle w:val="affd"/>
        <w:rPr>
          <w:rtl/>
        </w:rPr>
      </w:pPr>
      <w:r w:rsidRPr="00F8723C">
        <w:rPr>
          <w:rStyle w:val="ac"/>
          <w:rFonts w:cs="PFT_Frank" w:hint="cs"/>
          <w:sz w:val="14"/>
          <w:rtl/>
        </w:rPr>
        <w:t>באמצע הרקיע</w:t>
      </w:r>
      <w:r w:rsidRPr="00043784">
        <w:rPr>
          <w:rFonts w:hint="cs"/>
          <w:rtl/>
        </w:rPr>
        <w:t xml:space="preserve"> לכל העולם, </w:t>
      </w:r>
    </w:p>
    <w:p w14:paraId="0B703405" w14:textId="77777777" w:rsidR="005D60AB" w:rsidRPr="005D60AB" w:rsidRDefault="005D60AB" w:rsidP="001711C4">
      <w:pPr>
        <w:pStyle w:val="31"/>
        <w:framePr w:wrap="notBeside"/>
        <w:rPr>
          <w:rtl/>
        </w:rPr>
      </w:pPr>
      <w:r w:rsidRPr="005D60AB">
        <w:rPr>
          <w:rFonts w:hint="cs"/>
          <w:rtl/>
        </w:rPr>
        <w:t xml:space="preserve">ו. </w:t>
      </w:r>
    </w:p>
    <w:p w14:paraId="4D7AE274" w14:textId="71973487" w:rsidR="008A6E9F" w:rsidRPr="005B429E" w:rsidRDefault="005D60AB" w:rsidP="005B429E">
      <w:pPr>
        <w:pStyle w:val="affd"/>
        <w:rPr>
          <w:spacing w:val="-8"/>
          <w:rtl/>
        </w:rPr>
      </w:pPr>
      <w:r w:rsidRPr="005B429E">
        <w:rPr>
          <w:rStyle w:val="af2"/>
          <w:rFonts w:hint="cs"/>
          <w:spacing w:val="-8"/>
          <w:rtl/>
        </w:rPr>
        <w:t>פ</w:t>
      </w:r>
      <w:r w:rsidR="00E403A1" w:rsidRPr="005B429E">
        <w:rPr>
          <w:rStyle w:val="af2"/>
          <w:rFonts w:hint="cs"/>
          <w:spacing w:val="-8"/>
          <w:rtl/>
        </w:rPr>
        <w:t xml:space="preserve">ניו דומין לדם </w:t>
      </w:r>
      <w:r w:rsidR="00E403A1" w:rsidRPr="005B429E">
        <w:rPr>
          <w:rFonts w:hint="cs"/>
          <w:spacing w:val="-8"/>
          <w:rtl/>
        </w:rPr>
        <w:t>חרב בא לעולם</w:t>
      </w:r>
      <w:r w:rsidR="00726599" w:rsidRPr="005B429E">
        <w:rPr>
          <w:rFonts w:hint="cs"/>
          <w:spacing w:val="-8"/>
          <w:rtl/>
        </w:rPr>
        <w:t xml:space="preserve"> </w:t>
      </w:r>
      <w:r w:rsidR="00E403A1" w:rsidRPr="005B429E">
        <w:rPr>
          <w:rStyle w:val="af2"/>
          <w:rFonts w:hint="cs"/>
          <w:spacing w:val="-8"/>
          <w:rtl/>
        </w:rPr>
        <w:t>לשק</w:t>
      </w:r>
      <w:r w:rsidR="00E403A1" w:rsidRPr="005B429E">
        <w:rPr>
          <w:rFonts w:hint="cs"/>
          <w:spacing w:val="-8"/>
          <w:rtl/>
        </w:rPr>
        <w:t xml:space="preserve"> חיצי רעב, </w:t>
      </w:r>
      <w:r w:rsidR="00E403A1" w:rsidRPr="005B429E">
        <w:rPr>
          <w:rStyle w:val="af2"/>
          <w:rFonts w:hint="cs"/>
          <w:spacing w:val="-8"/>
          <w:rtl/>
        </w:rPr>
        <w:t xml:space="preserve">לזו ולזו </w:t>
      </w:r>
      <w:r w:rsidR="00E403A1" w:rsidRPr="005B429E">
        <w:rPr>
          <w:rFonts w:hint="cs"/>
          <w:spacing w:val="-8"/>
          <w:rtl/>
        </w:rPr>
        <w:t>חרב וחיצים</w:t>
      </w:r>
    </w:p>
    <w:p w14:paraId="7A868CC7" w14:textId="77777777" w:rsidR="005D60AB" w:rsidRPr="005D60AB" w:rsidRDefault="005D60AB" w:rsidP="001711C4">
      <w:pPr>
        <w:pStyle w:val="31"/>
        <w:framePr w:wrap="notBeside"/>
        <w:rPr>
          <w:rtl/>
        </w:rPr>
      </w:pPr>
      <w:r w:rsidRPr="005D60AB">
        <w:rPr>
          <w:rFonts w:hint="cs"/>
          <w:rtl/>
        </w:rPr>
        <w:t>ז.</w:t>
      </w:r>
    </w:p>
    <w:p w14:paraId="2144CD54" w14:textId="52BC1946" w:rsidR="00E403A1" w:rsidRPr="00B43102" w:rsidRDefault="00E403A1" w:rsidP="005D60AB">
      <w:pPr>
        <w:pStyle w:val="affd"/>
        <w:rPr>
          <w:spacing w:val="-4"/>
          <w:rtl/>
        </w:rPr>
      </w:pPr>
      <w:r w:rsidRPr="00B43102">
        <w:rPr>
          <w:rFonts w:cs="PFT_Frank" w:hint="cs"/>
          <w:b/>
          <w:bCs/>
          <w:spacing w:val="-4"/>
          <w:sz w:val="14"/>
          <w:szCs w:val="14"/>
          <w:rtl/>
        </w:rPr>
        <w:t xml:space="preserve">בכניסתו </w:t>
      </w:r>
      <w:r w:rsidRPr="00B43102">
        <w:rPr>
          <w:rFonts w:hint="cs"/>
          <w:spacing w:val="-4"/>
          <w:rtl/>
        </w:rPr>
        <w:t xml:space="preserve">פורענות שוהה </w:t>
      </w:r>
      <w:r w:rsidRPr="00B43102">
        <w:rPr>
          <w:rFonts w:cs="PFT_Frank" w:hint="cs"/>
          <w:b/>
          <w:bCs/>
          <w:spacing w:val="-4"/>
          <w:sz w:val="14"/>
          <w:szCs w:val="14"/>
          <w:rtl/>
        </w:rPr>
        <w:t>ביציאתו</w:t>
      </w:r>
      <w:r w:rsidRPr="00B43102">
        <w:rPr>
          <w:rFonts w:hint="cs"/>
          <w:spacing w:val="-4"/>
          <w:rtl/>
        </w:rPr>
        <w:t xml:space="preserve"> ממהרת לבא,</w:t>
      </w:r>
      <w:r w:rsidR="005D60AB" w:rsidRPr="00B43102">
        <w:rPr>
          <w:rFonts w:hint="cs"/>
          <w:spacing w:val="-4"/>
          <w:rtl/>
        </w:rPr>
        <w:t xml:space="preserve"> </w:t>
      </w:r>
      <w:r w:rsidRPr="00B43102">
        <w:rPr>
          <w:rStyle w:val="af6"/>
          <w:rFonts w:hint="cs"/>
          <w:spacing w:val="-4"/>
          <w:rtl/>
        </w:rPr>
        <w:t>וי</w:t>
      </w:r>
      <w:r w:rsidRPr="00B43102">
        <w:rPr>
          <w:rStyle w:val="af6"/>
          <w:spacing w:val="-4"/>
          <w:rtl/>
        </w:rPr>
        <w:t>"</w:t>
      </w:r>
      <w:r w:rsidRPr="00B43102">
        <w:rPr>
          <w:rStyle w:val="af6"/>
          <w:rFonts w:hint="cs"/>
          <w:spacing w:val="-4"/>
          <w:rtl/>
        </w:rPr>
        <w:t>א</w:t>
      </w:r>
      <w:r w:rsidRPr="00B43102">
        <w:rPr>
          <w:rFonts w:hint="cs"/>
          <w:spacing w:val="-4"/>
          <w:rtl/>
        </w:rPr>
        <w:t xml:space="preserve"> חילוף הדברים</w:t>
      </w:r>
    </w:p>
    <w:p w14:paraId="02DF398D" w14:textId="77777777" w:rsidR="005D60AB" w:rsidRPr="005D60AB" w:rsidRDefault="005D60AB" w:rsidP="001711C4">
      <w:pPr>
        <w:pStyle w:val="31"/>
        <w:framePr w:wrap="notBeside"/>
        <w:rPr>
          <w:rtl/>
        </w:rPr>
      </w:pPr>
      <w:r w:rsidRPr="005D60AB">
        <w:rPr>
          <w:rFonts w:hint="cs"/>
          <w:rtl/>
        </w:rPr>
        <w:t>ח.</w:t>
      </w:r>
    </w:p>
    <w:p w14:paraId="135C8784" w14:textId="263C00C9" w:rsidR="00C01657" w:rsidRPr="005D60AB" w:rsidRDefault="00E403A1" w:rsidP="005D60AB">
      <w:pPr>
        <w:widowControl w:val="0"/>
        <w:rPr>
          <w:ins w:id="9502" w:author="עריכה מהאתר" w:date="2026-10-05T17:05:19Z"/>
          <w:rFonts w:ascii="BA Franknatan Decor" w:hAnsi="BA Franknatan Decor" w:cs="BA TM • Tzlotana"/>
          <w:spacing w:val="2"/>
          <w:sz w:val="14"/>
          <w:szCs w:val="16"/>
          <w:rtl/>
        </w:rPr>
      </w:pPr>
      <w:r w:rsidRPr="00043784">
        <w:rPr>
          <w:rFonts w:hint="cs"/>
          <w:rtl/>
        </w:rPr>
        <w:t xml:space="preserve">כל אומה שלוקה אלוהיה לוקה עמה, </w:t>
      </w:r>
      <w:r w:rsidR="00FE0BBF">
        <w:rPr>
          <w:rFonts w:hint="cs"/>
          <w:rtl/>
        </w:rPr>
        <w:t>'</w:t>
      </w:r>
      <w:r w:rsidRPr="00043784">
        <w:rPr>
          <w:rStyle w:val="af8"/>
          <w:rFonts w:hint="cs"/>
          <w:rtl/>
        </w:rPr>
        <w:t>בכל אלהי מצרים</w:t>
      </w:r>
      <w:r w:rsidR="00FE0BBF">
        <w:rPr>
          <w:rStyle w:val="af8"/>
          <w:rFonts w:hint="cs"/>
          <w:rtl/>
        </w:rPr>
        <w:t>'</w:t>
      </w:r>
      <w:r>
        <w:rPr>
          <w:rFonts w:hint="cs"/>
          <w:rtl/>
        </w:rPr>
        <w:t xml:space="preserve">,</w:t>
      </w:r>
    </w:p>
    <w:p>
      <w:pPr>
        <w:widowControl w:val="0"/>
        <w:rPr>
          <w:rFonts w:ascii="BA Franknatan Decor" w:hAnsi="BA Franknatan Decor" w:cs="BA TM • Tzlotana"/>
          <w:spacing w:val="2"/>
          <w:sz w:val="14"/>
          <w:szCs w:val="16"/>
          <w:rtl/>
        </w:rPr>
      </w:pPr>
      <w:del w:id="9001" w:author="עריכה מהאתר" w:date="2026-10-06T12:28:56Z">
        <w:r>
          <w:rPr>
            <w:rFonts w:hint="cs"/>
            <w:rtl/>
          </w:rPr>
          <w:delText xml:space="preserve"> ישראל</w:delText>
        </w:r>
      </w:del>
      <w:ins w:id="9002" w:author="עריכה מהאתר" w:date="2026-10-06T12:28:56Z">
        <w:r>
          <w:rPr>
            <w:rFonts w:hint="cs"/>
            <w:rtl/>
          </w:rPr>
          <w:t xml:space="preserve">ישראל כשעושין רצונו של מקום</w:t>
        </w:r>
      </w:ins>
      <w:r>
        <w:rPr>
          <w:rFonts w:hint="cs"/>
          <w:rtl/>
        </w:rPr>
        <w:t xml:space="preserve"> אין להם לירא </w:t>
      </w:r>
      <w:r w:rsidR="003D23AD" w:rsidRPr="00043784">
        <w:rPr>
          <w:rtl/>
        </w:rPr>
        <w:tab/>
      </w:r>
      <w:r w:rsidR="003D23AD" w:rsidRPr="00043784">
        <w:rPr>
          <w:rFonts w:hint="cs"/>
          <w:rtl/>
        </w:rPr>
        <w:t xml:space="preserve">   </w:t>
      </w:r>
      <w:r w:rsidR="008A6E9F" w:rsidRPr="00043784">
        <w:rPr>
          <w:rtl/>
        </w:rPr>
        <w:tab/>
      </w:r>
      <w:r w:rsidR="008A6E9F" w:rsidRPr="00043784">
        <w:rPr>
          <w:rFonts w:hint="cs"/>
          <w:rtl/>
        </w:rPr>
        <w:t xml:space="preserve">    </w:t>
      </w:r>
      <w:r w:rsidR="003D23AD" w:rsidRPr="00043784">
        <w:rPr>
          <w:rFonts w:hint="cs"/>
          <w:rtl/>
        </w:rPr>
        <w:t xml:space="preserve">  </w:t>
      </w:r>
      <w:r w:rsidR="00FE0BBF">
        <w:rPr>
          <w:rFonts w:hint="cs"/>
          <w:rtl/>
        </w:rPr>
        <w:t xml:space="preserve">   '</w:t>
      </w:r>
      <w:r w:rsidRPr="00043784">
        <w:rPr>
          <w:rStyle w:val="af8"/>
          <w:rFonts w:hint="cs"/>
          <w:rtl/>
        </w:rPr>
        <w:t>אל דרך הגויים אל תלמדו</w:t>
      </w:r>
      <w:r w:rsidR="00FE0BBF">
        <w:rPr>
          <w:rStyle w:val="af8"/>
          <w:rFonts w:hint="cs"/>
          <w:rtl/>
        </w:rPr>
        <w:t>'</w:t>
      </w:r>
      <w:r w:rsidRPr="00043784">
        <w:rPr>
          <w:rStyle w:val="af8"/>
          <w:rFonts w:hint="cs"/>
          <w:rtl/>
        </w:rPr>
        <w:t>.</w:t>
      </w:r>
    </w:p>
    <w:p w14:paraId="5FC78707" w14:textId="77777777" w:rsidR="00E403A1" w:rsidRPr="00C01657" w:rsidRDefault="00E403A1" w:rsidP="00E403A1">
      <w:pPr>
        <w:pStyle w:val="af1"/>
        <w:rPr>
          <w:rStyle w:val="af4"/>
          <w:color w:val="auto"/>
          <w:rtl/>
        </w:rPr>
      </w:pPr>
      <w:bookmarkStart w:id="185" w:name="_Toc155720367"/>
      <w:r w:rsidRPr="00C01657">
        <w:rPr>
          <w:rFonts w:hint="cs"/>
          <w:rtl/>
        </w:rPr>
        <w:t>בשביל ד' דברים חמה לוקה</w:t>
      </w:r>
      <w:bookmarkEnd w:id="185"/>
      <w:r w:rsidRPr="00C01657">
        <w:rPr>
          <w:rFonts w:hint="cs"/>
          <w:rtl/>
        </w:rPr>
        <w:t xml:space="preserve"> </w:t>
      </w:r>
    </w:p>
    <w:p w14:paraId="55292DE7" w14:textId="77777777" w:rsidR="005D60AB" w:rsidRPr="005D60AB" w:rsidRDefault="00E403A1" w:rsidP="001711C4">
      <w:pPr>
        <w:pStyle w:val="31"/>
        <w:framePr w:wrap="notBeside"/>
        <w:rPr>
          <w:rtl/>
        </w:rPr>
      </w:pPr>
      <w:r w:rsidRPr="005D60AB">
        <w:rPr>
          <w:rFonts w:hint="cs"/>
          <w:rtl/>
        </w:rPr>
        <w:t>א.</w:t>
      </w:r>
    </w:p>
    <w:p w14:paraId="0493FA9A" w14:textId="0AAB5C5F" w:rsidR="00E403A1" w:rsidRPr="00043784" w:rsidRDefault="00E403A1" w:rsidP="00E403A1">
      <w:pPr>
        <w:pStyle w:val="affd"/>
        <w:rPr>
          <w:rStyle w:val="af4"/>
          <w:color w:val="auto"/>
          <w:rtl/>
        </w:rPr>
      </w:pPr>
      <w:r w:rsidRPr="00043784">
        <w:rPr>
          <w:rFonts w:hint="cs"/>
          <w:rtl/>
        </w:rPr>
        <w:t>אב</w:t>
      </w:r>
      <w:r w:rsidRPr="00043784">
        <w:rPr>
          <w:rtl/>
        </w:rPr>
        <w:t>"</w:t>
      </w:r>
      <w:r w:rsidRPr="00043784">
        <w:rPr>
          <w:rFonts w:hint="cs"/>
          <w:rtl/>
        </w:rPr>
        <w:t xml:space="preserve">ד שמת ולא נספד כהלכה, </w:t>
      </w:r>
    </w:p>
    <w:p w14:paraId="034EEB6B" w14:textId="77777777" w:rsidR="005D60AB" w:rsidRPr="005D60AB" w:rsidRDefault="00E403A1" w:rsidP="001711C4">
      <w:pPr>
        <w:pStyle w:val="31"/>
        <w:framePr w:wrap="notBeside"/>
        <w:rPr>
          <w:rtl/>
        </w:rPr>
      </w:pPr>
      <w:r w:rsidRPr="005D60AB">
        <w:rPr>
          <w:rFonts w:hint="cs"/>
          <w:rtl/>
        </w:rPr>
        <w:t>ב.</w:t>
      </w:r>
    </w:p>
    <w:p w14:paraId="3C019E5E" w14:textId="30574B5E" w:rsidR="00E403A1" w:rsidRPr="00043784" w:rsidRDefault="00E403A1" w:rsidP="00E403A1">
      <w:pPr>
        <w:pStyle w:val="affd"/>
        <w:rPr>
          <w:rStyle w:val="af4"/>
          <w:color w:val="auto"/>
          <w:rtl/>
        </w:rPr>
      </w:pPr>
      <w:r w:rsidRPr="00043784">
        <w:rPr>
          <w:rFonts w:hint="cs"/>
          <w:rtl/>
        </w:rPr>
        <w:t xml:space="preserve">נערה המאורסה שצעקה בעיר ואין מושיע לה, </w:t>
      </w:r>
    </w:p>
    <w:p w14:paraId="5C84020C" w14:textId="77777777" w:rsidR="005D60AB" w:rsidRPr="005D60AB" w:rsidRDefault="00E403A1" w:rsidP="001711C4">
      <w:pPr>
        <w:pStyle w:val="31"/>
        <w:framePr w:wrap="notBeside"/>
        <w:rPr>
          <w:rtl/>
        </w:rPr>
      </w:pPr>
      <w:r w:rsidRPr="005D60AB">
        <w:rPr>
          <w:rFonts w:hint="cs"/>
          <w:rtl/>
        </w:rPr>
        <w:t>ג.</w:t>
      </w:r>
    </w:p>
    <w:p w14:paraId="25254D5F" w14:textId="1A776CBF" w:rsidR="00E403A1" w:rsidRPr="00043784" w:rsidRDefault="00E403A1" w:rsidP="00E403A1">
      <w:pPr>
        <w:pStyle w:val="affd"/>
        <w:rPr>
          <w:rStyle w:val="af4"/>
          <w:color w:val="auto"/>
          <w:rtl/>
        </w:rPr>
      </w:pPr>
      <w:r w:rsidRPr="00043784">
        <w:rPr>
          <w:rFonts w:hint="cs"/>
          <w:rtl/>
        </w:rPr>
        <w:t>על משכב זכור,</w:t>
      </w:r>
      <w:r w:rsidRPr="00043784">
        <w:rPr>
          <w:rStyle w:val="af4"/>
          <w:rFonts w:hint="cs"/>
          <w:color w:val="auto"/>
          <w:rtl/>
        </w:rPr>
        <w:t xml:space="preserve"> </w:t>
      </w:r>
    </w:p>
    <w:p w14:paraId="100E756C" w14:textId="77777777" w:rsidR="005D60AB" w:rsidRPr="005D60AB" w:rsidRDefault="00E403A1" w:rsidP="001711C4">
      <w:pPr>
        <w:pStyle w:val="31"/>
        <w:framePr w:wrap="notBeside"/>
        <w:rPr>
          <w:rtl/>
        </w:rPr>
      </w:pPr>
      <w:r w:rsidRPr="005D60AB">
        <w:rPr>
          <w:rFonts w:hint="cs"/>
          <w:rtl/>
        </w:rPr>
        <w:t>ד.</w:t>
      </w:r>
    </w:p>
    <w:p w14:paraId="23160B75" w14:textId="423CF593" w:rsidR="00E403A1" w:rsidRPr="00043784" w:rsidRDefault="00E403A1" w:rsidP="00E403A1">
      <w:pPr>
        <w:pStyle w:val="affd"/>
        <w:rPr>
          <w:rtl/>
        </w:rPr>
      </w:pPr>
      <w:r w:rsidRPr="00043784">
        <w:rPr>
          <w:rFonts w:hint="cs"/>
          <w:rtl/>
        </w:rPr>
        <w:t xml:space="preserve">שני אחין שנשפך דמם כאחד. </w:t>
      </w:r>
    </w:p>
    <w:p w14:paraId="1FC24818" w14:textId="77777777" w:rsidR="00E403A1" w:rsidRPr="00C01657" w:rsidRDefault="00E403A1" w:rsidP="00E403A1">
      <w:pPr>
        <w:pStyle w:val="af1"/>
        <w:rPr>
          <w:rStyle w:val="af4"/>
          <w:color w:val="auto"/>
          <w:rtl/>
        </w:rPr>
      </w:pPr>
      <w:bookmarkStart w:id="186" w:name="_Toc155720368"/>
      <w:r w:rsidRPr="00C01657">
        <w:rPr>
          <w:rFonts w:hint="cs"/>
          <w:rtl/>
        </w:rPr>
        <w:t>בשביל ד' דברים מאורות לוקין</w:t>
      </w:r>
      <w:bookmarkEnd w:id="186"/>
      <w:r w:rsidRPr="00C01657">
        <w:rPr>
          <w:rStyle w:val="af4"/>
          <w:rFonts w:hint="cs"/>
          <w:color w:val="auto"/>
          <w:rtl/>
        </w:rPr>
        <w:t xml:space="preserve"> </w:t>
      </w:r>
    </w:p>
    <w:p w14:paraId="6DEA5F89" w14:textId="77777777" w:rsidR="005D60AB" w:rsidRPr="005D60AB" w:rsidRDefault="00E403A1" w:rsidP="001711C4">
      <w:pPr>
        <w:pStyle w:val="31"/>
        <w:framePr w:wrap="notBeside"/>
        <w:rPr>
          <w:rtl/>
        </w:rPr>
      </w:pPr>
      <w:r w:rsidRPr="005D60AB">
        <w:rPr>
          <w:rFonts w:hint="cs"/>
          <w:rtl/>
        </w:rPr>
        <w:t>א.</w:t>
      </w:r>
    </w:p>
    <w:p w14:paraId="2EAEB251" w14:textId="77777777" w:rsidR="005D60AB" w:rsidRPr="006C358E" w:rsidRDefault="00E403A1" w:rsidP="00E403A1">
      <w:pPr>
        <w:pStyle w:val="affd"/>
        <w:rPr>
          <w:rStyle w:val="af4"/>
          <w:color w:val="auto"/>
          <w:spacing w:val="-4"/>
          <w:rtl/>
        </w:rPr>
      </w:pPr>
      <w:r w:rsidRPr="006C358E">
        <w:rPr>
          <w:rFonts w:hint="cs"/>
          <w:spacing w:val="-4"/>
          <w:rtl/>
        </w:rPr>
        <w:t>כותבי פלסתר,</w:t>
      </w:r>
      <w:r w:rsidRPr="006C358E">
        <w:rPr>
          <w:rStyle w:val="af4"/>
          <w:rFonts w:hint="cs"/>
          <w:color w:val="auto"/>
          <w:spacing w:val="-4"/>
          <w:rtl/>
        </w:rPr>
        <w:t xml:space="preserve"> ב.</w:t>
      </w:r>
      <w:r w:rsidRPr="006C358E">
        <w:rPr>
          <w:rFonts w:hint="cs"/>
          <w:spacing w:val="-4"/>
          <w:rtl/>
        </w:rPr>
        <w:t xml:space="preserve"> מעידי עדות שקר,</w:t>
      </w:r>
      <w:r w:rsidRPr="006C358E">
        <w:rPr>
          <w:rStyle w:val="af4"/>
          <w:rFonts w:hint="cs"/>
          <w:color w:val="auto"/>
          <w:spacing w:val="-4"/>
          <w:rtl/>
        </w:rPr>
        <w:t xml:space="preserve"> ג.</w:t>
      </w:r>
      <w:r w:rsidRPr="006C358E">
        <w:rPr>
          <w:rFonts w:hint="cs"/>
          <w:spacing w:val="-4"/>
          <w:rtl/>
        </w:rPr>
        <w:t xml:space="preserve"> מגדלי בהמה דקה בא</w:t>
      </w:r>
      <w:r w:rsidRPr="006C358E">
        <w:rPr>
          <w:spacing w:val="-4"/>
          <w:rtl/>
        </w:rPr>
        <w:t>"</w:t>
      </w:r>
      <w:r w:rsidRPr="006C358E">
        <w:rPr>
          <w:rFonts w:hint="cs"/>
          <w:spacing w:val="-4"/>
          <w:rtl/>
        </w:rPr>
        <w:t>י.</w:t>
      </w:r>
      <w:r w:rsidRPr="006C358E">
        <w:rPr>
          <w:rStyle w:val="af4"/>
          <w:rFonts w:hint="cs"/>
          <w:color w:val="auto"/>
          <w:spacing w:val="-4"/>
          <w:rtl/>
        </w:rPr>
        <w:t xml:space="preserve"> </w:t>
      </w:r>
    </w:p>
    <w:p w14:paraId="30D7FE7C" w14:textId="77777777" w:rsidR="005D60AB" w:rsidRPr="005D60AB" w:rsidRDefault="00E403A1" w:rsidP="001711C4">
      <w:pPr>
        <w:pStyle w:val="31"/>
        <w:framePr w:wrap="notBeside"/>
        <w:rPr>
          <w:rtl/>
        </w:rPr>
      </w:pPr>
      <w:r w:rsidRPr="005D60AB">
        <w:rPr>
          <w:rFonts w:hint="cs"/>
          <w:rtl/>
        </w:rPr>
        <w:t>ד.</w:t>
      </w:r>
    </w:p>
    <w:p w14:paraId="7B548A38" w14:textId="3BCF6338" w:rsidR="00E403A1" w:rsidRPr="00043784" w:rsidRDefault="00E403A1" w:rsidP="00E403A1">
      <w:pPr>
        <w:pStyle w:val="affd"/>
        <w:rPr>
          <w:rtl/>
        </w:rPr>
      </w:pPr>
      <w:r w:rsidRPr="00043784">
        <w:rPr>
          <w:rFonts w:hint="cs"/>
          <w:rtl/>
        </w:rPr>
        <w:t>קוצצי אילנות טובות.</w:t>
      </w:r>
    </w:p>
    <w:p w14:paraId="75478DD0" w14:textId="77777777" w:rsidR="00E403A1" w:rsidRPr="00C01657" w:rsidRDefault="00E403A1" w:rsidP="00E403A1">
      <w:pPr>
        <w:pStyle w:val="af1"/>
        <w:rPr>
          <w:rStyle w:val="af4"/>
          <w:color w:val="auto"/>
          <w:rtl/>
        </w:rPr>
      </w:pPr>
      <w:bookmarkStart w:id="187" w:name="_Toc155720369"/>
      <w:r w:rsidRPr="00C01657">
        <w:rPr>
          <w:rFonts w:hint="cs"/>
          <w:rtl/>
        </w:rPr>
        <w:t>בשביל ד' דברים נכסי בעה</w:t>
      </w:r>
      <w:r w:rsidRPr="00C01657">
        <w:rPr>
          <w:rtl/>
        </w:rPr>
        <w:t>"</w:t>
      </w:r>
      <w:r w:rsidRPr="00C01657">
        <w:rPr>
          <w:rFonts w:hint="cs"/>
          <w:rtl/>
        </w:rPr>
        <w:t>ב נמסרין למלכות</w:t>
      </w:r>
      <w:bookmarkEnd w:id="187"/>
      <w:r w:rsidRPr="00C01657">
        <w:rPr>
          <w:rFonts w:hint="cs"/>
          <w:rtl/>
        </w:rPr>
        <w:t xml:space="preserve"> </w:t>
      </w:r>
    </w:p>
    <w:p w14:paraId="38710FEE" w14:textId="77777777" w:rsidR="005D60AB" w:rsidRPr="005D60AB" w:rsidRDefault="00E403A1" w:rsidP="001711C4">
      <w:pPr>
        <w:pStyle w:val="31"/>
        <w:framePr w:wrap="notBeside"/>
        <w:rPr>
          <w:rtl/>
        </w:rPr>
      </w:pPr>
      <w:r w:rsidRPr="005D60AB">
        <w:rPr>
          <w:rFonts w:hint="cs"/>
          <w:rtl/>
        </w:rPr>
        <w:t>א.</w:t>
      </w:r>
    </w:p>
    <w:p w14:paraId="51CF4F4A" w14:textId="77777777" w:rsidR="005D60AB" w:rsidRPr="00A150D6" w:rsidRDefault="00E403A1" w:rsidP="00E403A1">
      <w:pPr>
        <w:widowControl w:val="0"/>
        <w:rPr>
          <w:spacing w:val="-4"/>
          <w:rtl/>
        </w:rPr>
      </w:pPr>
      <w:r w:rsidRPr="00A150D6">
        <w:rPr>
          <w:rFonts w:hint="cs"/>
          <w:spacing w:val="-4"/>
          <w:rtl/>
        </w:rPr>
        <w:t>משהי שטרות פרועים,</w:t>
      </w:r>
      <w:r w:rsidRPr="00A150D6">
        <w:rPr>
          <w:rStyle w:val="af4"/>
          <w:rFonts w:hint="cs"/>
          <w:color w:val="auto"/>
          <w:spacing w:val="-4"/>
          <w:rtl/>
        </w:rPr>
        <w:t xml:space="preserve"> ב.</w:t>
      </w:r>
      <w:r w:rsidRPr="00A150D6">
        <w:rPr>
          <w:rFonts w:hint="cs"/>
          <w:spacing w:val="-4"/>
          <w:rtl/>
        </w:rPr>
        <w:t xml:space="preserve"> מלוי בריבית,</w:t>
      </w:r>
      <w:r w:rsidRPr="00A150D6">
        <w:rPr>
          <w:rStyle w:val="af4"/>
          <w:rFonts w:hint="cs"/>
          <w:color w:val="auto"/>
          <w:spacing w:val="-4"/>
          <w:rtl/>
        </w:rPr>
        <w:t xml:space="preserve"> ג.</w:t>
      </w:r>
      <w:r w:rsidRPr="00A150D6">
        <w:rPr>
          <w:rFonts w:hint="cs"/>
          <w:spacing w:val="-4"/>
          <w:rtl/>
        </w:rPr>
        <w:t xml:space="preserve"> שיכלו למחות ולא מחו,</w:t>
      </w:r>
    </w:p>
    <w:p w14:paraId="69A33E6D" w14:textId="77777777" w:rsidR="005D60AB" w:rsidRPr="005D60AB" w:rsidRDefault="00E403A1" w:rsidP="001711C4">
      <w:pPr>
        <w:pStyle w:val="31"/>
        <w:framePr w:wrap="notBeside"/>
        <w:rPr>
          <w:rtl/>
        </w:rPr>
      </w:pPr>
      <w:r w:rsidRPr="005D60AB">
        <w:rPr>
          <w:rFonts w:hint="cs"/>
          <w:rtl/>
        </w:rPr>
        <w:t xml:space="preserve"> ד.</w:t>
      </w:r>
    </w:p>
    <w:p w14:paraId="55184DFC" w14:textId="06C0CF16" w:rsidR="00E403A1" w:rsidRPr="00043784" w:rsidRDefault="00E403A1" w:rsidP="00E403A1">
      <w:pPr>
        <w:widowControl w:val="0"/>
        <w:rPr>
          <w:rtl/>
        </w:rPr>
      </w:pPr>
      <w:r w:rsidRPr="00043784">
        <w:rPr>
          <w:rFonts w:hint="cs"/>
          <w:rtl/>
        </w:rPr>
        <w:t>פוסקים צדקה ברבים ולא נותנים.</w:t>
      </w:r>
    </w:p>
    <w:p w14:paraId="2074AC44" w14:textId="77777777" w:rsidR="00E403A1" w:rsidRPr="00C01657" w:rsidRDefault="00E403A1" w:rsidP="009D377E">
      <w:pPr>
        <w:pStyle w:val="ad"/>
        <w:framePr w:wrap="around"/>
        <w:rPr>
          <w:rtl/>
        </w:rPr>
      </w:pPr>
      <w:bookmarkStart w:id="188" w:name="_Toc155720370"/>
      <w:r w:rsidRPr="00C01657">
        <w:rPr>
          <w:rFonts w:hint="cs"/>
          <w:rtl/>
        </w:rPr>
        <w:t>כט:</w:t>
      </w:r>
      <w:bookmarkEnd w:id="188"/>
      <w:r w:rsidRPr="00C01657">
        <w:rPr>
          <w:rFonts w:hint="cs"/>
          <w:rtl/>
        </w:rPr>
        <w:t xml:space="preserve"> </w:t>
      </w:r>
    </w:p>
    <w:p w14:paraId="37017FE0" w14:textId="77777777" w:rsidR="00E403A1" w:rsidRPr="00C01657" w:rsidRDefault="00E403A1" w:rsidP="00E403A1">
      <w:pPr>
        <w:pStyle w:val="af1"/>
        <w:rPr>
          <w:rStyle w:val="af4"/>
          <w:color w:val="auto"/>
          <w:rtl/>
        </w:rPr>
      </w:pPr>
      <w:bookmarkStart w:id="189" w:name="_Toc155720371"/>
      <w:r w:rsidRPr="00C01657">
        <w:rPr>
          <w:rFonts w:hint="cs"/>
          <w:rtl/>
        </w:rPr>
        <w:t>בשביל ד' דברים נכסי בעה</w:t>
      </w:r>
      <w:r w:rsidRPr="00C01657">
        <w:rPr>
          <w:rtl/>
        </w:rPr>
        <w:t>"</w:t>
      </w:r>
      <w:r w:rsidRPr="00C01657">
        <w:rPr>
          <w:rFonts w:hint="cs"/>
          <w:rtl/>
        </w:rPr>
        <w:t>ב יוצאין לטמיון</w:t>
      </w:r>
      <w:bookmarkEnd w:id="189"/>
      <w:r w:rsidRPr="00C01657">
        <w:rPr>
          <w:rFonts w:hint="cs"/>
          <w:rtl/>
        </w:rPr>
        <w:t xml:space="preserve"> </w:t>
      </w:r>
    </w:p>
    <w:p w14:paraId="5C2A923B" w14:textId="77777777" w:rsidR="005D60AB" w:rsidRPr="005D60AB" w:rsidRDefault="00E403A1" w:rsidP="001711C4">
      <w:pPr>
        <w:pStyle w:val="31"/>
        <w:framePr w:wrap="notBeside"/>
        <w:rPr>
          <w:rtl/>
        </w:rPr>
      </w:pPr>
      <w:r w:rsidRPr="005D60AB">
        <w:rPr>
          <w:rFonts w:hint="cs"/>
          <w:rtl/>
        </w:rPr>
        <w:t>א.</w:t>
      </w:r>
    </w:p>
    <w:p w14:paraId="53853254" w14:textId="77777777" w:rsidR="005D60AB" w:rsidRDefault="00E403A1" w:rsidP="00E403A1">
      <w:pPr>
        <w:pStyle w:val="affd"/>
        <w:rPr>
          <w:rStyle w:val="af4"/>
          <w:color w:val="auto"/>
          <w:rtl/>
        </w:rPr>
      </w:pPr>
      <w:r w:rsidRPr="005D60AB">
        <w:rPr>
          <w:rFonts w:hint="cs"/>
          <w:spacing w:val="-2"/>
          <w:rtl/>
        </w:rPr>
        <w:t>כובשי</w:t>
      </w:r>
      <w:r w:rsidRPr="005D60AB">
        <w:rPr>
          <w:rStyle w:val="af4"/>
          <w:rFonts w:hint="cs"/>
          <w:color w:val="auto"/>
          <w:spacing w:val="-2"/>
          <w:rtl/>
        </w:rPr>
        <w:t xml:space="preserve"> ב.</w:t>
      </w:r>
      <w:r w:rsidRPr="005D60AB">
        <w:rPr>
          <w:rFonts w:hint="cs"/>
          <w:spacing w:val="-2"/>
          <w:rtl/>
        </w:rPr>
        <w:t xml:space="preserve"> ועושקי שכר שכיר,</w:t>
      </w:r>
      <w:r w:rsidRPr="005D60AB">
        <w:rPr>
          <w:rStyle w:val="af4"/>
          <w:rFonts w:hint="cs"/>
          <w:color w:val="auto"/>
          <w:spacing w:val="-2"/>
          <w:rtl/>
        </w:rPr>
        <w:t xml:space="preserve"> ג.</w:t>
      </w:r>
      <w:r w:rsidRPr="005D60AB">
        <w:rPr>
          <w:rFonts w:hint="cs"/>
          <w:spacing w:val="-2"/>
          <w:rtl/>
        </w:rPr>
        <w:t xml:space="preserve"> פורקין עולן ונותנין על חבריהם,</w:t>
      </w:r>
      <w:r w:rsidRPr="00043784">
        <w:rPr>
          <w:rStyle w:val="af4"/>
          <w:rFonts w:hint="cs"/>
          <w:color w:val="auto"/>
          <w:rtl/>
        </w:rPr>
        <w:t xml:space="preserve"> </w:t>
      </w:r>
    </w:p>
    <w:p w14:paraId="12C76B6F" w14:textId="77777777" w:rsidR="005D60AB" w:rsidRPr="005D60AB" w:rsidRDefault="00E403A1" w:rsidP="001711C4">
      <w:pPr>
        <w:pStyle w:val="31"/>
        <w:framePr w:wrap="notBeside"/>
        <w:rPr>
          <w:rtl/>
        </w:rPr>
      </w:pPr>
      <w:r w:rsidRPr="005D60AB">
        <w:rPr>
          <w:rFonts w:hint="cs"/>
          <w:rtl/>
        </w:rPr>
        <w:t>ד.</w:t>
      </w:r>
    </w:p>
    <w:p w14:paraId="4F937FAD" w14:textId="718F5154" w:rsidR="00E403A1" w:rsidRPr="00043784" w:rsidRDefault="00E403A1" w:rsidP="00E403A1">
      <w:pPr>
        <w:pStyle w:val="affd"/>
        <w:rPr>
          <w:rStyle w:val="af8"/>
          <w:rtl/>
        </w:rPr>
      </w:pPr>
      <w:r w:rsidRPr="00043784">
        <w:rPr>
          <w:rFonts w:hint="cs"/>
          <w:rtl/>
        </w:rPr>
        <w:t xml:space="preserve">גסות הרוח, כנגד כולם אבל בענוים- </w:t>
      </w:r>
      <w:r w:rsidRPr="00043784">
        <w:rPr>
          <w:rStyle w:val="af8"/>
          <w:rFonts w:hint="cs"/>
          <w:rtl/>
        </w:rPr>
        <w:t>וענוים יירשו ארץ.</w:t>
      </w:r>
    </w:p>
    <w:p w14:paraId="13F7F621" w14:textId="77777777" w:rsidR="009D377E" w:rsidRDefault="009D377E" w:rsidP="009D377E">
      <w:pPr>
        <w:pStyle w:val="afff3"/>
        <w:rPr>
          <w:del w:id="9102" w:author="הגהת סוכה" w:date="2026-09-27T12:23:34Z"/>
          <w:rtl/>
        </w:rPr>
        <w:sectPr w:rsidR="009D377E" w:rsidSect="009D377E">
          <w:headerReference w:type="even" r:id="rId10"/>
          <w:headerReference w:type="default" r:id="rId11"/>
          <w:pgSz w:w="9639" w:h="14742" w:code="138"/>
          <w:pgMar w:top="567" w:right="1134" w:bottom="284" w:left="567" w:header="283" w:footer="113" w:gutter="0"/>
          <w:cols w:num="2" w:space="1134"/>
          <w:bidi/>
          <w:rtlGutter/>
          <w:docGrid w:linePitch="360"/>
        </w:sectPr>
      </w:pPr>
    </w:p>
    <w:p w14:paraId="2AAA0B7C" w14:textId="77777777" w:rsidR="009D377E" w:rsidRDefault="00C15B67" w:rsidP="009D377E">
      <w:pPr>
        <w:pStyle w:val="Hadran"/>
        <w:rPr>
          <w:rStyle w:val="afffd"/>
          <w:spacing w:val="2"/>
          <w:rtl/>
        </w:rPr>
        <w:sectPr w:rsidR="009D377E" w:rsidSect="009D377E">
          <w:type w:val="continuous"/>
          <w:pgSz w:w="9639" w:h="14742" w:code="138"/>
          <w:pgMar w:top="567" w:right="1134" w:bottom="284" w:left="567" w:header="283" w:footer="113" w:gutter="0"/>
          <w:cols w:space="1134"/>
          <w:bidi/>
          <w:rtlGutter/>
          <w:docGrid w:linePitch="360"/>
        </w:sectPr>
        <w:pPrChange w:id="43056" w:author="Claude" w:date="2026-10-08T08:35:29Z">
          <w:pPr>
            <w:pStyle w:val="afff3"/>
            <w:rPr>
              <w:rStyle w:val="afffd"/>
              <w:spacing w:val="2"/>
              <w:rtl/>
            </w:rPr>
            <w:sectPr w:rsidR="009D377E" w:rsidSect="009D377E">
              <w:type w:val="continuous"/>
              <w:pgSz w:w="9639" w:h="14742" w:code="138"/>
              <w:pgMar w:top="567" w:right="1134" w:bottom="284" w:left="567" w:header="283" w:footer="113" w:gutter="0"/>
              <w:cols w:space="1134"/>
              <w:bidi/>
              <w:rtlGutter/>
              <w:docGrid w:linePitch="360"/>
            </w:sectPr>
          </w:pPr>
        </w:pPrChange>
      </w:pPr>
      <w:r w:rsidRPr="00543435">
        <w:rPr>
          <w:rFonts w:hint="cs"/>
          <w:rtl/>
        </w:rPr>
        <w:t>הדרן עלך פרק הישן</w:t>
      </w:r>
      <w:bookmarkStart w:id="190" w:name="_Toc155720374"/>
    </w:p>
    <w:p w14:paraId="1EB74395" w14:textId="77777777" w:rsidR="009D377E" w:rsidRDefault="009D377E" w:rsidP="009D377E">
      <w:pPr>
        <w:pStyle w:val="afffc"/>
        <w:framePr w:wrap="around"/>
        <w:rPr>
          <w:del w:id="42039" w:author="Claude" w:date="2026-10-07T09:43:51Z"/>
          <w:rtl/>
        </w:rPr>
      </w:pPr>
      <w:del w:id="42038" w:author="Claude" w:date="2026-10-07T09:43:51Z">
        <w:r>
          <w:rPr>
            <w:rFonts w:hint="cs"/>
            <w:rtl/>
          </w:rPr>
          <w:lastRenderedPageBreak/>
          <w:delText xml:space="preserve">לולב הגזול </w:delText>
        </w:r>
      </w:del>
    </w:p>
    <w:p w14:paraId="74AF9DC6" w14:textId="77A85D1A" w:rsidR="009D377E" w:rsidRDefault="009D377E" w:rsidP="009D377E">
      <w:pPr>
        <w:pStyle w:val="afffb"/>
        <w:framePr w:wrap="around"/>
        <w:rPr>
          <w:del w:id="42041" w:author="Claude" w:date="2026-10-07T09:43:51Z"/>
          <w:rStyle w:val="afffd"/>
          <w:i/>
          <w:spacing w:val="-2"/>
          <w:rtl/>
        </w:rPr>
      </w:pPr>
      <w:del w:id="42040" w:author="Claude" w:date="2026-10-07T09:43:51Z">
        <w:r>
          <w:rPr>
            <w:rFonts w:hint="cs"/>
            <w:rtl/>
          </w:rPr>
          <w:delText xml:space="preserve">פרק שלישי</w:delText>
        </w:r>
      </w:del>
    </w:p>
    <w:p>
      <w:pPr>
        <w:pStyle w:val="PetichatPerek"/>
        <w:widowControl w:val="0"/>
        <w:rPr>
          <w:ins w:id="40008" w:author="Claude" w:date="2026-10-06T14:10:05Z"/>
          <w:rStyle w:val="ac"/>
          <w:rFonts w:cs="PFT_Frank"/>
          <w:szCs w:val="16"/>
          <w:rtl/>
        </w:rPr>
        <w:pPrChange w:id="41030" w:author="Claude" w:date="2026-10-07T09:25:02Z">
          <w:pPr>
            <w:pStyle w:val="affb"/>
            <w:framePr w:h="113" w:hRule="exact" w:vSpace="0" w:wrap="notBeside" w:vAnchor="page" w:x="104" w:y="7129"/>
            <w:widowControl w:val="0"/>
            <w:rPr>
              <w:ins w:id="40008" w:author="Claude" w:date="2026-10-06T14:10:05Z"/>
              <w:rStyle w:val="ac"/>
              <w:rFonts w:cs="PFT_Frank"/>
              <w:szCs w:val="16"/>
              <w:rtl/>
            </w:rPr>
          </w:pPr>
        </w:pPrChange>
      </w:pPr>
      <w:ins w:id="40007" w:author="Claude" w:date="2026-10-06T14:10:05Z">
        <w:r w:rsidRPr="00C01657">
          <w:rPr>
            <w:rFonts w:hint="cs"/>
            <w:rtl/>
          </w:rPr>
          <w:t xml:space="preserve">פרק שלישי - לולב הגזול</w:t>
        </w:r>
      </w:ins>
    </w:p>
    <w:p>
      <w:pPr>
        <w:pStyle w:val="MishnaBatzad"/>
        <w:rPr>
          <w:ins w:id="20235" w:author="קלוד" w:date="2026-10-06T10:10:33Z"/>
        </w:rPr>
      </w:pPr>
      <w:ins w:id="20234" w:author="קלוד" w:date="2026-10-06T10:10:33Z">
        <w:r>
          <w:t xml:space="preserve">משנה א</w:t>
        </w:r>
      </w:ins>
    </w:p>
    <w:p w14:paraId="7189B7F9" w14:textId="6A5C28A1" w:rsidR="009D377E" w:rsidRPr="009D377E" w:rsidRDefault="00E403A1" w:rsidP="009D377E">
      <w:pPr>
        <w:pStyle w:val="a3"/>
        <w:spacing w:before="120"/>
        <w:rPr>
          <w:rtl/>
        </w:rPr>
        <w:pPrChange w:id="90002" w:author="קלוד" w:date="2026-10-08T12:22:45Z">
          <w:pPr>
            <w:pStyle w:val="a3"/>
          </w:pPr>
        </w:pPrChange>
      </w:pPr>
      <w:r w:rsidRPr="009D377E">
        <w:rPr>
          <w:rStyle w:val="afffd"/>
          <w:rFonts w:hint="cs"/>
          <w:i w:val="0"/>
          <w:spacing w:val="-2"/>
          <w:rtl/>
        </w:rPr>
        <w:t>לולב הגזול</w:t>
      </w:r>
      <w:r w:rsidRPr="009D377E">
        <w:rPr>
          <w:rFonts w:hint="cs"/>
          <w:rtl/>
        </w:rPr>
        <w:t xml:space="preserve"> יבש, אשירה ועיה</w:t>
      </w:r>
      <w:r w:rsidRPr="009D377E">
        <w:rPr>
          <w:rtl/>
        </w:rPr>
        <w:t>"</w:t>
      </w:r>
      <w:r w:rsidRPr="009D377E">
        <w:rPr>
          <w:rFonts w:hint="cs"/>
          <w:rtl/>
        </w:rPr>
        <w:t xml:space="preserve">נ, נקטם ראשו, </w:t>
      </w:r>
      <w:r w:rsidRPr="009D377E">
        <w:rPr>
          <w:rStyle w:val="afffd"/>
          <w:rFonts w:hint="cs"/>
          <w:i w:val="0"/>
          <w:spacing w:val="-2"/>
          <w:rtl/>
        </w:rPr>
        <w:t>נפרצו עליו</w:t>
      </w:r>
      <w:r w:rsidRPr="009D377E">
        <w:rPr>
          <w:rFonts w:hint="cs"/>
          <w:rtl/>
        </w:rPr>
        <w:t xml:space="preserve"> פסול.</w:t>
      </w:r>
      <w:bookmarkEnd w:id="190"/>
      <w:r w:rsidRPr="009D377E">
        <w:rPr>
          <w:rFonts w:hint="cs"/>
          <w:rtl/>
        </w:rPr>
        <w:t xml:space="preserve"> </w:t>
      </w:r>
    </w:p>
    <w:p w14:paraId="284A4E26" w14:textId="610208CC" w:rsidR="00E403A1" w:rsidRPr="00721B7C" w:rsidRDefault="00E403A1" w:rsidP="009D377E">
      <w:pPr>
        <w:pStyle w:val="afff"/>
        <w:rPr>
          <w:rtl/>
        </w:rPr>
      </w:pPr>
      <w:bookmarkStart w:id="191" w:name="_Toc155720375"/>
      <w:r w:rsidRPr="00D0206A">
        <w:rPr>
          <w:rStyle w:val="afffd"/>
          <w:rFonts w:hint="cs"/>
          <w:rtl/>
        </w:rPr>
        <w:t>נפרדו</w:t>
      </w:r>
      <w:r w:rsidRPr="00721B7C">
        <w:rPr>
          <w:rFonts w:hint="cs"/>
          <w:rtl/>
        </w:rPr>
        <w:t xml:space="preserve"> כשר, </w:t>
      </w:r>
      <w:r w:rsidRPr="000C1CD3">
        <w:rPr>
          <w:rStyle w:val="TanaimMishna"/>
          <w:rFonts w:hint="cs"/>
          <w:rtl/>
          <w:rPrChange w:id="20083" w:author="קלוד" w:date="2026-10-06T10:10:33Z">
            <w:rPr>
              <w:rStyle w:val="af6"/>
              <w:rFonts w:hint="cs"/>
              <w:rtl/>
            </w:rPr>
          </w:rPrChange>
        </w:rPr>
        <w:t>לר</w:t>
      </w:r>
      <w:r w:rsidRPr="000C1CD3">
        <w:rPr>
          <w:rStyle w:val="TanaimMishna"/>
          <w:rtl/>
          <w:rPrChange w:id="20084" w:author="קלוד" w:date="2026-10-06T10:10:33Z">
            <w:rPr>
              <w:rStyle w:val="af6"/>
              <w:rtl/>
            </w:rPr>
          </w:rPrChange>
        </w:rPr>
        <w:t>"</w:t>
      </w:r>
      <w:r w:rsidRPr="000C1CD3">
        <w:rPr>
          <w:rStyle w:val="TanaimMishna"/>
          <w:rFonts w:hint="cs"/>
          <w:rtl/>
          <w:rPrChange w:id="20085" w:author="קלוד" w:date="2026-10-06T10:10:33Z">
            <w:rPr>
              <w:rStyle w:val="af6"/>
              <w:rFonts w:hint="cs"/>
              <w:rtl/>
            </w:rPr>
          </w:rPrChange>
        </w:rPr>
        <w:t>י</w:t>
      </w:r>
      <w:r w:rsidR="00D0206A" w:rsidRPr="000C1CD3">
        <w:rPr>
          <w:rStyle w:val="TanaimMishna"/>
          <w:rFonts w:hint="cs"/>
          <w:rtl/>
          <w:rPrChange w:id="20086" w:author="קלוד" w:date="2026-10-06T10:10:33Z">
            <w:rPr>
              <w:rStyle w:val="af6"/>
              <w:rFonts w:hint="cs"/>
              <w:rtl/>
            </w:rPr>
          </w:rPrChange>
        </w:rPr>
        <w:t>:</w:t>
      </w:r>
      <w:r w:rsidRPr="00721B7C">
        <w:rPr>
          <w:rFonts w:hint="cs"/>
          <w:rtl/>
        </w:rPr>
        <w:t xml:space="preserve"> יאגדנו מלמעלה,</w:t>
      </w:r>
      <w:bookmarkEnd w:id="191"/>
    </w:p>
    <w:p w14:paraId="45A4DD99" w14:textId="7B25C21B" w:rsidR="00E403A1" w:rsidRPr="00721B7C" w:rsidRDefault="00E403A1" w:rsidP="009D377E">
      <w:pPr>
        <w:pStyle w:val="afff"/>
        <w:rPr>
          <w:rtl/>
        </w:rPr>
      </w:pPr>
      <w:bookmarkStart w:id="192" w:name="_Toc155720376"/>
      <w:r w:rsidRPr="00D0206A">
        <w:rPr>
          <w:rStyle w:val="afffd"/>
          <w:rFonts w:hint="cs"/>
          <w:rtl/>
        </w:rPr>
        <w:t>ציני הר הברזל</w:t>
      </w:r>
      <w:r w:rsidRPr="00721B7C">
        <w:rPr>
          <w:rFonts w:hint="cs"/>
          <w:rtl/>
        </w:rPr>
        <w:t xml:space="preserve"> כשירות, </w:t>
      </w:r>
      <w:r w:rsidRPr="00D0206A">
        <w:rPr>
          <w:rStyle w:val="afffd"/>
          <w:rFonts w:hint="cs"/>
          <w:rtl/>
        </w:rPr>
        <w:t>יש בו ג</w:t>
      </w:r>
      <w:r w:rsidRPr="00D0206A">
        <w:rPr>
          <w:rStyle w:val="afffd"/>
          <w:rtl/>
        </w:rPr>
        <w:t>"</w:t>
      </w:r>
      <w:r w:rsidRPr="00D0206A">
        <w:rPr>
          <w:rStyle w:val="afffd"/>
          <w:rFonts w:hint="cs"/>
          <w:rtl/>
        </w:rPr>
        <w:t>ט לנענע</w:t>
      </w:r>
      <w:r w:rsidRPr="00721B7C">
        <w:rPr>
          <w:rFonts w:hint="cs"/>
          <w:rtl/>
        </w:rPr>
        <w:t xml:space="preserve"> </w:t>
      </w:r>
      <w:r w:rsidR="00D0206A">
        <w:rPr>
          <w:rFonts w:hint="cs"/>
          <w:rtl/>
        </w:rPr>
        <w:t xml:space="preserve">- </w:t>
      </w:r>
      <w:r w:rsidRPr="00721B7C">
        <w:rPr>
          <w:rFonts w:hint="cs"/>
          <w:rtl/>
        </w:rPr>
        <w:t>כשר.</w:t>
      </w:r>
      <w:bookmarkEnd w:id="192"/>
      <w:r w:rsidRPr="00721B7C">
        <w:rPr>
          <w:rFonts w:hint="cs"/>
          <w:rtl/>
        </w:rPr>
        <w:t xml:space="preserve"> </w:t>
      </w:r>
    </w:p>
    <w:p w14:paraId="60D60F98" w14:textId="2D467366" w:rsidR="00E403A1" w:rsidRPr="00C01657" w:rsidRDefault="00E403A1" w:rsidP="003049F3">
      <w:pPr>
        <w:pStyle w:val="a5"/>
        <w:rPr>
          <w:rtl/>
        </w:rPr>
      </w:pPr>
      <w:ins w:id="9828" w:author="מספור קטעי משנה" w:date="2026-10-06T06:45:53Z">
        <w:r>
          <w:rPr>
            <w:rStyle w:val="MisparKeta"/>
          </w:rPr>
          <w:t xml:space="preserve">א. </w:t>
        </w:r>
      </w:ins>
      <w:bookmarkStart w:id="193" w:name="_Toc155720377"/>
      <w:r w:rsidRPr="00C01657">
        <w:rPr>
          <w:rFonts w:hint="cs"/>
          <w:rtl/>
        </w:rPr>
        <w:t>לולב הגזול והיבש פסול</w:t>
      </w:r>
      <w:bookmarkEnd w:id="193"/>
    </w:p>
    <w:p w14:paraId="28C7E099" w14:textId="77777777" w:rsidR="00AB7E6F" w:rsidRPr="00C01657" w:rsidRDefault="00AB7E6F" w:rsidP="009D377E">
      <w:pPr>
        <w:pStyle w:val="ad"/>
        <w:framePr w:wrap="around"/>
        <w:rPr>
          <w:rtl/>
        </w:rPr>
      </w:pPr>
      <w:bookmarkStart w:id="194" w:name="_Toc155720378"/>
      <w:r w:rsidRPr="00C01657">
        <w:rPr>
          <w:rFonts w:hint="cs"/>
          <w:rtl/>
        </w:rPr>
        <w:t>ל.</w:t>
      </w:r>
      <w:bookmarkEnd w:id="194"/>
    </w:p>
    <w:p w14:paraId="7F08C4D3" w14:textId="152B9E99" w:rsidR="00AB7E6F" w:rsidRDefault="00AB7E6F" w:rsidP="000D38B5">
      <w:pPr>
        <w:pStyle w:val="af1"/>
        <w:spacing w:before="0"/>
        <w:outlineLvl w:val="9"/>
        <w:rPr>
          <w:rtl/>
        </w:rPr>
      </w:pPr>
      <w:r>
        <w:rPr>
          <w:rFonts w:hint="cs"/>
          <w:rtl/>
        </w:rPr>
        <w:t xml:space="preserve">אף </w:t>
      </w:r>
      <w:r w:rsidR="00E403A1" w:rsidRPr="00043784">
        <w:rPr>
          <w:rFonts w:hint="cs"/>
          <w:rtl/>
        </w:rPr>
        <w:t>ביו</w:t>
      </w:r>
      <w:r w:rsidR="00E403A1" w:rsidRPr="00043784">
        <w:rPr>
          <w:rtl/>
        </w:rPr>
        <w:t>"</w:t>
      </w:r>
      <w:r w:rsidR="00E403A1" w:rsidRPr="00043784">
        <w:rPr>
          <w:rFonts w:hint="cs"/>
          <w:rtl/>
        </w:rPr>
        <w:t>ט שני</w:t>
      </w:r>
    </w:p>
    <w:p w14:paraId="1FFC25E9" w14:textId="3249A308" w:rsidR="00D63DE9" w:rsidRPr="00D63DE9" w:rsidRDefault="00E403A1" w:rsidP="00AB7E6F">
      <w:pPr>
        <w:pStyle w:val="affd"/>
        <w:rPr>
          <w:rtl/>
        </w:rPr>
      </w:pPr>
      <w:r w:rsidRPr="007C19A7">
        <w:rPr>
          <w:rStyle w:val="af2"/>
          <w:rFonts w:hint="cs"/>
          <w:rtl/>
        </w:rPr>
        <w:t xml:space="preserve">ביבש </w:t>
      </w:r>
      <w:r w:rsidRPr="00043784">
        <w:rPr>
          <w:rFonts w:hint="cs"/>
          <w:rtl/>
        </w:rPr>
        <w:t xml:space="preserve">דבעי' </w:t>
      </w:r>
      <w:r w:rsidRPr="00043784">
        <w:rPr>
          <w:rStyle w:val="af8"/>
          <w:rFonts w:hint="cs"/>
          <w:rtl/>
        </w:rPr>
        <w:t>הדר</w:t>
      </w:r>
      <w:r w:rsidRPr="00043784">
        <w:rPr>
          <w:rFonts w:hint="cs"/>
          <w:rtl/>
        </w:rPr>
        <w:t xml:space="preserve">. </w:t>
      </w:r>
      <w:r w:rsidR="00AB7E6F">
        <w:rPr>
          <w:rFonts w:hint="cs"/>
          <w:rtl/>
        </w:rPr>
        <w:t xml:space="preserve"> </w:t>
      </w:r>
      <w:bookmarkStart w:id="195" w:name="_Toc155720379"/>
      <w:r w:rsidRPr="007C19A7">
        <w:rPr>
          <w:rStyle w:val="af2"/>
          <w:rFonts w:hint="cs"/>
          <w:rtl/>
        </w:rPr>
        <w:t>ובגזול</w:t>
      </w:r>
      <w:bookmarkEnd w:id="195"/>
      <w:r w:rsidRPr="00043784">
        <w:rPr>
          <w:rFonts w:hint="cs"/>
          <w:rtl/>
        </w:rPr>
        <w:t xml:space="preserve"> </w:t>
      </w:r>
      <w:r w:rsidR="00B86913">
        <w:rPr>
          <w:rFonts w:hint="cs"/>
          <w:rtl/>
        </w:rPr>
        <w:t>פסול</w:t>
      </w:r>
      <w:r w:rsidR="000D38B5">
        <w:rPr>
          <w:rFonts w:hint="cs"/>
          <w:rtl/>
        </w:rPr>
        <w:t>,</w:t>
      </w:r>
      <w:r w:rsidRPr="00043784">
        <w:rPr>
          <w:rFonts w:hint="cs"/>
          <w:rtl/>
        </w:rPr>
        <w:t xml:space="preserve"> </w:t>
      </w:r>
      <w:r w:rsidR="0049601A">
        <w:rPr>
          <w:rFonts w:hint="cs"/>
          <w:rtl/>
        </w:rPr>
        <w:t xml:space="preserve">אף </w:t>
      </w:r>
      <w:r w:rsidRPr="00043784">
        <w:rPr>
          <w:rFonts w:hint="cs"/>
          <w:rtl/>
        </w:rPr>
        <w:t>ד</w:t>
      </w:r>
      <w:r w:rsidRPr="00043784">
        <w:rPr>
          <w:rStyle w:val="af8"/>
          <w:rFonts w:hint="cs"/>
          <w:rtl/>
        </w:rPr>
        <w:t>לכם</w:t>
      </w:r>
      <w:r w:rsidRPr="00043784">
        <w:rPr>
          <w:rFonts w:hint="cs"/>
          <w:rtl/>
        </w:rPr>
        <w:t xml:space="preserve"> </w:t>
      </w:r>
      <w:r w:rsidR="0049601A">
        <w:rPr>
          <w:rFonts w:hint="cs"/>
          <w:rtl/>
        </w:rPr>
        <w:t xml:space="preserve">רק </w:t>
      </w:r>
      <w:r w:rsidRPr="00043784">
        <w:rPr>
          <w:rFonts w:hint="cs"/>
          <w:rtl/>
        </w:rPr>
        <w:t xml:space="preserve">ביום ראשון </w:t>
      </w:r>
    </w:p>
    <w:p w14:paraId="2CA05538" w14:textId="118877CF" w:rsidR="00D63DE9" w:rsidRPr="00D63DE9" w:rsidRDefault="00D63DE9" w:rsidP="001711C4">
      <w:pPr>
        <w:pStyle w:val="31"/>
        <w:framePr w:wrap="notBeside"/>
        <w:rPr>
          <w:rtl/>
        </w:rPr>
      </w:pPr>
      <w:r w:rsidRPr="00D63DE9">
        <w:rPr>
          <w:rFonts w:hint="cs"/>
          <w:rtl/>
        </w:rPr>
        <w:t>רשב''י</w:t>
      </w:r>
      <w:r>
        <w:rPr>
          <w:rFonts w:hint="cs"/>
          <w:rtl/>
        </w:rPr>
        <w:t>:</w:t>
      </w:r>
    </w:p>
    <w:p w14:paraId="309B9905" w14:textId="562422C1" w:rsidR="00E403A1" w:rsidRPr="00043784" w:rsidRDefault="00D63DE9" w:rsidP="00D63DE9">
      <w:pPr>
        <w:pStyle w:val="affd"/>
        <w:rPr>
          <w:rStyle w:val="af8"/>
          <w:rtl/>
        </w:rPr>
      </w:pPr>
      <w:r>
        <w:rPr>
          <w:rStyle w:val="ac"/>
          <w:rFonts w:cs="PFT_Frank" w:hint="cs"/>
          <w:sz w:val="14"/>
          <w:rtl/>
        </w:rPr>
        <w:t>אף</w:t>
      </w:r>
      <w:r w:rsidR="001218A0">
        <w:rPr>
          <w:rStyle w:val="ac"/>
          <w:rFonts w:cs="PFT_Frank" w:hint="cs"/>
          <w:sz w:val="14"/>
          <w:rtl/>
        </w:rPr>
        <w:t xml:space="preserve"> </w:t>
      </w:r>
      <w:r w:rsidR="00E403A1" w:rsidRPr="00F8723C">
        <w:rPr>
          <w:rStyle w:val="ac"/>
          <w:rFonts w:cs="PFT_Frank" w:hint="cs"/>
          <w:sz w:val="14"/>
          <w:rtl/>
        </w:rPr>
        <w:t>לאחר יאוש</w:t>
      </w:r>
      <w:r w:rsidR="00E403A1" w:rsidRPr="00043784">
        <w:rPr>
          <w:rFonts w:hint="cs"/>
          <w:rtl/>
        </w:rPr>
        <w:t xml:space="preserve"> דמצוה הבאה בעבירה</w:t>
      </w:r>
      <w:r w:rsidR="00E403A1" w:rsidRPr="0049601A">
        <w:rPr>
          <w:rFonts w:hint="cs"/>
          <w:rtl/>
        </w:rPr>
        <w:t xml:space="preserve">, </w:t>
      </w:r>
      <w:r w:rsidR="0049601A" w:rsidRPr="0049601A">
        <w:rPr>
          <w:rFonts w:hint="cs"/>
          <w:rtl/>
        </w:rPr>
        <w:t>כפיסח שאין לו תקנה</w:t>
      </w:r>
    </w:p>
    <w:p w14:paraId="501A84DA" w14:textId="77777777" w:rsidR="006205AC" w:rsidRPr="006205AC" w:rsidRDefault="006205AC" w:rsidP="001711C4">
      <w:pPr>
        <w:pStyle w:val="31"/>
        <w:framePr w:wrap="notBeside"/>
        <w:rPr>
          <w:rtl/>
        </w:rPr>
      </w:pPr>
      <w:r w:rsidRPr="006205AC">
        <w:rPr>
          <w:rFonts w:hint="cs"/>
          <w:rtl/>
        </w:rPr>
        <w:t>רשב''י</w:t>
      </w:r>
    </w:p>
    <w:p w14:paraId="5C4A2118" w14:textId="22DDC536" w:rsidR="00E403A1" w:rsidRPr="00043784" w:rsidRDefault="00E403A1" w:rsidP="00C35E97">
      <w:pPr>
        <w:pStyle w:val="affd"/>
        <w:spacing w:after="60"/>
        <w:rPr>
          <w:rtl/>
        </w:rPr>
      </w:pPr>
      <w:r w:rsidRPr="00043784">
        <w:rPr>
          <w:rStyle w:val="af8"/>
          <w:rFonts w:hint="cs"/>
          <w:rtl/>
        </w:rPr>
        <w:t>אהב משפט שונא גזל בעולה</w:t>
      </w:r>
      <w:r w:rsidRPr="00043784">
        <w:rPr>
          <w:rFonts w:hint="cs"/>
          <w:rtl/>
        </w:rPr>
        <w:t>- משל למלך שלימד עבדיו ליתן מכס שילמדו מ</w:t>
      </w:r>
      <w:r w:rsidR="00726F60" w:rsidRPr="00043784">
        <w:rPr>
          <w:rFonts w:hint="cs"/>
          <w:rtl/>
        </w:rPr>
        <w:t>מנו</w:t>
      </w:r>
      <w:r w:rsidRPr="00043784">
        <w:rPr>
          <w:rFonts w:hint="cs"/>
          <w:rtl/>
        </w:rPr>
        <w:t>- לברוח מגזל.</w:t>
      </w:r>
    </w:p>
    <w:p w14:paraId="6C351CD7" w14:textId="1A5104B9" w:rsidR="00521B98" w:rsidRPr="00521B98" w:rsidRDefault="00521B98" w:rsidP="001711C4">
      <w:pPr>
        <w:pStyle w:val="31"/>
        <w:framePr w:wrap="notBeside"/>
        <w:rPr>
          <w:rtl/>
        </w:rPr>
      </w:pPr>
      <w:bookmarkStart w:id="196" w:name="_Toc155720380"/>
      <w:r w:rsidRPr="00521B98">
        <w:rPr>
          <w:rFonts w:hint="cs"/>
          <w:rtl/>
        </w:rPr>
        <w:t>וכן ר''א</w:t>
      </w:r>
      <w:r w:rsidR="00432847">
        <w:rPr>
          <w:rFonts w:hint="cs"/>
          <w:rtl/>
        </w:rPr>
        <w:t>:</w:t>
      </w:r>
    </w:p>
    <w:bookmarkEnd w:id="196"/>
    <w:p w14:paraId="5D0717E0" w14:textId="79DCD925" w:rsidR="00D92BEC" w:rsidRDefault="00521B98" w:rsidP="004E36A4">
      <w:pPr>
        <w:rPr>
          <w:rtl/>
        </w:rPr>
      </w:pPr>
      <w:r>
        <w:rPr>
          <w:rFonts w:hint="cs"/>
          <w:rtl/>
        </w:rPr>
        <w:t xml:space="preserve">פסל בגזול </w:t>
      </w:r>
      <w:r w:rsidR="00C35E97" w:rsidRPr="00C35E97">
        <w:rPr>
          <w:rStyle w:val="afff6"/>
          <w:rFonts w:hint="cs"/>
          <w:rtl/>
        </w:rPr>
        <w:t>ביו''ט שני</w:t>
      </w:r>
      <w:r w:rsidR="00C35E97">
        <w:rPr>
          <w:rFonts w:hint="cs"/>
          <w:rtl/>
        </w:rPr>
        <w:t xml:space="preserve"> </w:t>
      </w:r>
      <w:r w:rsidR="005B1143" w:rsidRPr="00043784">
        <w:rPr>
          <w:rFonts w:hint="cs"/>
          <w:rtl/>
        </w:rPr>
        <w:t>דמצוה הבאה בע</w:t>
      </w:r>
      <w:r w:rsidR="00726F60" w:rsidRPr="00043784">
        <w:rPr>
          <w:rFonts w:hint="cs"/>
          <w:rtl/>
        </w:rPr>
        <w:t>ב</w:t>
      </w:r>
      <w:r w:rsidR="005B1143" w:rsidRPr="00043784">
        <w:rPr>
          <w:rFonts w:hint="cs"/>
          <w:rtl/>
        </w:rPr>
        <w:t>ירה</w:t>
      </w:r>
      <w:r w:rsidR="00E403A1" w:rsidRPr="00043784">
        <w:rPr>
          <w:rFonts w:hint="cs"/>
          <w:rtl/>
        </w:rPr>
        <w:t xml:space="preserve">, </w:t>
      </w:r>
    </w:p>
    <w:p w14:paraId="35C6CADA" w14:textId="0C4377B6" w:rsidR="00D92BEC" w:rsidRPr="00D92BEC" w:rsidRDefault="00C35E97" w:rsidP="001711C4">
      <w:pPr>
        <w:pStyle w:val="31"/>
        <w:framePr w:wrap="notBeside"/>
        <w:rPr>
          <w:rtl/>
        </w:rPr>
      </w:pPr>
      <w:r>
        <w:rPr>
          <w:rFonts w:hint="cs"/>
          <w:rtl/>
        </w:rPr>
        <w:t>שלא כ</w:t>
      </w:r>
      <w:r w:rsidR="00E403A1" w:rsidRPr="00D92BEC">
        <w:rPr>
          <w:rFonts w:hint="cs"/>
          <w:rtl/>
        </w:rPr>
        <w:t>שמואל</w:t>
      </w:r>
      <w:r w:rsidR="00432847">
        <w:rPr>
          <w:rFonts w:hint="cs"/>
          <w:rtl/>
        </w:rPr>
        <w:t>:</w:t>
      </w:r>
    </w:p>
    <w:p w14:paraId="7D297EAF" w14:textId="4E8937A7" w:rsidR="00D92BEC" w:rsidRDefault="00E403A1" w:rsidP="002D2826">
      <w:pPr>
        <w:spacing w:after="60"/>
        <w:rPr>
          <w:rtl/>
        </w:rPr>
      </w:pPr>
      <w:r w:rsidRPr="00043784">
        <w:rPr>
          <w:rFonts w:hint="cs"/>
          <w:rtl/>
        </w:rPr>
        <w:t>מתוך שיוצא בשאול</w:t>
      </w:r>
      <w:r w:rsidR="00D569A5">
        <w:rPr>
          <w:rFonts w:hint="cs"/>
          <w:rtl/>
        </w:rPr>
        <w:t xml:space="preserve"> </w:t>
      </w:r>
      <w:r w:rsidR="00D569A5" w:rsidRPr="00D569A5">
        <w:rPr>
          <w:rStyle w:val="afff6"/>
          <w:rFonts w:hint="cs"/>
          <w:rtl/>
        </w:rPr>
        <w:t>ביו''ט שני</w:t>
      </w:r>
      <w:r w:rsidRPr="00043784">
        <w:rPr>
          <w:rFonts w:hint="cs"/>
          <w:rtl/>
        </w:rPr>
        <w:t xml:space="preserve"> יוצא בגזול, </w:t>
      </w:r>
    </w:p>
    <w:p w14:paraId="7814DFE5" w14:textId="04F5312B" w:rsidR="004E36A4" w:rsidRDefault="00D92BEC" w:rsidP="001711C4">
      <w:pPr>
        <w:pStyle w:val="31"/>
        <w:framePr w:wrap="notBeside"/>
        <w:rPr>
          <w:rtl/>
        </w:rPr>
      </w:pPr>
      <w:r>
        <w:rPr>
          <w:rFonts w:hint="cs"/>
          <w:rtl/>
        </w:rPr>
        <w:t>ואין ל</w:t>
      </w:r>
      <w:r w:rsidR="00C35E97">
        <w:rPr>
          <w:rFonts w:hint="cs"/>
          <w:rtl/>
        </w:rPr>
        <w:t>דייק</w:t>
      </w:r>
      <w:r w:rsidR="00432847">
        <w:rPr>
          <w:rFonts w:hint="cs"/>
          <w:rtl/>
        </w:rPr>
        <w:t>:</w:t>
      </w:r>
    </w:p>
    <w:p w14:paraId="3BCB1A3C" w14:textId="1FCB6B88" w:rsidR="00CB3834" w:rsidRDefault="00C35E97" w:rsidP="004E36A4">
      <w:pPr>
        <w:rPr>
          <w:rtl/>
        </w:rPr>
      </w:pPr>
      <w:r>
        <w:rPr>
          <w:rFonts w:hint="cs"/>
          <w:rtl/>
        </w:rPr>
        <w:t xml:space="preserve">מהמשנה </w:t>
      </w:r>
      <w:del w:id="9001" w:author="עריכה מהאתר" w:date="2026-10-06T13:08:54Z">
        <w:r>
          <w:rPr>
            <w:rFonts w:hint="cs"/>
            <w:rtl/>
          </w:rPr>
          <w:delText xml:space="preserve">ד</w:delText>
        </w:r>
      </w:del>
      <w:ins w:id="9002" w:author="עריכה מהאתר" w:date="2026-10-06T13:08:54Z">
        <w:r>
          <w:rPr>
            <w:rFonts w:hint="cs"/>
            <w:rtl/>
          </w:rPr>
          <w:t xml:space="preserve">שהרי</w:t>
        </w:r>
      </w:ins>
      <w:del w:id="9003" w:author="עריכה מהאתר" w:date="2026-10-06T13:08:54Z">
        <w:r>
          <w:rPr>
            <w:rFonts w:hint="cs"/>
            <w:rtl/>
          </w:rPr>
          <w:delText xml:space="preserve">הא</w:delText>
        </w:r>
      </w:del>
      <w:r>
        <w:rPr>
          <w:rFonts w:hint="cs"/>
          <w:rtl/>
        </w:rPr>
        <w:t xml:space="preserve"> </w:t>
      </w:r>
      <w:r w:rsidR="00D92BEC">
        <w:rPr>
          <w:rFonts w:hint="cs"/>
          <w:rtl/>
        </w:rPr>
        <w:t xml:space="preserve">שאול כשר </w:t>
      </w:r>
      <w:r>
        <w:rPr>
          <w:rFonts w:hint="cs"/>
          <w:rtl/>
        </w:rPr>
        <w:t xml:space="preserve">- </w:t>
      </w:r>
      <w:r w:rsidR="00CB3834">
        <w:rPr>
          <w:rFonts w:hint="cs"/>
          <w:rtl/>
        </w:rPr>
        <w:t xml:space="preserve">דמיירי </w:t>
      </w:r>
      <w:del w:id="9048" w:author="הגהת סוכה" w:date="2026-09-27T12:23:34Z">
        <w:r w:rsidR="00CB3834">
          <w:rPr>
            <w:rFonts w:hint="cs"/>
            <w:rtl/>
          </w:rPr>
          <w:delText xml:space="preserve">ביו'ט</w:delText>
        </w:r>
      </w:del>
      <w:ins w:id="9049" w:author="הגהת סוכה" w:date="2026-09-27T12:23:34Z">
        <w:r w:rsidR="00CB3834">
          <w:rPr>
            <w:rFonts w:hint="cs"/>
            <w:rtl/>
          </w:rPr>
          <w:t xml:space="preserve">ביו"ט</w:t>
        </w:r>
      </w:ins>
      <w:r w:rsidR="00CB3834">
        <w:rPr>
          <w:rFonts w:hint="cs"/>
          <w:rtl/>
        </w:rPr>
        <w:t xml:space="preserve"> א'</w:t>
      </w:r>
      <w:r>
        <w:rPr>
          <w:rFonts w:hint="cs"/>
          <w:rtl/>
        </w:rPr>
        <w:t>,</w:t>
      </w:r>
      <w:r w:rsidR="00CB3834">
        <w:rPr>
          <w:rFonts w:hint="cs"/>
          <w:rtl/>
        </w:rPr>
        <w:t xml:space="preserve"> </w:t>
      </w:r>
    </w:p>
    <w:p w14:paraId="0A71F2A6" w14:textId="7AFDC5C0" w:rsidR="004E36A4" w:rsidRDefault="00E403A1" w:rsidP="001711C4">
      <w:pPr>
        <w:pStyle w:val="31"/>
        <w:framePr w:wrap="notBeside"/>
        <w:rPr>
          <w:rtl/>
        </w:rPr>
      </w:pPr>
      <w:r w:rsidRPr="00043784">
        <w:rPr>
          <w:rFonts w:hint="cs"/>
          <w:rtl/>
        </w:rPr>
        <w:t>וקמ</w:t>
      </w:r>
      <w:r w:rsidRPr="00043784">
        <w:rPr>
          <w:rtl/>
        </w:rPr>
        <w:t>"</w:t>
      </w:r>
      <w:r w:rsidRPr="00043784">
        <w:rPr>
          <w:rFonts w:hint="cs"/>
          <w:rtl/>
        </w:rPr>
        <w:t>ל</w:t>
      </w:r>
      <w:r w:rsidR="00432847">
        <w:rPr>
          <w:rFonts w:hint="cs"/>
          <w:rtl/>
        </w:rPr>
        <w:t>:</w:t>
      </w:r>
    </w:p>
    <w:p w14:paraId="22E46C1D" w14:textId="38097B25" w:rsidR="00E403A1" w:rsidRPr="00043784" w:rsidRDefault="004E36A4" w:rsidP="00432847">
      <w:pPr>
        <w:spacing w:after="60"/>
        <w:rPr>
          <w:rtl/>
        </w:rPr>
      </w:pPr>
      <w:r>
        <w:rPr>
          <w:rFonts w:hint="cs"/>
          <w:rtl/>
        </w:rPr>
        <w:t>ש</w:t>
      </w:r>
      <w:r w:rsidR="00CB3834">
        <w:rPr>
          <w:rFonts w:hint="cs"/>
          <w:rtl/>
        </w:rPr>
        <w:t xml:space="preserve">גם </w:t>
      </w:r>
      <w:r w:rsidR="00E403A1" w:rsidRPr="00043784">
        <w:rPr>
          <w:rFonts w:hint="cs"/>
          <w:rtl/>
        </w:rPr>
        <w:t xml:space="preserve">גזול </w:t>
      </w:r>
      <w:r w:rsidR="00CB3834">
        <w:rPr>
          <w:rFonts w:hint="cs"/>
          <w:rtl/>
        </w:rPr>
        <w:t>פסול</w:t>
      </w:r>
      <w:r w:rsidR="00C35E97">
        <w:rPr>
          <w:rFonts w:hint="cs"/>
          <w:rtl/>
        </w:rPr>
        <w:t>,</w:t>
      </w:r>
      <w:r w:rsidR="00CB3834">
        <w:rPr>
          <w:rFonts w:hint="cs"/>
          <w:rtl/>
        </w:rPr>
        <w:t xml:space="preserve"> ו</w:t>
      </w:r>
      <w:r w:rsidR="00E403A1" w:rsidRPr="00043784">
        <w:rPr>
          <w:rFonts w:hint="cs"/>
          <w:rtl/>
        </w:rPr>
        <w:t xml:space="preserve">לא </w:t>
      </w:r>
      <w:r w:rsidR="00432847">
        <w:rPr>
          <w:rFonts w:hint="cs"/>
          <w:rtl/>
        </w:rPr>
        <w:t>מועיל לו יאוש הבעלים.</w:t>
      </w:r>
    </w:p>
    <w:p w14:paraId="30145892" w14:textId="77777777" w:rsidR="00E403A1" w:rsidRPr="00C01657" w:rsidRDefault="00E403A1" w:rsidP="009D377E">
      <w:pPr>
        <w:pStyle w:val="ad"/>
        <w:framePr w:wrap="around"/>
        <w:rPr>
          <w:rStyle w:val="ae"/>
          <w:rtl/>
        </w:rPr>
      </w:pPr>
      <w:bookmarkStart w:id="197" w:name="_Toc155720381"/>
      <w:r w:rsidRPr="00C01657">
        <w:rPr>
          <w:rStyle w:val="ae"/>
          <w:rFonts w:hint="cs"/>
          <w:rtl/>
        </w:rPr>
        <w:t>ל:</w:t>
      </w:r>
      <w:bookmarkEnd w:id="197"/>
    </w:p>
    <w:p w14:paraId="73BA409C" w14:textId="77777777" w:rsidR="007C08E4" w:rsidRPr="007C08E4" w:rsidRDefault="00E403A1" w:rsidP="001711C4">
      <w:pPr>
        <w:pStyle w:val="31"/>
        <w:framePr w:wrap="notBeside"/>
        <w:rPr>
          <w:rtl/>
        </w:rPr>
      </w:pPr>
      <w:r w:rsidRPr="007C08E4">
        <w:rPr>
          <w:rFonts w:hint="cs"/>
          <w:rtl/>
        </w:rPr>
        <w:t>ר</w:t>
      </w:r>
      <w:r w:rsidRPr="007C08E4">
        <w:rPr>
          <w:rtl/>
        </w:rPr>
        <w:t>"</w:t>
      </w:r>
      <w:r w:rsidRPr="007C08E4">
        <w:rPr>
          <w:rFonts w:hint="cs"/>
          <w:rtl/>
        </w:rPr>
        <w:t>ה לתגרים</w:t>
      </w:r>
      <w:r w:rsidR="005B1143" w:rsidRPr="007C08E4">
        <w:rPr>
          <w:rFonts w:hint="cs"/>
          <w:rtl/>
        </w:rPr>
        <w:t>:</w:t>
      </w:r>
    </w:p>
    <w:p w14:paraId="762F3878" w14:textId="3C5A6655" w:rsidR="001404A8" w:rsidRPr="00043784" w:rsidRDefault="007C08E4" w:rsidP="007C08E4">
      <w:pPr>
        <w:rPr>
          <w:rtl/>
        </w:rPr>
      </w:pPr>
      <w:r>
        <w:rPr>
          <w:rFonts w:hint="cs"/>
          <w:rtl/>
        </w:rPr>
        <w:t>כש</w:t>
      </w:r>
      <w:r w:rsidR="00E403A1" w:rsidRPr="00043784">
        <w:rPr>
          <w:rFonts w:hint="cs"/>
          <w:rtl/>
        </w:rPr>
        <w:t>תקנו ה</w:t>
      </w:r>
      <w:r w:rsidR="00FB5A2F" w:rsidRPr="00043784">
        <w:rPr>
          <w:rFonts w:hint="cs"/>
          <w:rtl/>
        </w:rPr>
        <w:t xml:space="preserve">דסים מנכרי </w:t>
      </w:r>
      <w:r>
        <w:rPr>
          <w:rFonts w:hint="cs"/>
          <w:rtl/>
        </w:rPr>
        <w:t xml:space="preserve">תקפידו </w:t>
      </w:r>
      <w:r w:rsidR="00FB5A2F" w:rsidRPr="00043784">
        <w:rPr>
          <w:rFonts w:hint="cs"/>
          <w:rtl/>
        </w:rPr>
        <w:t>שהם יקצצום,</w:t>
      </w:r>
      <w:r w:rsidR="00E403A1" w:rsidRPr="00043784">
        <w:rPr>
          <w:rFonts w:hint="cs"/>
          <w:rtl/>
        </w:rPr>
        <w:t xml:space="preserve"> </w:t>
      </w:r>
      <w:r>
        <w:rPr>
          <w:rFonts w:hint="cs"/>
          <w:rtl/>
        </w:rPr>
        <w:t>ש</w:t>
      </w:r>
      <w:r w:rsidR="00E403A1" w:rsidRPr="00043784">
        <w:rPr>
          <w:rFonts w:hint="cs"/>
          <w:rtl/>
        </w:rPr>
        <w:t xml:space="preserve">סתם נכרים גזלנים וקרקע אינה נגזלת, </w:t>
      </w:r>
      <w:r w:rsidR="00FB5A2F" w:rsidRPr="00043784">
        <w:rPr>
          <w:rFonts w:hint="cs"/>
          <w:rtl/>
        </w:rPr>
        <w:t>ויהא רק ה</w:t>
      </w:r>
      <w:r>
        <w:rPr>
          <w:rFonts w:hint="cs"/>
          <w:rtl/>
        </w:rPr>
        <w:t>'</w:t>
      </w:r>
      <w:r w:rsidR="00FB5A2F" w:rsidRPr="00043784">
        <w:rPr>
          <w:rFonts w:hint="cs"/>
          <w:rtl/>
        </w:rPr>
        <w:t>שינוי רשות</w:t>
      </w:r>
      <w:r>
        <w:rPr>
          <w:rFonts w:hint="cs"/>
          <w:rtl/>
        </w:rPr>
        <w:t>'</w:t>
      </w:r>
      <w:r w:rsidR="00FB5A2F" w:rsidRPr="00043784">
        <w:rPr>
          <w:rFonts w:hint="cs"/>
          <w:rtl/>
        </w:rPr>
        <w:t xml:space="preserve"> בידכם</w:t>
      </w:r>
      <w:r w:rsidR="005B1143" w:rsidRPr="00043784">
        <w:rPr>
          <w:rFonts w:hint="cs"/>
          <w:rtl/>
        </w:rPr>
        <w:t>.</w:t>
      </w:r>
    </w:p>
    <w:p w14:paraId="5B52ED99" w14:textId="2B60FE01" w:rsidR="007C08E4" w:rsidRPr="007C08E4" w:rsidRDefault="00E403A1" w:rsidP="001711C4">
      <w:pPr>
        <w:pStyle w:val="31"/>
        <w:framePr w:wrap="notBeside"/>
        <w:rPr>
          <w:rtl/>
        </w:rPr>
      </w:pPr>
      <w:r w:rsidRPr="007C08E4">
        <w:rPr>
          <w:rFonts w:hint="cs"/>
          <w:rtl/>
        </w:rPr>
        <w:t>ו</w:t>
      </w:r>
      <w:r w:rsidR="007C08E4">
        <w:rPr>
          <w:rFonts w:hint="cs"/>
          <w:rtl/>
        </w:rPr>
        <w:t>אינו:</w:t>
      </w:r>
    </w:p>
    <w:p w14:paraId="0C963AB3" w14:textId="25D38305" w:rsidR="00E403A1" w:rsidRPr="00043784" w:rsidRDefault="00E403A1" w:rsidP="005B1143">
      <w:pPr>
        <w:rPr>
          <w:rtl/>
        </w:rPr>
      </w:pPr>
      <w:r w:rsidRPr="00F8723C">
        <w:rPr>
          <w:rStyle w:val="ac"/>
          <w:rFonts w:cs="PFT_Frank" w:hint="cs"/>
          <w:sz w:val="14"/>
          <w:rtl/>
        </w:rPr>
        <w:t>שינוי רשות</w:t>
      </w:r>
      <w:r w:rsidRPr="00043784">
        <w:rPr>
          <w:rFonts w:hint="cs"/>
          <w:rtl/>
        </w:rPr>
        <w:t xml:space="preserve"> ביד נכרי דמיירי בהושענא דאוונכרי.</w:t>
      </w:r>
    </w:p>
    <w:p w14:paraId="1E096071" w14:textId="63C08AF2" w:rsidR="007C08E4" w:rsidRPr="007C08E4" w:rsidRDefault="00E403A1" w:rsidP="001711C4">
      <w:pPr>
        <w:pStyle w:val="31"/>
        <w:framePr w:wrap="notBeside"/>
        <w:rPr>
          <w:rtl/>
        </w:rPr>
      </w:pPr>
      <w:r w:rsidRPr="007C08E4">
        <w:rPr>
          <w:rFonts w:hint="cs"/>
          <w:rtl/>
        </w:rPr>
        <w:t>ו</w:t>
      </w:r>
      <w:r w:rsidR="007C08E4">
        <w:rPr>
          <w:rFonts w:hint="cs"/>
          <w:rtl/>
        </w:rPr>
        <w:t>אינו:</w:t>
      </w:r>
    </w:p>
    <w:p w14:paraId="7A56961A" w14:textId="17648F0E" w:rsidR="00FB5A2F" w:rsidRPr="00A150D6" w:rsidRDefault="00E403A1" w:rsidP="00E403A1">
      <w:pPr>
        <w:pStyle w:val="affd"/>
        <w:rPr>
          <w:spacing w:val="-4"/>
          <w:rtl/>
        </w:rPr>
      </w:pPr>
      <w:r w:rsidRPr="00A150D6">
        <w:rPr>
          <w:rFonts w:hint="cs"/>
          <w:spacing w:val="-4"/>
          <w:rtl/>
        </w:rPr>
        <w:t xml:space="preserve">שינוי </w:t>
      </w:r>
      <w:r w:rsidRPr="00A150D6">
        <w:rPr>
          <w:rStyle w:val="ac"/>
          <w:rFonts w:cs="PFT_Frank" w:hint="cs"/>
          <w:spacing w:val="-4"/>
          <w:sz w:val="14"/>
          <w:rtl/>
        </w:rPr>
        <w:t>מעשה</w:t>
      </w:r>
      <w:r w:rsidRPr="00A150D6">
        <w:rPr>
          <w:rFonts w:hint="cs"/>
          <w:spacing w:val="-4"/>
          <w:rtl/>
        </w:rPr>
        <w:t xml:space="preserve"> באגד</w:t>
      </w:r>
      <w:r w:rsidR="00170472">
        <w:rPr>
          <w:rFonts w:hint="cs"/>
          <w:spacing w:val="-4"/>
          <w:rtl/>
        </w:rPr>
        <w:t>,</w:t>
      </w:r>
      <w:r w:rsidRPr="00A150D6">
        <w:rPr>
          <w:rFonts w:hint="cs"/>
          <w:spacing w:val="-4"/>
          <w:rtl/>
        </w:rPr>
        <w:t xml:space="preserve"> </w:t>
      </w:r>
      <w:r w:rsidR="007C08E4" w:rsidRPr="00A150D6">
        <w:rPr>
          <w:rFonts w:hint="cs"/>
          <w:spacing w:val="-4"/>
          <w:rtl/>
        </w:rPr>
        <w:t>ש</w:t>
      </w:r>
      <w:r w:rsidRPr="00A150D6">
        <w:rPr>
          <w:rFonts w:hint="cs"/>
          <w:spacing w:val="-4"/>
          <w:rtl/>
        </w:rPr>
        <w:t>לולב א</w:t>
      </w:r>
      <w:r w:rsidRPr="00A150D6">
        <w:rPr>
          <w:spacing w:val="-4"/>
          <w:rtl/>
        </w:rPr>
        <w:t>"</w:t>
      </w:r>
      <w:r w:rsidRPr="00A150D6">
        <w:rPr>
          <w:rFonts w:hint="cs"/>
          <w:spacing w:val="-4"/>
          <w:rtl/>
        </w:rPr>
        <w:t>צ אגד.</w:t>
      </w:r>
      <w:r w:rsidR="007C08E4" w:rsidRPr="00A150D6">
        <w:rPr>
          <w:rFonts w:hint="cs"/>
          <w:spacing w:val="-4"/>
          <w:rtl/>
        </w:rPr>
        <w:t xml:space="preserve"> ואף אם צריך חוזר לברייתו</w:t>
      </w:r>
    </w:p>
    <w:p w14:paraId="2E778212" w14:textId="18E6AC91" w:rsidR="007C08E4" w:rsidRPr="007C08E4" w:rsidRDefault="00E403A1" w:rsidP="001711C4">
      <w:pPr>
        <w:pStyle w:val="31"/>
        <w:framePr w:wrap="notBeside"/>
        <w:rPr>
          <w:rtl/>
        </w:rPr>
      </w:pPr>
      <w:r w:rsidRPr="007C08E4">
        <w:rPr>
          <w:rFonts w:hint="cs"/>
          <w:rtl/>
        </w:rPr>
        <w:t>ואינו</w:t>
      </w:r>
      <w:r w:rsidR="007C08E4">
        <w:rPr>
          <w:rFonts w:hint="cs"/>
          <w:rtl/>
        </w:rPr>
        <w:t>:</w:t>
      </w:r>
    </w:p>
    <w:p w14:paraId="56DB4ACE" w14:textId="5C142ACB" w:rsidR="00E403A1" w:rsidRPr="00043784" w:rsidRDefault="00E403A1" w:rsidP="00E403A1">
      <w:pPr>
        <w:pStyle w:val="affd"/>
        <w:rPr>
          <w:rtl/>
        </w:rPr>
      </w:pPr>
      <w:r w:rsidRPr="00F8723C">
        <w:rPr>
          <w:rStyle w:val="ac"/>
          <w:rFonts w:cs="PFT_Frank" w:hint="cs"/>
          <w:sz w:val="14"/>
          <w:rtl/>
        </w:rPr>
        <w:t>שינוי</w:t>
      </w:r>
      <w:r w:rsidRPr="00043784">
        <w:rPr>
          <w:rFonts w:hint="cs"/>
          <w:rtl/>
        </w:rPr>
        <w:t xml:space="preserve"> </w:t>
      </w:r>
      <w:r w:rsidRPr="00F8723C">
        <w:rPr>
          <w:rStyle w:val="ac"/>
          <w:rFonts w:cs="PFT_Frank" w:hint="cs"/>
          <w:sz w:val="14"/>
          <w:rtl/>
        </w:rPr>
        <w:t>השם</w:t>
      </w:r>
      <w:r w:rsidRPr="00043784">
        <w:rPr>
          <w:rFonts w:hint="cs"/>
          <w:rtl/>
        </w:rPr>
        <w:t xml:space="preserve"> דמעיקרא גם קראוהו הושענא. </w:t>
      </w:r>
    </w:p>
    <w:p w14:paraId="1A0423D5" w14:textId="36B841A9" w:rsidR="00360528" w:rsidRPr="00043784" w:rsidRDefault="00E403A1" w:rsidP="006F2339">
      <w:pPr>
        <w:pStyle w:val="af1"/>
        <w:jc w:val="both"/>
        <w:rPr>
          <w:rtl/>
        </w:rPr>
      </w:pPr>
      <w:bookmarkStart w:id="198" w:name="_Toc155720382"/>
      <w:r w:rsidRPr="007C08E4">
        <w:rPr>
          <w:rFonts w:hint="cs"/>
          <w:rtl/>
        </w:rPr>
        <w:t xml:space="preserve">סוכה גזולה ומסכך ברה"ר </w:t>
      </w:r>
      <w:r w:rsidRPr="000C1CD3">
        <w:rPr>
          <w:rStyle w:val="af6"/>
          <w:rFonts w:hint="cs"/>
          <w:b w:val="0"/>
          <w:bCs w:val="0"/>
          <w:rtl/>
        </w:rPr>
        <w:t>ר</w:t>
      </w:r>
      <w:r w:rsidRPr="000C1CD3">
        <w:rPr>
          <w:rStyle w:val="af6"/>
          <w:b w:val="0"/>
          <w:bCs w:val="0"/>
          <w:rtl/>
        </w:rPr>
        <w:t>"</w:t>
      </w:r>
      <w:r w:rsidRPr="000C1CD3">
        <w:rPr>
          <w:rStyle w:val="af6"/>
          <w:rFonts w:hint="cs"/>
          <w:b w:val="0"/>
          <w:bCs w:val="0"/>
          <w:rtl/>
        </w:rPr>
        <w:t xml:space="preserve">א: </w:t>
      </w:r>
      <w:r w:rsidRPr="00043784">
        <w:rPr>
          <w:rFonts w:hint="cs"/>
          <w:rtl/>
        </w:rPr>
        <w:t>פוסל</w:t>
      </w:r>
      <w:r w:rsidR="007C08E4">
        <w:rPr>
          <w:rFonts w:hint="cs"/>
          <w:rtl/>
        </w:rPr>
        <w:t>.</w:t>
      </w:r>
      <w:r w:rsidRPr="00043784">
        <w:rPr>
          <w:rFonts w:hint="cs"/>
          <w:rtl/>
        </w:rPr>
        <w:t xml:space="preserve"> </w:t>
      </w:r>
      <w:r w:rsidRPr="000C1CD3">
        <w:rPr>
          <w:rStyle w:val="af6"/>
          <w:rFonts w:hint="cs"/>
          <w:b w:val="0"/>
          <w:bCs w:val="0"/>
          <w:rtl/>
        </w:rPr>
        <w:t>וחכמים:</w:t>
      </w:r>
      <w:r w:rsidRPr="000C1CD3">
        <w:rPr>
          <w:rStyle w:val="af6"/>
          <w:rFonts w:hint="cs"/>
          <w:rtl/>
        </w:rPr>
        <w:t xml:space="preserve"> </w:t>
      </w:r>
      <w:r w:rsidRPr="00043784">
        <w:rPr>
          <w:rFonts w:hint="cs"/>
          <w:rtl/>
        </w:rPr>
        <w:t>מכשירין,</w:t>
      </w:r>
      <w:bookmarkEnd w:id="198"/>
    </w:p>
    <w:p w14:paraId="43DE994E" w14:textId="77777777" w:rsidR="007C08E4" w:rsidRPr="007C08E4" w:rsidRDefault="00E403A1" w:rsidP="001711C4">
      <w:pPr>
        <w:pStyle w:val="31"/>
        <w:framePr w:wrap="notBeside"/>
        <w:rPr>
          <w:rtl/>
        </w:rPr>
      </w:pPr>
      <w:r w:rsidRPr="007C08E4">
        <w:rPr>
          <w:rFonts w:hint="cs"/>
          <w:rtl/>
        </w:rPr>
        <w:t>ר</w:t>
      </w:r>
      <w:r w:rsidRPr="007C08E4">
        <w:rPr>
          <w:rtl/>
        </w:rPr>
        <w:t>"</w:t>
      </w:r>
      <w:r w:rsidRPr="007C08E4">
        <w:rPr>
          <w:rFonts w:hint="cs"/>
          <w:rtl/>
        </w:rPr>
        <w:t xml:space="preserve">נ: </w:t>
      </w:r>
    </w:p>
    <w:p w14:paraId="2BDF66A4" w14:textId="2DEF4239" w:rsidR="00E403A1" w:rsidRPr="00043784" w:rsidRDefault="007C08E4" w:rsidP="00360528">
      <w:pPr>
        <w:pStyle w:val="affd"/>
        <w:rPr>
          <w:rtl/>
        </w:rPr>
      </w:pPr>
      <w:r>
        <w:rPr>
          <w:rFonts w:hint="cs"/>
          <w:rtl/>
        </w:rPr>
        <w:t>מ</w:t>
      </w:r>
      <w:r w:rsidR="00E403A1" w:rsidRPr="00043784">
        <w:rPr>
          <w:rFonts w:hint="cs"/>
          <w:rtl/>
        </w:rPr>
        <w:t xml:space="preserve">חלוקת בתוקף חבירו והוציאו מסוכתו, </w:t>
      </w:r>
    </w:p>
    <w:p w14:paraId="7F9543C0" w14:textId="77777777" w:rsidR="007C08E4" w:rsidRPr="007C08E4" w:rsidRDefault="00E403A1" w:rsidP="001711C4">
      <w:pPr>
        <w:pStyle w:val="31"/>
        <w:framePr w:wrap="notBeside"/>
        <w:rPr>
          <w:rtl/>
        </w:rPr>
      </w:pPr>
      <w:r w:rsidRPr="007C08E4">
        <w:rPr>
          <w:rFonts w:hint="cs"/>
          <w:rtl/>
        </w:rPr>
        <w:t>לר</w:t>
      </w:r>
      <w:r w:rsidRPr="007C08E4">
        <w:rPr>
          <w:rtl/>
        </w:rPr>
        <w:t>"</w:t>
      </w:r>
      <w:r w:rsidRPr="007C08E4">
        <w:rPr>
          <w:rFonts w:hint="cs"/>
          <w:rtl/>
        </w:rPr>
        <w:t>א:</w:t>
      </w:r>
    </w:p>
    <w:p w14:paraId="7CE3A1F5" w14:textId="77777777" w:rsidR="007C08E4" w:rsidRPr="006F2339" w:rsidRDefault="00E403A1" w:rsidP="00E403A1">
      <w:pPr>
        <w:widowControl w:val="0"/>
        <w:rPr>
          <w:spacing w:val="-2"/>
          <w:rtl/>
        </w:rPr>
      </w:pPr>
      <w:r w:rsidRPr="006F2339">
        <w:rPr>
          <w:rFonts w:hint="cs"/>
          <w:spacing w:val="-2"/>
          <w:rtl/>
        </w:rPr>
        <w:t xml:space="preserve">דאין </w:t>
      </w:r>
      <w:r w:rsidR="007C08E4" w:rsidRPr="006F2339">
        <w:rPr>
          <w:rFonts w:hint="cs"/>
          <w:spacing w:val="-2"/>
          <w:rtl/>
        </w:rPr>
        <w:t>י</w:t>
      </w:r>
      <w:r w:rsidRPr="006F2339">
        <w:rPr>
          <w:rFonts w:hint="cs"/>
          <w:spacing w:val="-2"/>
          <w:rtl/>
        </w:rPr>
        <w:t>וצא יד</w:t>
      </w:r>
      <w:r w:rsidRPr="006F2339">
        <w:rPr>
          <w:spacing w:val="-2"/>
          <w:rtl/>
        </w:rPr>
        <w:t>"</w:t>
      </w:r>
      <w:r w:rsidRPr="006F2339">
        <w:rPr>
          <w:rFonts w:hint="cs"/>
          <w:spacing w:val="-2"/>
          <w:rtl/>
        </w:rPr>
        <w:t>ח בסוכת חבירו</w:t>
      </w:r>
      <w:r w:rsidR="00FB5A2F" w:rsidRPr="000C1CD3">
        <w:rPr>
          <w:rStyle w:val="af6"/>
          <w:rFonts w:hint="cs"/>
          <w:rtl/>
        </w:rPr>
        <w:t>,</w:t>
      </w:r>
      <w:r w:rsidRPr="000C1CD3">
        <w:rPr>
          <w:rStyle w:val="af6"/>
          <w:rFonts w:hint="cs"/>
          <w:rtl/>
        </w:rPr>
        <w:t xml:space="preserve"> אי </w:t>
      </w:r>
      <w:r w:rsidRPr="006F2339">
        <w:rPr>
          <w:rFonts w:hint="cs"/>
          <w:spacing w:val="-2"/>
          <w:rtl/>
        </w:rPr>
        <w:t xml:space="preserve">קרקע נגזלת סוכה גזולה היא, </w:t>
      </w:r>
    </w:p>
    <w:p w14:paraId="34716743" w14:textId="766ADE6B" w:rsidR="00E403A1" w:rsidRPr="00043784" w:rsidRDefault="00E403A1" w:rsidP="00E403A1">
      <w:pPr>
        <w:widowControl w:val="0"/>
        <w:rPr>
          <w:rtl/>
        </w:rPr>
      </w:pPr>
      <w:r w:rsidRPr="00043784">
        <w:rPr>
          <w:rFonts w:hint="cs"/>
          <w:rtl/>
        </w:rPr>
        <w:t xml:space="preserve">ואפי' אינה נגזלת. שאולה היא, </w:t>
      </w:r>
    </w:p>
    <w:p w14:paraId="7D934C54" w14:textId="407996B2" w:rsidR="00E403A1" w:rsidRPr="00043784" w:rsidRDefault="00E403A1" w:rsidP="00E403A1">
      <w:pPr>
        <w:pStyle w:val="affd"/>
        <w:widowControl w:val="0"/>
        <w:rPr>
          <w:rtl/>
        </w:rPr>
      </w:pPr>
      <w:r w:rsidRPr="00043784">
        <w:rPr>
          <w:rFonts w:hint="cs"/>
          <w:rtl/>
        </w:rPr>
        <w:t xml:space="preserve">אבל </w:t>
      </w:r>
      <w:r w:rsidRPr="00F8723C">
        <w:rPr>
          <w:rStyle w:val="ac"/>
          <w:rFonts w:cs="PFT_Frank" w:hint="cs"/>
          <w:sz w:val="14"/>
          <w:rtl/>
        </w:rPr>
        <w:t>גזל עצים</w:t>
      </w:r>
      <w:r w:rsidRPr="00043784">
        <w:rPr>
          <w:rFonts w:hint="cs"/>
          <w:rtl/>
        </w:rPr>
        <w:t xml:space="preserve"> וסיכך</w:t>
      </w:r>
      <w:r w:rsidR="007C08E4">
        <w:rPr>
          <w:rFonts w:hint="cs"/>
          <w:rtl/>
        </w:rPr>
        <w:t>-</w:t>
      </w:r>
      <w:r w:rsidRPr="00043784">
        <w:rPr>
          <w:rFonts w:hint="cs"/>
          <w:rtl/>
        </w:rPr>
        <w:t xml:space="preserve"> </w:t>
      </w:r>
      <w:r w:rsidRPr="000C1CD3">
        <w:rPr>
          <w:rStyle w:val="af6"/>
          <w:rFonts w:hint="cs"/>
          <w:rtl/>
        </w:rPr>
        <w:t>לכו</w:t>
      </w:r>
      <w:r w:rsidRPr="000C1CD3">
        <w:rPr>
          <w:rStyle w:val="af6"/>
          <w:rtl/>
        </w:rPr>
        <w:t>"</w:t>
      </w:r>
      <w:r w:rsidRPr="000C1CD3">
        <w:rPr>
          <w:rStyle w:val="af6"/>
          <w:rFonts w:hint="cs"/>
          <w:rtl/>
        </w:rPr>
        <w:t>ע</w:t>
      </w:r>
      <w:r w:rsidR="007C08E4">
        <w:rPr>
          <w:rFonts w:hint="cs"/>
          <w:rtl/>
        </w:rPr>
        <w:t xml:space="preserve">: </w:t>
      </w:r>
      <w:r w:rsidRPr="00043784">
        <w:rPr>
          <w:rFonts w:hint="cs"/>
          <w:rtl/>
        </w:rPr>
        <w:t xml:space="preserve">רק דמי עצים. </w:t>
      </w:r>
    </w:p>
    <w:p w14:paraId="16E42E4D" w14:textId="77777777" w:rsidR="00E94CA0" w:rsidRPr="00C01657" w:rsidRDefault="00E94CA0" w:rsidP="009D377E">
      <w:pPr>
        <w:pStyle w:val="ad"/>
        <w:framePr w:wrap="around"/>
        <w:rPr>
          <w:rtl/>
        </w:rPr>
      </w:pPr>
      <w:bookmarkStart w:id="199" w:name="_Toc155720383"/>
      <w:r w:rsidRPr="00C01657">
        <w:rPr>
          <w:rFonts w:hint="cs"/>
          <w:rtl/>
        </w:rPr>
        <w:t>לא.</w:t>
      </w:r>
      <w:bookmarkEnd w:id="199"/>
    </w:p>
    <w:p w14:paraId="4AD0F625" w14:textId="40AB05D8" w:rsidR="00E403A1" w:rsidRPr="00043784" w:rsidRDefault="00E403A1" w:rsidP="007C08E4">
      <w:pPr>
        <w:pStyle w:val="affd"/>
        <w:spacing w:after="60"/>
        <w:rPr>
          <w:rtl/>
        </w:rPr>
      </w:pPr>
      <w:r w:rsidRPr="00043784">
        <w:rPr>
          <w:rFonts w:hint="cs"/>
          <w:rtl/>
        </w:rPr>
        <w:t>ו</w:t>
      </w:r>
      <w:r w:rsidRPr="00F8723C">
        <w:rPr>
          <w:rStyle w:val="ac"/>
          <w:rFonts w:cs="PFT_Frank" w:hint="cs"/>
          <w:sz w:val="14"/>
          <w:rtl/>
        </w:rPr>
        <w:t>סוכה גזולה</w:t>
      </w:r>
      <w:r w:rsidRPr="00043784">
        <w:rPr>
          <w:rFonts w:hint="cs"/>
          <w:rtl/>
        </w:rPr>
        <w:t xml:space="preserve"> </w:t>
      </w:r>
      <w:r>
        <w:rPr>
          <w:rStyle w:val="af6"/>
          <w:rFonts w:cs="PFT_Frank" w:hint="cs"/>
          <w:sz w:val="14"/>
          <w:rtl/>
          <w:rPrChange w:id="9064" w:author="מנוע אמוראים" w:date="2026-10-05T16:41:47Z">
            <w:rPr>
              <w:rStyle w:val="ac"/>
              <w:rFonts w:cs="PFT_Frank" w:hint="cs"/>
              <w:sz w:val="14"/>
              <w:rtl/>
            </w:rPr>
          </w:rPrChange>
        </w:rPr>
        <w:t xml:space="preserve">דרה</w:t>
      </w:r>
      <w:r>
        <w:rPr>
          <w:rStyle w:val="af6"/>
          <w:rFonts w:cs="PFT_Frank"/>
          <w:sz w:val="14"/>
          <w:rtl/>
          <w:rPrChange w:id="9065" w:author="מנוע אמוראים" w:date="2026-10-05T16:41:47Z">
            <w:rPr>
              <w:rStyle w:val="ac"/>
              <w:rFonts w:cs="PFT_Frank"/>
              <w:sz w:val="14"/>
              <w:rtl/>
            </w:rPr>
          </w:rPrChange>
        </w:rPr>
        <w:t xml:space="preserve">"</w:t>
      </w:r>
      <w:r>
        <w:rPr>
          <w:rStyle w:val="af6"/>
          <w:rFonts w:cs="PFT_Frank" w:hint="cs"/>
          <w:sz w:val="14"/>
          <w:rtl/>
          <w:rPrChange w:id="9066" w:author="מנוע אמוראים" w:date="2026-10-05T16:41:47Z">
            <w:rPr>
              <w:rStyle w:val="ac"/>
              <w:rFonts w:cs="PFT_Frank" w:hint="cs"/>
              <w:sz w:val="14"/>
              <w:rtl/>
            </w:rPr>
          </w:rPrChange>
        </w:rPr>
        <w:t xml:space="preserve">ר</w:t>
      </w:r>
      <w:r w:rsidR="007C08E4">
        <w:rPr>
          <w:rFonts w:hint="cs"/>
          <w:rtl/>
        </w:rPr>
        <w:t>- שה</w:t>
      </w:r>
      <w:r w:rsidRPr="00043784">
        <w:rPr>
          <w:rFonts w:hint="cs"/>
          <w:rtl/>
        </w:rPr>
        <w:t>קרקע לא  שלו.</w:t>
      </w:r>
    </w:p>
    <w:p w14:paraId="4D47F8FF" w14:textId="77777777" w:rsidR="007C08E4" w:rsidRDefault="00E403A1" w:rsidP="007C08E4">
      <w:pPr>
        <w:rPr>
          <w:rtl/>
        </w:rPr>
      </w:pPr>
      <w:bookmarkStart w:id="200" w:name="_Toc155720384"/>
      <w:r w:rsidRPr="007C19A7">
        <w:rPr>
          <w:rStyle w:val="af2"/>
          <w:rFonts w:hint="cs"/>
          <w:rtl/>
        </w:rPr>
        <w:t>סבתא דצווחא</w:t>
      </w:r>
      <w:bookmarkEnd w:id="200"/>
      <w:del w:id="9001" w:author="עריכה מהאתר" w:date="2026-10-06T13:08:55Z">
        <w:r>
          <w:rPr>
            <w:rFonts w:hint="cs"/>
            <w:rtl/>
          </w:rPr>
          <w:delText xml:space="preserve"> </w:delText>
        </w:r>
      </w:del>
      <w:ins w:id="9002" w:author="עריכה מהאתר" w:date="2026-10-06T13:08:55Z">
        <w:r>
          <w:rPr>
            <w:rFonts w:hint="cs"/>
            <w:rtl/>
          </w:rPr>
          <w:t xml:space="preserve"> </w:t>
        </w:r>
        <w:r>
          <w:rPr>
            <w:rStyle w:val="af6"/>
            <w:rFonts w:hint="cs"/>
            <w:rtl/>
            <w:rPrChange w:id="9083" w:author="עריכה מהאתר" w:date="2026-10-17T22:24:53Z">
              <w:rPr>
                <w:rStyle w:val="af6"/>
                <w:rFonts w:hint="cs"/>
                <w:rtl/>
              </w:rPr>
            </w:rPrChange>
          </w:rPr>
          <w:t xml:space="preserve">לר"נ,</w:t>
        </w:r>
        <w:r>
          <w:rPr>
            <w:rFonts w:hint="cs"/>
            <w:rtl/>
          </w:rPr>
          <w:t xml:space="preserve"> </w:t>
        </w:r>
        <w:r>
          <w:rPr>
            <w:rStyle w:val="af6"/>
            <w:rFonts w:hint="cs"/>
            <w:rtl/>
            <w:rPrChange w:id="9084" w:author="עריכה מהאתר" w:date="2026-10-17T22:24:53Z">
              <w:rPr>
                <w:rStyle w:val="af6"/>
                <w:rFonts w:hint="cs"/>
                <w:rtl/>
              </w:rPr>
            </w:rPrChange>
          </w:rPr>
          <w:t xml:space="preserve">שריש גלותא</w:t>
        </w:r>
        <w:r>
          <w:rPr>
            <w:rFonts w:hint="cs"/>
            <w:rtl/>
          </w:rPr>
          <w:t xml:space="preserve"> </w:t>
        </w:r>
      </w:ins>
      <w:del w:id="9003" w:author="עריכה מהאתר" w:date="2026-10-06T13:08:55Z">
        <w:r>
          <w:rPr>
            <w:rStyle w:val="af6"/>
            <w:rFonts w:hint="cs"/>
            <w:rtl/>
          </w:rPr>
          <w:delText xml:space="preserve">שר</w:delText>
        </w:r>
      </w:del>
      <w:del w:id="9004" w:author="עריכה מהאתר" w:date="2026-10-06T13:08:55Z">
        <w:r>
          <w:rPr>
            <w:rStyle w:val="af6"/>
            <w:rtl/>
          </w:rPr>
          <w:delText xml:space="preserve">"</w:delText>
        </w:r>
      </w:del>
      <w:del w:id="9005" w:author="עריכה מהאתר" w:date="2026-10-06T13:08:55Z">
        <w:r>
          <w:rPr>
            <w:rStyle w:val="af6"/>
            <w:rFonts w:hint="cs"/>
            <w:rtl/>
          </w:rPr>
          <w:delText xml:space="preserve">נ </w:delText>
        </w:r>
      </w:del>
      <w:r>
        <w:rPr>
          <w:rStyle w:val="af6"/>
          <w:rFonts w:hint="cs"/>
          <w:rtl/>
          <w:rPrChange w:id="9085" w:author="עריכה מהאתר" w:date="2026-10-17T22:24:53Z">
            <w:rPr>
              <w:rStyle w:val="af6"/>
              <w:rFonts w:hint="cs"/>
              <w:rtl/>
            </w:rPr>
          </w:rPrChange>
        </w:rPr>
        <w:t xml:space="preserve">וכל רבנן</w:t>
      </w:r>
      <w:r>
        <w:rPr>
          <w:rStyle w:val="af6"/>
          <w:rFonts w:hint="cs"/>
          <w:rtl/>
        </w:rPr>
        <w:t xml:space="preserve"> </w:t>
      </w:r>
      <w:r w:rsidR="007C08E4">
        <w:rPr>
          <w:rFonts w:hint="cs"/>
          <w:rtl/>
        </w:rPr>
        <w:t xml:space="preserve">יושבים </w:t>
      </w:r>
      <w:r w:rsidRPr="00043784">
        <w:rPr>
          <w:rFonts w:hint="cs"/>
          <w:rtl/>
        </w:rPr>
        <w:t>בסוכה גזולה</w:t>
      </w:r>
      <w:r w:rsidR="007C08E4">
        <w:rPr>
          <w:rFonts w:hint="cs"/>
          <w:rtl/>
        </w:rPr>
        <w:t>,</w:t>
      </w:r>
      <w:r w:rsidRPr="00043784">
        <w:rPr>
          <w:rFonts w:hint="cs"/>
          <w:rtl/>
        </w:rPr>
        <w:t xml:space="preserve"> </w:t>
      </w:r>
    </w:p>
    <w:p w14:paraId="13404701" w14:textId="77777777" w:rsidR="006F2339" w:rsidRPr="009462D1" w:rsidRDefault="006F2339" w:rsidP="006F2339">
      <w:pPr>
        <w:pStyle w:val="affb"/>
        <w:framePr w:h="113" w:hRule="exact" w:vSpace="0" w:wrap="notBeside" w:vAnchor="page" w:x="104" w:y="7129"/>
        <w:widowControl w:val="0"/>
        <w:rPr>
          <w:del w:id="40010" w:author="Claude" w:date="2026-10-06T14:10:05Z"/>
          <w:rStyle w:val="ac"/>
          <w:rFonts w:cs="PFT_Frank"/>
          <w:szCs w:val="16"/>
          <w:rtl/>
        </w:rPr>
      </w:pPr>
      <w:del w:id="40009" w:author="Claude" w:date="2026-10-06T14:10:05Z">
        <w:r w:rsidRPr="00C01657">
          <w:rPr>
            <w:rFonts w:hint="cs"/>
            <w:rtl/>
          </w:rPr>
          <w:delText xml:space="preserve">פרק שלישי לולב הגזול</w:delText>
        </w:r>
      </w:del>
    </w:p>
    <w:p w14:paraId="6282E3E8" w14:textId="77777777" w:rsidR="007C08E4" w:rsidRDefault="00E403A1" w:rsidP="007C08E4">
      <w:pPr>
        <w:rPr>
          <w:rtl/>
        </w:rPr>
      </w:pPr>
      <w:r w:rsidRPr="000C1CD3">
        <w:rPr>
          <w:rStyle w:val="af6"/>
          <w:rFonts w:hint="cs"/>
          <w:rtl/>
        </w:rPr>
        <w:t>וא</w:t>
      </w:r>
      <w:r w:rsidRPr="000C1CD3">
        <w:rPr>
          <w:rStyle w:val="af6"/>
          <w:rtl/>
        </w:rPr>
        <w:t>"</w:t>
      </w:r>
      <w:r w:rsidRPr="000C1CD3">
        <w:rPr>
          <w:rStyle w:val="af6"/>
          <w:rFonts w:hint="cs"/>
          <w:rtl/>
        </w:rPr>
        <w:t>ל</w:t>
      </w:r>
      <w:r w:rsidR="00360528" w:rsidRPr="000C1CD3">
        <w:rPr>
          <w:rStyle w:val="af6"/>
          <w:rFonts w:hint="cs"/>
          <w:rtl/>
        </w:rPr>
        <w:t>:</w:t>
      </w:r>
      <w:r w:rsidRPr="00043784">
        <w:rPr>
          <w:rFonts w:hint="cs"/>
          <w:rtl/>
        </w:rPr>
        <w:t xml:space="preserve"> אשה דלאביה היו שיח' עבדים לא משגיחים בה</w:t>
      </w:r>
      <w:r w:rsidR="007C08E4">
        <w:rPr>
          <w:rFonts w:hint="cs"/>
          <w:rtl/>
        </w:rPr>
        <w:t>.</w:t>
      </w:r>
      <w:r w:rsidRPr="00043784">
        <w:rPr>
          <w:rFonts w:hint="cs"/>
          <w:rtl/>
        </w:rPr>
        <w:t xml:space="preserve"> </w:t>
      </w:r>
    </w:p>
    <w:p w14:paraId="4D7FCFCB" w14:textId="35824AF8" w:rsidR="00E403A1" w:rsidRPr="00043784" w:rsidRDefault="00E403A1" w:rsidP="007C08E4">
      <w:pPr>
        <w:rPr>
          <w:rtl/>
        </w:rPr>
      </w:pPr>
      <w:r w:rsidRPr="000C1CD3">
        <w:rPr>
          <w:rStyle w:val="af6"/>
          <w:rFonts w:hint="cs"/>
          <w:rtl/>
        </w:rPr>
        <w:t>וא</w:t>
      </w:r>
      <w:r w:rsidRPr="000C1CD3">
        <w:rPr>
          <w:rStyle w:val="af6"/>
          <w:rtl/>
        </w:rPr>
        <w:t>"</w:t>
      </w:r>
      <w:r w:rsidRPr="000C1CD3">
        <w:rPr>
          <w:rStyle w:val="af6"/>
          <w:rFonts w:hint="cs"/>
          <w:rtl/>
        </w:rPr>
        <w:t>ל</w:t>
      </w:r>
      <w:r w:rsidR="00360528" w:rsidRPr="000C1CD3">
        <w:rPr>
          <w:rStyle w:val="af6"/>
          <w:rFonts w:hint="cs"/>
          <w:rtl/>
        </w:rPr>
        <w:t>:</w:t>
      </w:r>
      <w:r w:rsidRPr="00043784">
        <w:rPr>
          <w:rFonts w:hint="cs"/>
          <w:rtl/>
        </w:rPr>
        <w:t xml:space="preserve"> דאין לה אלא דמי עצים בלבד. </w:t>
      </w:r>
    </w:p>
    <w:p w14:paraId="3B537D3B" w14:textId="404D7514" w:rsidR="00360528" w:rsidRPr="00043784" w:rsidRDefault="00E403A1" w:rsidP="00E37CE4">
      <w:pPr>
        <w:widowControl w:val="0"/>
        <w:spacing w:before="60"/>
        <w:rPr>
          <w:rtl/>
        </w:rPr>
      </w:pPr>
      <w:bookmarkStart w:id="201" w:name="_Toc155720385"/>
      <w:r w:rsidRPr="007C19A7">
        <w:rPr>
          <w:rStyle w:val="af2"/>
          <w:rFonts w:hint="cs"/>
          <w:rtl/>
        </w:rPr>
        <w:t>קורה גזולה</w:t>
      </w:r>
      <w:bookmarkEnd w:id="201"/>
      <w:r w:rsidRPr="00043784">
        <w:rPr>
          <w:rFonts w:hint="cs"/>
          <w:rtl/>
        </w:rPr>
        <w:t xml:space="preserve"> </w:t>
      </w:r>
      <w:r w:rsidR="007C08E4">
        <w:rPr>
          <w:rtl/>
        </w:rPr>
        <w:tab/>
      </w:r>
      <w:r w:rsidRPr="00043784">
        <w:rPr>
          <w:rFonts w:hint="cs"/>
          <w:rtl/>
        </w:rPr>
        <w:t>בראש גגו</w:t>
      </w:r>
      <w:r w:rsidR="00FB5A2F" w:rsidRPr="00043784">
        <w:rPr>
          <w:rFonts w:hint="cs"/>
          <w:rtl/>
        </w:rPr>
        <w:t>,</w:t>
      </w:r>
      <w:r w:rsidRPr="00043784">
        <w:rPr>
          <w:rFonts w:hint="cs"/>
          <w:rtl/>
        </w:rPr>
        <w:t xml:space="preserve"> תקנת מריש אפי' דלא שכיחי</w:t>
      </w:r>
      <w:r w:rsidR="00FB5A2F" w:rsidRPr="00043784">
        <w:rPr>
          <w:rFonts w:hint="cs"/>
          <w:rtl/>
        </w:rPr>
        <w:t>,</w:t>
      </w:r>
      <w:r w:rsidRPr="00043784">
        <w:rPr>
          <w:rFonts w:hint="cs"/>
          <w:rtl/>
        </w:rPr>
        <w:t xml:space="preserve"> </w:t>
      </w:r>
    </w:p>
    <w:p w14:paraId="0CF81C26" w14:textId="77777777" w:rsidR="00360528" w:rsidRPr="00043784" w:rsidRDefault="00E403A1" w:rsidP="007C08E4">
      <w:pPr>
        <w:pStyle w:val="affd"/>
        <w:ind w:left="680" w:firstLine="170"/>
        <w:rPr>
          <w:rtl/>
        </w:rPr>
      </w:pPr>
      <w:r w:rsidRPr="00043784">
        <w:rPr>
          <w:rFonts w:hint="cs"/>
          <w:rtl/>
        </w:rPr>
        <w:t>ו</w:t>
      </w:r>
      <w:r w:rsidR="00360528" w:rsidRPr="00043784">
        <w:rPr>
          <w:rFonts w:hint="cs"/>
          <w:rtl/>
        </w:rPr>
        <w:t>בתוך</w:t>
      </w:r>
      <w:r w:rsidRPr="00043784">
        <w:rPr>
          <w:rFonts w:hint="cs"/>
          <w:rtl/>
        </w:rPr>
        <w:t xml:space="preserve"> שבעה, אבל אחר ז' הדר בעינו, </w:t>
      </w:r>
    </w:p>
    <w:p w14:paraId="255C9DDF" w14:textId="77777777" w:rsidR="00E403A1" w:rsidRPr="00043784" w:rsidRDefault="00E403A1" w:rsidP="007C08E4">
      <w:pPr>
        <w:pStyle w:val="affd"/>
        <w:ind w:left="566" w:firstLine="284"/>
        <w:rPr>
          <w:rtl/>
        </w:rPr>
      </w:pPr>
      <w:r w:rsidRPr="00043784">
        <w:rPr>
          <w:rFonts w:hint="cs"/>
          <w:rtl/>
        </w:rPr>
        <w:t>ובחברו בטיט</w:t>
      </w:r>
      <w:r w:rsidR="00FB5A2F" w:rsidRPr="00043784">
        <w:rPr>
          <w:rFonts w:hint="cs"/>
          <w:rtl/>
        </w:rPr>
        <w:t>,</w:t>
      </w:r>
      <w:r w:rsidRPr="00043784">
        <w:rPr>
          <w:rFonts w:hint="cs"/>
          <w:rtl/>
        </w:rPr>
        <w:t xml:space="preserve"> אפי' אחר שבעה נותן דמיה.</w:t>
      </w:r>
    </w:p>
    <w:p w14:paraId="6D213319" w14:textId="3C169846" w:rsidR="00360528" w:rsidRPr="00043784" w:rsidRDefault="00E403A1" w:rsidP="0032611A">
      <w:pPr>
        <w:widowControl w:val="0"/>
        <w:spacing w:before="60"/>
        <w:rPr>
          <w:rtl/>
        </w:rPr>
      </w:pPr>
      <w:bookmarkStart w:id="202" w:name="_Toc155720386"/>
      <w:r w:rsidRPr="007C19A7">
        <w:rPr>
          <w:rStyle w:val="af2"/>
          <w:rFonts w:hint="cs"/>
          <w:rtl/>
        </w:rPr>
        <w:t>יבש פסול</w:t>
      </w:r>
      <w:bookmarkEnd w:id="202"/>
      <w:r w:rsidRPr="00043784">
        <w:rPr>
          <w:rFonts w:hint="cs"/>
          <w:rtl/>
        </w:rPr>
        <w:t xml:space="preserve"> </w:t>
      </w:r>
      <w:r w:rsidR="007C08E4">
        <w:rPr>
          <w:rFonts w:hint="cs"/>
          <w:rtl/>
        </w:rPr>
        <w:t>- ש</w:t>
      </w:r>
      <w:r w:rsidRPr="00043784">
        <w:rPr>
          <w:rFonts w:hint="cs"/>
          <w:rtl/>
        </w:rPr>
        <w:t xml:space="preserve">הוקש לאתרוג דהדר, </w:t>
      </w:r>
      <w:r w:rsidR="00360528" w:rsidRPr="000C1CD3">
        <w:rPr>
          <w:rStyle w:val="af6"/>
          <w:rFonts w:hint="cs"/>
          <w:rtl/>
        </w:rPr>
        <w:t>ל</w:t>
      </w:r>
      <w:r w:rsidRPr="000C1CD3">
        <w:rPr>
          <w:rStyle w:val="af6"/>
          <w:rFonts w:hint="cs"/>
          <w:rtl/>
        </w:rPr>
        <w:t>ר</w:t>
      </w:r>
      <w:r w:rsidRPr="000C1CD3">
        <w:rPr>
          <w:rStyle w:val="af6"/>
          <w:rtl/>
        </w:rPr>
        <w:t>"</w:t>
      </w:r>
      <w:r w:rsidRPr="000C1CD3">
        <w:rPr>
          <w:rStyle w:val="af6"/>
          <w:rFonts w:hint="cs"/>
          <w:rtl/>
        </w:rPr>
        <w:t>י</w:t>
      </w:r>
      <w:r w:rsidR="007C08E4" w:rsidRPr="000C1CD3">
        <w:rPr>
          <w:rStyle w:val="af6"/>
          <w:rFonts w:hint="cs"/>
          <w:rtl/>
        </w:rPr>
        <w:t>:</w:t>
      </w:r>
      <w:r w:rsidRPr="00043784">
        <w:rPr>
          <w:rFonts w:hint="cs"/>
          <w:rtl/>
        </w:rPr>
        <w:t xml:space="preserve"> כשר</w:t>
      </w:r>
      <w:r w:rsidR="006F2339">
        <w:rPr>
          <w:rFonts w:hint="cs"/>
          <w:rtl/>
        </w:rPr>
        <w:t>,</w:t>
      </w:r>
      <w:r w:rsidRPr="00043784">
        <w:rPr>
          <w:rFonts w:hint="cs"/>
          <w:rtl/>
        </w:rPr>
        <w:t xml:space="preserve"> דלא הוקש, </w:t>
      </w:r>
    </w:p>
    <w:p w14:paraId="29ABD5BC" w14:textId="77777777" w:rsidR="007C08E4" w:rsidRPr="007C08E4" w:rsidRDefault="00E403A1" w:rsidP="001711C4">
      <w:pPr>
        <w:pStyle w:val="31"/>
        <w:framePr w:wrap="notBeside"/>
        <w:rPr>
          <w:rtl/>
        </w:rPr>
      </w:pPr>
      <w:r w:rsidRPr="007C08E4">
        <w:rPr>
          <w:rFonts w:hint="cs"/>
          <w:rtl/>
        </w:rPr>
        <w:t>והך</w:t>
      </w:r>
    </w:p>
    <w:p w14:paraId="2E6EE6D7" w14:textId="69C8C9E1" w:rsidR="007C08E4" w:rsidRDefault="00E403A1" w:rsidP="00360528">
      <w:pPr>
        <w:pStyle w:val="affd"/>
        <w:rPr>
          <w:rStyle w:val="ac"/>
          <w:rFonts w:cs="PFT_Frank"/>
          <w:sz w:val="14"/>
          <w:rtl/>
        </w:rPr>
      </w:pPr>
      <w:r w:rsidRPr="00043784">
        <w:rPr>
          <w:rFonts w:hint="cs"/>
          <w:rtl/>
        </w:rPr>
        <w:t>דבלולב אוגדו</w:t>
      </w:r>
      <w:r w:rsidR="007C08E4">
        <w:rPr>
          <w:rFonts w:hint="cs"/>
          <w:rtl/>
        </w:rPr>
        <w:t>,-</w:t>
      </w:r>
      <w:r w:rsidRPr="00043784">
        <w:rPr>
          <w:rFonts w:hint="cs"/>
          <w:rtl/>
        </w:rPr>
        <w:t xml:space="preserve"> </w:t>
      </w:r>
      <w:r w:rsidRPr="00043784">
        <w:rPr>
          <w:rStyle w:val="af8"/>
          <w:rFonts w:hint="cs"/>
          <w:rtl/>
        </w:rPr>
        <w:t>דכפת תמרים</w:t>
      </w:r>
      <w:r w:rsidRPr="00043784">
        <w:rPr>
          <w:rFonts w:hint="cs"/>
          <w:rtl/>
        </w:rPr>
        <w:t xml:space="preserve">, </w:t>
      </w:r>
    </w:p>
    <w:p w14:paraId="2A1B8007" w14:textId="0FF53B30" w:rsidR="007C08E4" w:rsidRPr="007C08E4" w:rsidRDefault="00E403A1" w:rsidP="001711C4">
      <w:pPr>
        <w:pStyle w:val="31"/>
        <w:framePr w:wrap="notBeside"/>
        <w:rPr>
          <w:rtl/>
        </w:rPr>
      </w:pPr>
      <w:r w:rsidRPr="007C08E4">
        <w:rPr>
          <w:rFonts w:hint="cs"/>
          <w:rtl/>
        </w:rPr>
        <w:t>והך</w:t>
      </w:r>
      <w:r w:rsidR="006F2339">
        <w:rPr>
          <w:rFonts w:hint="cs"/>
          <w:rtl/>
        </w:rPr>
        <w:t>:</w:t>
      </w:r>
    </w:p>
    <w:p w14:paraId="2DB2440A" w14:textId="077A60F7" w:rsidR="00E403A1" w:rsidRPr="007C08E4" w:rsidRDefault="00E403A1" w:rsidP="00360528">
      <w:pPr>
        <w:pStyle w:val="affd"/>
        <w:rPr>
          <w:spacing w:val="-6"/>
          <w:rtl/>
        </w:rPr>
      </w:pPr>
      <w:r w:rsidRPr="006F2339">
        <w:rPr>
          <w:rFonts w:hint="cs"/>
          <w:rtl/>
        </w:rPr>
        <w:t>דאוגדין במינו דס</w:t>
      </w:r>
      <w:r w:rsidRPr="006F2339">
        <w:rPr>
          <w:rtl/>
        </w:rPr>
        <w:t>"</w:t>
      </w:r>
      <w:r w:rsidRPr="006F2339">
        <w:rPr>
          <w:rFonts w:hint="cs"/>
          <w:rtl/>
        </w:rPr>
        <w:t>ל לולב צריך אגד</w:t>
      </w:r>
      <w:r w:rsidRPr="007C08E4">
        <w:rPr>
          <w:rFonts w:hint="cs"/>
          <w:spacing w:val="-6"/>
          <w:rtl/>
        </w:rPr>
        <w:t xml:space="preserve"> </w:t>
      </w:r>
      <w:r w:rsidRPr="006F2339">
        <w:rPr>
          <w:rStyle w:val="afff6"/>
          <w:rFonts w:hint="cs"/>
          <w:rtl/>
        </w:rPr>
        <w:t>ואי יביא מין אחר הוי ה' מינים.</w:t>
      </w:r>
    </w:p>
    <w:p w14:paraId="2AE8F426" w14:textId="77777777" w:rsidR="00E403A1" w:rsidRPr="00C01657" w:rsidRDefault="00E403A1" w:rsidP="009D377E">
      <w:pPr>
        <w:pStyle w:val="ad"/>
        <w:framePr w:wrap="around"/>
        <w:rPr>
          <w:rStyle w:val="ae"/>
          <w:rtl/>
        </w:rPr>
      </w:pPr>
      <w:bookmarkStart w:id="203" w:name="_Toc155720387"/>
      <w:r w:rsidRPr="00C01657">
        <w:rPr>
          <w:rStyle w:val="ae"/>
          <w:rFonts w:hint="cs"/>
          <w:rtl/>
        </w:rPr>
        <w:t>לא:</w:t>
      </w:r>
      <w:bookmarkEnd w:id="203"/>
      <w:r w:rsidRPr="00C01657">
        <w:rPr>
          <w:rStyle w:val="ae"/>
          <w:rFonts w:hint="cs"/>
          <w:rtl/>
        </w:rPr>
        <w:t xml:space="preserve"> </w:t>
      </w:r>
    </w:p>
    <w:p w14:paraId="65A1DA04" w14:textId="77777777" w:rsidR="006F2339" w:rsidRDefault="00E403A1" w:rsidP="00E37CE4">
      <w:pPr>
        <w:widowControl w:val="0"/>
        <w:spacing w:before="60"/>
        <w:rPr>
          <w:rtl/>
        </w:rPr>
      </w:pPr>
      <w:bookmarkStart w:id="204" w:name="_Toc155720388"/>
      <w:r w:rsidRPr="007C19A7">
        <w:rPr>
          <w:rStyle w:val="af2"/>
          <w:rFonts w:hint="cs"/>
          <w:rtl/>
        </w:rPr>
        <w:t>ובאתרוג</w:t>
      </w:r>
      <w:bookmarkEnd w:id="204"/>
      <w:r w:rsidRPr="00043784">
        <w:rPr>
          <w:rFonts w:hint="cs"/>
          <w:rtl/>
        </w:rPr>
        <w:t xml:space="preserve"> </w:t>
      </w:r>
      <w:r w:rsidRPr="000C1CD3">
        <w:rPr>
          <w:rStyle w:val="af6"/>
          <w:rFonts w:hint="cs"/>
          <w:rtl/>
        </w:rPr>
        <w:t>לר</w:t>
      </w:r>
      <w:r w:rsidRPr="000C1CD3">
        <w:rPr>
          <w:rStyle w:val="af6"/>
          <w:rtl/>
        </w:rPr>
        <w:t>"</w:t>
      </w:r>
      <w:r w:rsidRPr="000C1CD3">
        <w:rPr>
          <w:rStyle w:val="af6"/>
          <w:rFonts w:hint="cs"/>
          <w:rtl/>
        </w:rPr>
        <w:t>י</w:t>
      </w:r>
      <w:r w:rsidRPr="00043784">
        <w:rPr>
          <w:rFonts w:hint="cs"/>
          <w:rtl/>
        </w:rPr>
        <w:t xml:space="preserve"> בעי </w:t>
      </w:r>
      <w:r w:rsidRPr="00043784">
        <w:rPr>
          <w:rStyle w:val="af8"/>
          <w:rFonts w:hint="cs"/>
          <w:rtl/>
        </w:rPr>
        <w:t>הדר</w:t>
      </w:r>
      <w:r w:rsidRPr="00043784">
        <w:rPr>
          <w:rFonts w:hint="cs"/>
          <w:rtl/>
        </w:rPr>
        <w:t xml:space="preserve">, </w:t>
      </w:r>
    </w:p>
    <w:p w14:paraId="01E7CF86" w14:textId="1426FE79" w:rsidR="006F2339" w:rsidRPr="006F2339" w:rsidRDefault="00E403A1" w:rsidP="001711C4">
      <w:pPr>
        <w:pStyle w:val="31"/>
        <w:framePr w:wrap="notBeside"/>
        <w:rPr>
          <w:rtl/>
        </w:rPr>
      </w:pPr>
      <w:r w:rsidRPr="006F2339">
        <w:rPr>
          <w:rFonts w:hint="cs"/>
          <w:rtl/>
        </w:rPr>
        <w:t>והך</w:t>
      </w:r>
      <w:r w:rsidR="006F2339">
        <w:rPr>
          <w:rFonts w:hint="cs"/>
          <w:rtl/>
        </w:rPr>
        <w:t>:</w:t>
      </w:r>
    </w:p>
    <w:p w14:paraId="2A137F6F" w14:textId="7EC209AA" w:rsidR="007C08E4" w:rsidRDefault="00E403A1" w:rsidP="006F2339">
      <w:pPr>
        <w:rPr>
          <w:rtl/>
        </w:rPr>
      </w:pPr>
      <w:r w:rsidRPr="00043784">
        <w:rPr>
          <w:rFonts w:hint="cs"/>
          <w:rtl/>
        </w:rPr>
        <w:t xml:space="preserve">דד' מינין שבלולב כשם שאין פוחתין אין מוסיפין עליהם לא מצא אתרוג לא יביא פרש רמון ודבר אחר, </w:t>
      </w:r>
    </w:p>
    <w:p w14:paraId="45EB1857" w14:textId="0BD94AB3" w:rsidR="00E403A1" w:rsidRPr="00A150D6" w:rsidRDefault="00E403A1" w:rsidP="007C08E4">
      <w:pPr>
        <w:rPr>
          <w:spacing w:val="-4"/>
          <w:rtl/>
        </w:rPr>
      </w:pPr>
      <w:r w:rsidRPr="00A150D6">
        <w:rPr>
          <w:rFonts w:hint="cs"/>
          <w:spacing w:val="-4"/>
          <w:rtl/>
        </w:rPr>
        <w:t xml:space="preserve">כמושין כשרים יבשין פסולין </w:t>
      </w:r>
      <w:r w:rsidRPr="000C1CD3">
        <w:rPr>
          <w:rStyle w:val="af6"/>
          <w:rFonts w:hint="cs"/>
          <w:rtl/>
        </w:rPr>
        <w:t>ולר</w:t>
      </w:r>
      <w:r w:rsidRPr="000C1CD3">
        <w:rPr>
          <w:rStyle w:val="af6"/>
          <w:rtl/>
        </w:rPr>
        <w:t>"</w:t>
      </w:r>
      <w:r w:rsidRPr="000C1CD3">
        <w:rPr>
          <w:rStyle w:val="af6"/>
          <w:rFonts w:hint="cs"/>
          <w:rtl/>
        </w:rPr>
        <w:t>י</w:t>
      </w:r>
      <w:r w:rsidRPr="00A150D6">
        <w:rPr>
          <w:rFonts w:hint="cs"/>
          <w:spacing w:val="-4"/>
          <w:rtl/>
        </w:rPr>
        <w:t xml:space="preserve"> כשר אפי' יבשין היינו לולבין.</w:t>
      </w:r>
    </w:p>
    <w:p w14:paraId="26470535" w14:textId="77777777" w:rsidR="007C08E4" w:rsidRPr="007C08E4" w:rsidRDefault="00E403A1" w:rsidP="001711C4">
      <w:pPr>
        <w:pStyle w:val="31"/>
        <w:framePr w:wrap="notBeside"/>
        <w:rPr>
          <w:rtl/>
        </w:rPr>
      </w:pPr>
      <w:r w:rsidRPr="007C08E4">
        <w:rPr>
          <w:rFonts w:hint="cs"/>
          <w:rtl/>
        </w:rPr>
        <w:t>והך</w:t>
      </w:r>
    </w:p>
    <w:p w14:paraId="6711A6D5" w14:textId="10A033F9" w:rsidR="00E403A1" w:rsidRPr="00043784" w:rsidRDefault="00E403A1" w:rsidP="00E403A1">
      <w:pPr>
        <w:pStyle w:val="affd"/>
        <w:rPr>
          <w:rtl/>
        </w:rPr>
      </w:pPr>
      <w:r w:rsidRPr="00C91EAB">
        <w:rPr>
          <w:rFonts w:cs="PFT_Frank" w:hint="cs"/>
          <w:b/>
          <w:bCs/>
          <w:szCs w:val="14"/>
          <w:rtl/>
        </w:rPr>
        <w:t>מעשה בבני כרכין</w:t>
      </w:r>
      <w:r w:rsidRPr="00043784">
        <w:rPr>
          <w:rFonts w:hint="cs"/>
          <w:rtl/>
        </w:rPr>
        <w:t xml:space="preserve"> שהורישו לולביהן </w:t>
      </w:r>
      <w:r w:rsidRPr="000C1CD3">
        <w:rPr>
          <w:rStyle w:val="af6"/>
          <w:rFonts w:hint="cs"/>
          <w:rtl/>
        </w:rPr>
        <w:t>אין להוכיח</w:t>
      </w:r>
      <w:r w:rsidRPr="00043784">
        <w:rPr>
          <w:rFonts w:hint="cs"/>
          <w:rtl/>
        </w:rPr>
        <w:t xml:space="preserve"> משעת הדחק.</w:t>
      </w:r>
    </w:p>
    <w:p w14:paraId="55D8DE92" w14:textId="77777777" w:rsidR="007C08E4" w:rsidRPr="007C08E4" w:rsidRDefault="00E403A1" w:rsidP="001711C4">
      <w:pPr>
        <w:pStyle w:val="31"/>
        <w:framePr w:wrap="notBeside"/>
        <w:rPr>
          <w:rtl/>
        </w:rPr>
      </w:pPr>
      <w:r w:rsidRPr="007C08E4">
        <w:rPr>
          <w:rFonts w:hint="cs"/>
          <w:rtl/>
        </w:rPr>
        <w:t>והך</w:t>
      </w:r>
    </w:p>
    <w:p w14:paraId="2B3A226E" w14:textId="606F11B2" w:rsidR="00E403A1" w:rsidRPr="007C19A7" w:rsidRDefault="00E403A1" w:rsidP="00E403A1">
      <w:pPr>
        <w:pStyle w:val="affd"/>
        <w:widowControl w:val="0"/>
        <w:rPr>
          <w:rtl/>
        </w:rPr>
      </w:pPr>
      <w:r w:rsidRPr="00043784">
        <w:rPr>
          <w:rFonts w:hint="cs"/>
          <w:rtl/>
        </w:rPr>
        <w:t>דאין פוחתין מהן כך אין מוסיפין עליהן</w:t>
      </w:r>
      <w:r w:rsidR="007C08E4">
        <w:rPr>
          <w:rFonts w:hint="cs"/>
          <w:rtl/>
        </w:rPr>
        <w:t>,</w:t>
      </w:r>
      <w:r w:rsidRPr="00043784">
        <w:rPr>
          <w:rFonts w:hint="cs"/>
          <w:rtl/>
        </w:rPr>
        <w:t xml:space="preserve"> וקמ</w:t>
      </w:r>
      <w:r w:rsidRPr="00043784">
        <w:rPr>
          <w:rtl/>
        </w:rPr>
        <w:t>"</w:t>
      </w:r>
      <w:r>
        <w:rPr>
          <w:rFonts w:hint="cs"/>
          <w:rtl/>
        </w:rPr>
        <w:t xml:space="preserve">ל דלא אמרי' ד</w:t>
      </w:r>
      <w:del w:id="9001" w:author="עריכה מהאתר" w:date="2026-10-06T13:08:56Z">
        <w:r>
          <w:rPr>
            <w:rFonts w:hint="cs"/>
            <w:rtl/>
          </w:rPr>
          <w:delText xml:space="preserve">האי והאי</w:delText>
        </w:r>
      </w:del>
      <w:ins w:id="9002" w:author="עריכה מהאתר" w:date="2026-10-06T13:08:56Z">
        <w:r>
          <w:rPr>
            <w:rFonts w:hint="cs"/>
            <w:rtl/>
          </w:rPr>
          <w:t xml:space="preserve">זה וזה</w:t>
        </w:r>
      </w:ins>
      <w:r>
        <w:rPr>
          <w:rFonts w:hint="cs"/>
          <w:rtl/>
        </w:rPr>
        <w:t xml:space="preserve"> לחודיה, לא מצא אתרוג לא יביא דבר אחר אפי' דלא תשתכח שלא תצא תקלה, </w:t>
      </w:r>
    </w:p>
    <w:p w14:paraId="7047A2C3" w14:textId="2CEA79B6" w:rsidR="00FB5A2F" w:rsidRPr="00043784" w:rsidRDefault="00E403A1" w:rsidP="00360528">
      <w:pPr>
        <w:pStyle w:val="affd"/>
        <w:spacing w:before="60"/>
        <w:rPr>
          <w:rtl/>
        </w:rPr>
      </w:pPr>
      <w:bookmarkStart w:id="205" w:name="_Toc155720389"/>
      <w:r w:rsidRPr="007C19A7">
        <w:rPr>
          <w:rStyle w:val="af2"/>
          <w:rFonts w:hint="cs"/>
          <w:rtl/>
        </w:rPr>
        <w:t>אתרוג ישן</w:t>
      </w:r>
      <w:r w:rsidR="007C08E4" w:rsidRPr="007C19A7">
        <w:rPr>
          <w:rStyle w:val="af2"/>
          <w:rFonts w:hint="cs"/>
          <w:rtl/>
        </w:rPr>
        <w:t>-</w:t>
      </w:r>
      <w:bookmarkEnd w:id="205"/>
      <w:r w:rsidRPr="007C19A7">
        <w:rPr>
          <w:rStyle w:val="af2"/>
          <w:rFonts w:hint="cs"/>
          <w:rtl/>
        </w:rPr>
        <w:t xml:space="preserve"> </w:t>
      </w:r>
      <w:r w:rsidRPr="00043784">
        <w:rPr>
          <w:rFonts w:hint="cs"/>
          <w:rtl/>
        </w:rPr>
        <w:t>פסול</w:t>
      </w:r>
      <w:r w:rsidR="007C08E4">
        <w:rPr>
          <w:rFonts w:hint="cs"/>
          <w:rtl/>
        </w:rPr>
        <w:t>,</w:t>
      </w:r>
      <w:r w:rsidRPr="00043784">
        <w:rPr>
          <w:rFonts w:hint="cs"/>
          <w:rtl/>
        </w:rPr>
        <w:t xml:space="preserve"> </w:t>
      </w:r>
      <w:r w:rsidRPr="000C1CD3">
        <w:rPr>
          <w:rStyle w:val="af6"/>
          <w:rFonts w:hint="cs"/>
          <w:rtl/>
        </w:rPr>
        <w:t>ור</w:t>
      </w:r>
      <w:r w:rsidRPr="000C1CD3">
        <w:rPr>
          <w:rStyle w:val="af6"/>
          <w:rtl/>
        </w:rPr>
        <w:t>"</w:t>
      </w:r>
      <w:r w:rsidRPr="000C1CD3">
        <w:rPr>
          <w:rStyle w:val="af6"/>
          <w:rFonts w:hint="cs"/>
          <w:rtl/>
        </w:rPr>
        <w:t>י</w:t>
      </w:r>
      <w:r w:rsidR="007C08E4" w:rsidRPr="000C1CD3">
        <w:rPr>
          <w:rStyle w:val="af6"/>
          <w:rFonts w:hint="cs"/>
          <w:rtl/>
        </w:rPr>
        <w:t>:</w:t>
      </w:r>
      <w:r w:rsidRPr="000C1CD3">
        <w:rPr>
          <w:rStyle w:val="af6"/>
          <w:rFonts w:hint="cs"/>
          <w:rtl/>
        </w:rPr>
        <w:t xml:space="preserve"> </w:t>
      </w:r>
      <w:r w:rsidRPr="00043784">
        <w:rPr>
          <w:rFonts w:hint="cs"/>
          <w:rtl/>
        </w:rPr>
        <w:t>מכשיר</w:t>
      </w:r>
      <w:r w:rsidR="00170472">
        <w:rPr>
          <w:rFonts w:hint="cs"/>
          <w:rtl/>
        </w:rPr>
        <w:t xml:space="preserve"> </w:t>
      </w:r>
      <w:r w:rsidR="00170472" w:rsidRPr="00170472">
        <w:rPr>
          <w:rStyle w:val="afff6"/>
          <w:rFonts w:hint="cs"/>
          <w:rtl/>
        </w:rPr>
        <w:t>[דא''צ הדר]</w:t>
      </w:r>
      <w:r w:rsidR="00170472">
        <w:rPr>
          <w:rStyle w:val="afff6"/>
          <w:rFonts w:hint="cs"/>
          <w:rtl/>
        </w:rPr>
        <w:t>,</w:t>
      </w:r>
      <w:r w:rsidRPr="00043784">
        <w:rPr>
          <w:rFonts w:hint="cs"/>
          <w:rtl/>
        </w:rPr>
        <w:t xml:space="preserve"> תיובתא </w:t>
      </w:r>
      <w:r w:rsidRPr="000C1CD3">
        <w:rPr>
          <w:rStyle w:val="af6"/>
          <w:rFonts w:hint="cs"/>
          <w:rtl/>
        </w:rPr>
        <w:t>דרבא,</w:t>
      </w:r>
    </w:p>
    <w:p w14:paraId="406A4DCE" w14:textId="77777777" w:rsidR="007C08E4" w:rsidRPr="007C08E4" w:rsidRDefault="00E403A1" w:rsidP="001711C4">
      <w:pPr>
        <w:pStyle w:val="31"/>
        <w:framePr w:wrap="notBeside"/>
        <w:rPr>
          <w:rtl/>
        </w:rPr>
      </w:pPr>
      <w:r w:rsidRPr="007C08E4">
        <w:rPr>
          <w:rFonts w:hint="cs"/>
          <w:rtl/>
        </w:rPr>
        <w:t>והך</w:t>
      </w:r>
    </w:p>
    <w:p w14:paraId="073BF3A7" w14:textId="1F2FBE75" w:rsidR="00E403A1" w:rsidRPr="00043784" w:rsidRDefault="00E403A1" w:rsidP="007C08E4">
      <w:pPr>
        <w:pStyle w:val="affd"/>
        <w:rPr>
          <w:rtl/>
        </w:rPr>
      </w:pPr>
      <w:r w:rsidRPr="00F8723C">
        <w:rPr>
          <w:rStyle w:val="ac"/>
          <w:rFonts w:cs="PFT_Frank" w:hint="cs"/>
          <w:sz w:val="14"/>
          <w:rtl/>
        </w:rPr>
        <w:t>דירוק ככרתי</w:t>
      </w:r>
      <w:r w:rsidRPr="00043784">
        <w:rPr>
          <w:rFonts w:hint="cs"/>
          <w:rtl/>
        </w:rPr>
        <w:t xml:space="preserve"> </w:t>
      </w:r>
      <w:r w:rsidRPr="000C1CD3">
        <w:rPr>
          <w:rStyle w:val="af6"/>
          <w:rFonts w:hint="cs"/>
          <w:rtl/>
        </w:rPr>
        <w:t>ר</w:t>
      </w:r>
      <w:r w:rsidRPr="000C1CD3">
        <w:rPr>
          <w:rStyle w:val="af6"/>
          <w:rtl/>
        </w:rPr>
        <w:t>"</w:t>
      </w:r>
      <w:r w:rsidRPr="000C1CD3">
        <w:rPr>
          <w:rStyle w:val="af6"/>
          <w:rFonts w:hint="cs"/>
          <w:rtl/>
        </w:rPr>
        <w:t>מ</w:t>
      </w:r>
      <w:r w:rsidR="007C08E4" w:rsidRPr="000C1CD3">
        <w:rPr>
          <w:rStyle w:val="af6"/>
          <w:rFonts w:hint="cs"/>
          <w:rtl/>
        </w:rPr>
        <w:t>:</w:t>
      </w:r>
      <w:r w:rsidRPr="00043784">
        <w:rPr>
          <w:rFonts w:hint="cs"/>
          <w:rtl/>
        </w:rPr>
        <w:t xml:space="preserve"> מכשיר, </w:t>
      </w:r>
      <w:r w:rsidRPr="000C1CD3">
        <w:rPr>
          <w:rStyle w:val="af6"/>
          <w:rFonts w:hint="cs"/>
          <w:rtl/>
        </w:rPr>
        <w:t>ור</w:t>
      </w:r>
      <w:r w:rsidRPr="000C1CD3">
        <w:rPr>
          <w:rStyle w:val="af6"/>
          <w:rtl/>
        </w:rPr>
        <w:t>"</w:t>
      </w:r>
      <w:r w:rsidRPr="000C1CD3">
        <w:rPr>
          <w:rStyle w:val="af6"/>
          <w:rFonts w:hint="cs"/>
          <w:rtl/>
        </w:rPr>
        <w:t>י</w:t>
      </w:r>
      <w:r w:rsidR="007C08E4" w:rsidRPr="000C1CD3">
        <w:rPr>
          <w:rStyle w:val="af6"/>
          <w:rFonts w:hint="cs"/>
          <w:rtl/>
        </w:rPr>
        <w:t>:</w:t>
      </w:r>
      <w:r w:rsidRPr="00043784">
        <w:rPr>
          <w:rFonts w:hint="cs"/>
          <w:rtl/>
        </w:rPr>
        <w:t xml:space="preserve"> פוסל, שלא גמר הפרי. </w:t>
      </w:r>
    </w:p>
    <w:p w14:paraId="21FEF4DC" w14:textId="77777777" w:rsidR="00E403A1" w:rsidRPr="00C01657" w:rsidRDefault="00E403A1" w:rsidP="00E403A1">
      <w:pPr>
        <w:pStyle w:val="af1"/>
        <w:rPr>
          <w:rtl/>
        </w:rPr>
      </w:pPr>
      <w:bookmarkStart w:id="206" w:name="_Toc155720390"/>
      <w:r w:rsidRPr="00C01657">
        <w:rPr>
          <w:rFonts w:hint="cs"/>
          <w:rtl/>
        </w:rPr>
        <w:t>שיעור אתרוג קטן</w:t>
      </w:r>
      <w:bookmarkEnd w:id="206"/>
      <w:r w:rsidRPr="00C01657">
        <w:rPr>
          <w:rFonts w:hint="cs"/>
          <w:rtl/>
        </w:rPr>
        <w:t xml:space="preserve"> </w:t>
      </w:r>
    </w:p>
    <w:p w14:paraId="4D044F52" w14:textId="476900C5" w:rsidR="00FB5A2F" w:rsidRPr="00F8723C" w:rsidRDefault="00E403A1" w:rsidP="006F2339">
      <w:pPr>
        <w:pStyle w:val="affd"/>
        <w:jc w:val="center"/>
        <w:rPr>
          <w:rStyle w:val="ac"/>
          <w:rFonts w:cs="PFT_Frank"/>
          <w:sz w:val="14"/>
          <w:rtl/>
        </w:rPr>
      </w:pPr>
      <w:r w:rsidRPr="000C1CD3">
        <w:rPr>
          <w:rStyle w:val="af6"/>
          <w:rFonts w:hint="cs"/>
          <w:rtl/>
        </w:rPr>
        <w:t>לר</w:t>
      </w:r>
      <w:r w:rsidRPr="000C1CD3">
        <w:rPr>
          <w:rStyle w:val="af6"/>
          <w:rtl/>
        </w:rPr>
        <w:t>"</w:t>
      </w:r>
      <w:r w:rsidRPr="000C1CD3">
        <w:rPr>
          <w:rStyle w:val="af6"/>
          <w:rFonts w:hint="cs"/>
          <w:rtl/>
        </w:rPr>
        <w:t>מ</w:t>
      </w:r>
      <w:r w:rsidR="006F2339">
        <w:rPr>
          <w:rFonts w:hint="cs"/>
          <w:rtl/>
        </w:rPr>
        <w:t>:</w:t>
      </w:r>
      <w:r w:rsidRPr="00043784">
        <w:rPr>
          <w:rFonts w:hint="cs"/>
          <w:rtl/>
        </w:rPr>
        <w:t xml:space="preserve"> כאגוז</w:t>
      </w:r>
      <w:r w:rsidR="007C08E4">
        <w:rPr>
          <w:rFonts w:hint="cs"/>
          <w:rtl/>
        </w:rPr>
        <w:t>,</w:t>
      </w:r>
      <w:r w:rsidRPr="00043784">
        <w:rPr>
          <w:rFonts w:hint="cs"/>
          <w:rtl/>
        </w:rPr>
        <w:t xml:space="preserve"> </w:t>
      </w:r>
      <w:r w:rsidR="006F2339">
        <w:rPr>
          <w:rtl/>
        </w:rPr>
        <w:tab/>
      </w:r>
      <w:r w:rsidRPr="000C1CD3">
        <w:rPr>
          <w:rStyle w:val="af6"/>
          <w:rFonts w:hint="cs"/>
          <w:rtl/>
        </w:rPr>
        <w:t>ולר"י</w:t>
      </w:r>
      <w:r w:rsidR="007C08E4" w:rsidRPr="000C1CD3">
        <w:rPr>
          <w:rStyle w:val="af6"/>
          <w:rFonts w:hint="cs"/>
          <w:rtl/>
        </w:rPr>
        <w:t>:</w:t>
      </w:r>
      <w:r w:rsidRPr="00043784">
        <w:rPr>
          <w:rFonts w:hint="cs"/>
          <w:rtl/>
        </w:rPr>
        <w:t xml:space="preserve"> כביצה שלא גמר הפרי.</w:t>
      </w:r>
    </w:p>
    <w:p w14:paraId="2E0EC45D" w14:textId="3C70FF44" w:rsidR="007C08E4" w:rsidRPr="007C08E4" w:rsidRDefault="00E403A1" w:rsidP="001711C4">
      <w:pPr>
        <w:pStyle w:val="31"/>
        <w:framePr w:wrap="notBeside"/>
        <w:rPr>
          <w:rtl/>
        </w:rPr>
      </w:pPr>
      <w:r w:rsidRPr="007C08E4">
        <w:rPr>
          <w:rFonts w:hint="cs"/>
          <w:rtl/>
        </w:rPr>
        <w:t>והך</w:t>
      </w:r>
      <w:r w:rsidR="007C08E4">
        <w:rPr>
          <w:rFonts w:hint="cs"/>
          <w:rtl/>
        </w:rPr>
        <w:t>:</w:t>
      </w:r>
    </w:p>
    <w:p w14:paraId="3963EDDB" w14:textId="6BA49592" w:rsidR="00FB5A2F" w:rsidRPr="000C1CD3" w:rsidRDefault="00E403A1" w:rsidP="00E403A1">
      <w:pPr>
        <w:pStyle w:val="affd"/>
        <w:rPr>
          <w:rStyle w:val="af6"/>
          <w:rtl/>
        </w:rPr>
      </w:pPr>
      <w:r w:rsidRPr="00043784">
        <w:rPr>
          <w:rFonts w:hint="cs"/>
          <w:rtl/>
        </w:rPr>
        <w:t xml:space="preserve">דבגדול </w:t>
      </w:r>
      <w:r w:rsidRPr="000C1CD3">
        <w:rPr>
          <w:rStyle w:val="af6"/>
          <w:rFonts w:hint="cs"/>
          <w:rtl/>
        </w:rPr>
        <w:t>לר</w:t>
      </w:r>
      <w:r w:rsidRPr="000C1CD3">
        <w:rPr>
          <w:rStyle w:val="af6"/>
          <w:rtl/>
        </w:rPr>
        <w:t>"</w:t>
      </w:r>
      <w:r w:rsidRPr="000C1CD3">
        <w:rPr>
          <w:rStyle w:val="af6"/>
          <w:rFonts w:hint="cs"/>
          <w:rtl/>
        </w:rPr>
        <w:t>י</w:t>
      </w:r>
      <w:r w:rsidRPr="00043784">
        <w:rPr>
          <w:rFonts w:hint="cs"/>
          <w:rtl/>
        </w:rPr>
        <w:t xml:space="preserve"> כדי שיאחוז ב' ביד אחת, </w:t>
      </w:r>
      <w:r w:rsidRPr="000C1CD3">
        <w:rPr>
          <w:rStyle w:val="af6"/>
          <w:rFonts w:hint="cs"/>
          <w:rtl/>
        </w:rPr>
        <w:t>כרבה</w:t>
      </w:r>
      <w:r w:rsidRPr="00043784">
        <w:rPr>
          <w:rFonts w:hint="cs"/>
          <w:rtl/>
        </w:rPr>
        <w:t xml:space="preserve"> דלולב בימין ואתרוג בשמאל דפעמים </w:t>
      </w:r>
      <w:r w:rsidR="007C08E4">
        <w:rPr>
          <w:rFonts w:hint="cs"/>
          <w:rtl/>
        </w:rPr>
        <w:t>ש</w:t>
      </w:r>
      <w:r w:rsidRPr="00043784">
        <w:rPr>
          <w:rFonts w:hint="cs"/>
          <w:rtl/>
        </w:rPr>
        <w:t>מחלפי</w:t>
      </w:r>
      <w:r w:rsidR="007C08E4">
        <w:rPr>
          <w:rFonts w:hint="cs"/>
          <w:rtl/>
        </w:rPr>
        <w:t>,</w:t>
      </w:r>
      <w:r w:rsidRPr="00043784">
        <w:rPr>
          <w:rFonts w:hint="cs"/>
          <w:rtl/>
        </w:rPr>
        <w:t xml:space="preserve"> ויבוא להופכו ולפוסלו, </w:t>
      </w:r>
    </w:p>
    <w:p w14:paraId="4EACA6EB" w14:textId="54B3E6A8" w:rsidR="007C08E4" w:rsidRPr="007C08E4" w:rsidRDefault="00E403A1" w:rsidP="001711C4">
      <w:pPr>
        <w:pStyle w:val="31"/>
        <w:framePr w:wrap="notBeside"/>
        <w:rPr>
          <w:rtl/>
        </w:rPr>
      </w:pPr>
      <w:r w:rsidRPr="007C08E4">
        <w:rPr>
          <w:rFonts w:hint="cs"/>
          <w:rtl/>
        </w:rPr>
        <w:t>ולר</w:t>
      </w:r>
      <w:r w:rsidRPr="007C08E4">
        <w:rPr>
          <w:rtl/>
        </w:rPr>
        <w:t>"</w:t>
      </w:r>
      <w:r w:rsidRPr="007C08E4">
        <w:rPr>
          <w:rFonts w:hint="cs"/>
          <w:rtl/>
        </w:rPr>
        <w:t>י</w:t>
      </w:r>
      <w:r w:rsidR="007C08E4">
        <w:rPr>
          <w:rFonts w:hint="cs"/>
          <w:rtl/>
        </w:rPr>
        <w:t>:</w:t>
      </w:r>
    </w:p>
    <w:p w14:paraId="49A8C812" w14:textId="42FCFAD4" w:rsidR="00E403A1" w:rsidRPr="00043784" w:rsidRDefault="00E403A1" w:rsidP="00E403A1">
      <w:pPr>
        <w:pStyle w:val="affd"/>
        <w:rPr>
          <w:rtl/>
        </w:rPr>
      </w:pPr>
      <w:r w:rsidRPr="00043784">
        <w:rPr>
          <w:rStyle w:val="af8"/>
          <w:rFonts w:hint="cs"/>
          <w:rtl/>
        </w:rPr>
        <w:t>הדר</w:t>
      </w:r>
      <w:r>
        <w:rPr>
          <w:rFonts w:hint="cs"/>
          <w:rtl/>
        </w:rPr>
        <w:t xml:space="preserve"> היינו</w:t>
      </w:r>
      <w:del w:id="9001" w:author="עריכה מהאתר" w:date="2026-10-06T13:08:58Z">
        <w:r>
          <w:rPr>
            <w:rFonts w:hint="cs"/>
            <w:rtl/>
          </w:rPr>
          <w:delText xml:space="preserve"> ד</w:delText>
        </w:r>
      </w:del>
      <w:ins w:id="9002" w:author="עריכה מהאתר" w:date="2026-10-06T13:08:58Z">
        <w:r>
          <w:rPr>
            <w:rFonts w:hint="cs"/>
            <w:rtl/>
          </w:rPr>
          <w:t xml:space="preserve"> ש'</w:t>
        </w:r>
      </w:ins>
      <w:r>
        <w:rPr>
          <w:rFonts w:hint="cs"/>
          <w:rtl/>
        </w:rPr>
        <w:t xml:space="preserve">דר באילנו משנה לשנה.</w:t>
      </w:r>
    </w:p>
    <w:p w14:paraId="6B102863" w14:textId="77777777" w:rsidR="00E403A1" w:rsidRPr="00C01657" w:rsidRDefault="00E403A1" w:rsidP="00E403A1">
      <w:pPr>
        <w:pStyle w:val="af1"/>
        <w:rPr>
          <w:rtl/>
        </w:rPr>
      </w:pPr>
      <w:bookmarkStart w:id="207" w:name="_Toc155720391"/>
      <w:r w:rsidRPr="00C01657">
        <w:rPr>
          <w:rFonts w:hint="cs"/>
          <w:rtl/>
        </w:rPr>
        <w:t>של אשרה ועיה</w:t>
      </w:r>
      <w:r w:rsidRPr="00C01657">
        <w:rPr>
          <w:rtl/>
        </w:rPr>
        <w:t>"</w:t>
      </w:r>
      <w:r w:rsidRPr="00C01657">
        <w:rPr>
          <w:rFonts w:hint="cs"/>
          <w:rtl/>
        </w:rPr>
        <w:t>נ</w:t>
      </w:r>
      <w:bookmarkEnd w:id="207"/>
      <w:r w:rsidRPr="00C01657">
        <w:rPr>
          <w:rFonts w:hint="cs"/>
          <w:rtl/>
        </w:rPr>
        <w:t xml:space="preserve"> </w:t>
      </w:r>
    </w:p>
    <w:p w14:paraId="65EA539A" w14:textId="77777777" w:rsidR="00E403A1" w:rsidRPr="00043784" w:rsidRDefault="00E403A1" w:rsidP="00FB5A2F">
      <w:pPr>
        <w:rPr>
          <w:rtl/>
        </w:rPr>
      </w:pPr>
      <w:r w:rsidRPr="00043784">
        <w:rPr>
          <w:rFonts w:hint="cs"/>
          <w:rtl/>
        </w:rPr>
        <w:t>אשירה ד</w:t>
      </w:r>
      <w:r w:rsidR="003B0A27" w:rsidRPr="00043784">
        <w:rPr>
          <w:rFonts w:hint="cs"/>
          <w:rtl/>
        </w:rPr>
        <w:t>משה ד</w:t>
      </w:r>
      <w:r w:rsidRPr="00043784">
        <w:rPr>
          <w:rFonts w:hint="cs"/>
          <w:rtl/>
        </w:rPr>
        <w:t>מיכתת שיעורא, דייקא דדומיא דעיה</w:t>
      </w:r>
      <w:r w:rsidRPr="00043784">
        <w:rPr>
          <w:rtl/>
        </w:rPr>
        <w:t>"</w:t>
      </w:r>
      <w:r w:rsidRPr="00043784">
        <w:rPr>
          <w:rFonts w:hint="cs"/>
          <w:rtl/>
        </w:rPr>
        <w:t xml:space="preserve">נ. </w:t>
      </w:r>
    </w:p>
    <w:p w14:paraId="69961BAD" w14:textId="77777777" w:rsidR="00E403A1" w:rsidRPr="00C01657" w:rsidRDefault="00E403A1" w:rsidP="009D377E">
      <w:pPr>
        <w:pStyle w:val="ad"/>
        <w:framePr w:wrap="around"/>
        <w:rPr>
          <w:rStyle w:val="ae"/>
          <w:rtl/>
        </w:rPr>
      </w:pPr>
      <w:bookmarkStart w:id="208" w:name="_Toc155720392"/>
      <w:r w:rsidRPr="00C01657">
        <w:rPr>
          <w:rStyle w:val="ae"/>
          <w:rFonts w:hint="cs"/>
          <w:rtl/>
        </w:rPr>
        <w:t>לב.</w:t>
      </w:r>
      <w:bookmarkEnd w:id="208"/>
    </w:p>
    <w:p w14:paraId="3EB0A8CB" w14:textId="56D95991" w:rsidR="00E403A1" w:rsidRPr="00C01657" w:rsidRDefault="00E403A1" w:rsidP="00E403A1">
      <w:pPr>
        <w:pStyle w:val="af1"/>
        <w:rPr>
          <w:rStyle w:val="ac"/>
          <w:rtl/>
        </w:rPr>
      </w:pPr>
      <w:bookmarkStart w:id="209" w:name="_Toc155720393"/>
      <w:r w:rsidRPr="00C01657">
        <w:rPr>
          <w:rFonts w:hint="cs"/>
          <w:rtl/>
        </w:rPr>
        <w:t>נקטם ראשו פסול</w:t>
      </w:r>
      <w:r w:rsidR="00144A0A">
        <w:rPr>
          <w:rFonts w:hint="cs"/>
          <w:rtl/>
        </w:rPr>
        <w:t>,</w:t>
      </w:r>
      <w:r w:rsidRPr="00C01657">
        <w:rPr>
          <w:rFonts w:hint="cs"/>
          <w:rtl/>
        </w:rPr>
        <w:t xml:space="preserve"> נסדק כשר,</w:t>
      </w:r>
      <w:bookmarkEnd w:id="209"/>
      <w:r w:rsidRPr="00C01657">
        <w:rPr>
          <w:rFonts w:hint="cs"/>
          <w:rtl/>
        </w:rPr>
        <w:t xml:space="preserve"> </w:t>
      </w:r>
    </w:p>
    <w:p w14:paraId="2028B312" w14:textId="77777777" w:rsidR="007C08E4" w:rsidRPr="007C08E4" w:rsidRDefault="00E403A1" w:rsidP="001711C4">
      <w:pPr>
        <w:pStyle w:val="31"/>
        <w:framePr w:wrap="notBeside"/>
        <w:rPr>
          <w:rtl/>
        </w:rPr>
      </w:pPr>
      <w:r w:rsidRPr="007C08E4">
        <w:rPr>
          <w:rFonts w:hint="cs"/>
          <w:rtl/>
        </w:rPr>
        <w:t>והך</w:t>
      </w:r>
    </w:p>
    <w:p w14:paraId="1A4851A2" w14:textId="39E60A48" w:rsidR="00E403A1" w:rsidRPr="007C19A7" w:rsidRDefault="00E403A1" w:rsidP="00E403A1">
      <w:pPr>
        <w:widowControl w:val="0"/>
        <w:rPr>
          <w:rtl/>
        </w:rPr>
      </w:pPr>
      <w:r w:rsidRPr="009D551D">
        <w:rPr>
          <w:rFonts w:hint="cs"/>
          <w:spacing w:val="-6"/>
          <w:rtl/>
        </w:rPr>
        <w:t xml:space="preserve">דלולב כפוף קווץ </w:t>
      </w:r>
      <w:r w:rsidRPr="009D551D">
        <w:rPr>
          <w:rFonts w:cs="PFT_Frank" w:hint="cs"/>
          <w:b/>
          <w:bCs/>
          <w:spacing w:val="-6"/>
          <w:sz w:val="14"/>
          <w:szCs w:val="14"/>
          <w:rtl/>
        </w:rPr>
        <w:t>סדוק</w:t>
      </w:r>
      <w:r w:rsidRPr="009D551D">
        <w:rPr>
          <w:rFonts w:hint="cs"/>
          <w:spacing w:val="-6"/>
          <w:rtl/>
        </w:rPr>
        <w:t xml:space="preserve"> חרות פסול,</w:t>
      </w:r>
      <w:r w:rsidRPr="009D551D">
        <w:rPr>
          <w:rStyle w:val="afff6"/>
          <w:rFonts w:hint="cs"/>
          <w:spacing w:val="-6"/>
          <w:rtl/>
        </w:rPr>
        <w:t xml:space="preserve"> דומה לחרות כשר</w:t>
      </w:r>
      <w:r w:rsidR="00144A0A" w:rsidRPr="009D551D">
        <w:rPr>
          <w:rStyle w:val="afff6"/>
          <w:rFonts w:hint="cs"/>
          <w:spacing w:val="-6"/>
          <w:rtl/>
        </w:rPr>
        <w:t>-</w:t>
      </w:r>
      <w:r w:rsidR="00144A0A" w:rsidRPr="009D551D">
        <w:rPr>
          <w:rFonts w:hint="cs"/>
          <w:spacing w:val="-6"/>
          <w:rtl/>
        </w:rPr>
        <w:t>שנעשה</w:t>
      </w:r>
      <w:r w:rsidRPr="009D551D">
        <w:rPr>
          <w:rFonts w:hint="cs"/>
          <w:spacing w:val="-6"/>
          <w:rtl/>
        </w:rPr>
        <w:t xml:space="preserve"> כהימנק </w:t>
      </w:r>
    </w:p>
    <w:p w14:paraId="63707E2E" w14:textId="5ABC2E22" w:rsidR="00E403A1" w:rsidRPr="00043784" w:rsidRDefault="00E403A1" w:rsidP="00E403A1">
      <w:pPr>
        <w:widowControl w:val="0"/>
        <w:rPr>
          <w:rtl/>
        </w:rPr>
      </w:pPr>
      <w:bookmarkStart w:id="210" w:name="_Toc155720394"/>
      <w:r w:rsidRPr="007C19A7">
        <w:rPr>
          <w:rStyle w:val="af2"/>
          <w:rFonts w:hint="cs"/>
          <w:rtl/>
        </w:rPr>
        <w:t>עקום</w:t>
      </w:r>
      <w:bookmarkEnd w:id="210"/>
      <w:r w:rsidRPr="007C19A7">
        <w:rPr>
          <w:rStyle w:val="af2"/>
          <w:rFonts w:hint="cs"/>
          <w:rtl/>
        </w:rPr>
        <w:t xml:space="preserve"> </w:t>
      </w:r>
      <w:r w:rsidRPr="00F8723C">
        <w:rPr>
          <w:rStyle w:val="ac"/>
          <w:rFonts w:cs="PFT_Frank" w:hint="cs"/>
          <w:sz w:val="14"/>
          <w:rtl/>
        </w:rPr>
        <w:t>דומה למגל</w:t>
      </w:r>
      <w:r w:rsidRPr="00043784">
        <w:rPr>
          <w:rFonts w:hint="cs"/>
          <w:rtl/>
        </w:rPr>
        <w:t xml:space="preserve"> </w:t>
      </w:r>
      <w:r w:rsidRPr="00F8723C">
        <w:rPr>
          <w:rStyle w:val="ac"/>
          <w:rFonts w:cs="PFT_Frank" w:hint="cs"/>
          <w:sz w:val="14"/>
          <w:rtl/>
        </w:rPr>
        <w:t>לפניו</w:t>
      </w:r>
      <w:r w:rsidRPr="00043784">
        <w:rPr>
          <w:rFonts w:hint="cs"/>
          <w:rtl/>
        </w:rPr>
        <w:t xml:space="preserve"> פסול, </w:t>
      </w:r>
      <w:r w:rsidRPr="00F8723C">
        <w:rPr>
          <w:rStyle w:val="ac"/>
          <w:rFonts w:cs="PFT_Frank" w:hint="cs"/>
          <w:sz w:val="14"/>
          <w:rtl/>
        </w:rPr>
        <w:t>לאחריו</w:t>
      </w:r>
      <w:r w:rsidRPr="00043784">
        <w:rPr>
          <w:rFonts w:hint="cs"/>
          <w:rtl/>
        </w:rPr>
        <w:t xml:space="preserve"> כשר</w:t>
      </w:r>
      <w:r w:rsidR="00144A0A">
        <w:rPr>
          <w:rFonts w:hint="cs"/>
          <w:rtl/>
        </w:rPr>
        <w:t>,-</w:t>
      </w:r>
      <w:r w:rsidRPr="00043784">
        <w:rPr>
          <w:rFonts w:hint="cs"/>
          <w:rtl/>
        </w:rPr>
        <w:t xml:space="preserve">דברייתו כן, </w:t>
      </w:r>
      <w:r w:rsidRPr="00F8723C">
        <w:rPr>
          <w:rStyle w:val="ac"/>
          <w:rFonts w:cs="PFT_Frank" w:hint="cs"/>
          <w:sz w:val="14"/>
          <w:rtl/>
        </w:rPr>
        <w:t>לצדדין</w:t>
      </w:r>
      <w:r w:rsidRPr="00043784">
        <w:rPr>
          <w:rFonts w:hint="cs"/>
          <w:rtl/>
        </w:rPr>
        <w:t xml:space="preserve"> כלפניו, </w:t>
      </w:r>
      <w:r w:rsidRPr="000C1CD3">
        <w:rPr>
          <w:rStyle w:val="af6"/>
          <w:rFonts w:hint="cs"/>
          <w:rtl/>
        </w:rPr>
        <w:t>א</w:t>
      </w:r>
      <w:r w:rsidRPr="000C1CD3">
        <w:rPr>
          <w:rStyle w:val="af6"/>
          <w:rtl/>
        </w:rPr>
        <w:t>"</w:t>
      </w:r>
      <w:r w:rsidRPr="000C1CD3">
        <w:rPr>
          <w:rStyle w:val="af6"/>
          <w:rFonts w:hint="cs"/>
          <w:rtl/>
        </w:rPr>
        <w:t xml:space="preserve">ד </w:t>
      </w:r>
      <w:r w:rsidRPr="00043784">
        <w:rPr>
          <w:rFonts w:hint="cs"/>
          <w:rtl/>
        </w:rPr>
        <w:t xml:space="preserve"> כלאחריו, </w:t>
      </w:r>
    </w:p>
    <w:p w14:paraId="6DA58BBE" w14:textId="77777777" w:rsidR="00E403A1" w:rsidRPr="00043784" w:rsidRDefault="00E403A1" w:rsidP="00E403A1">
      <w:pPr>
        <w:widowControl w:val="0"/>
        <w:rPr>
          <w:rtl/>
        </w:rPr>
      </w:pPr>
      <w:r w:rsidRPr="00C91EAB">
        <w:rPr>
          <w:rFonts w:cs="PFT_Frank" w:hint="cs"/>
          <w:b/>
          <w:bCs/>
          <w:szCs w:val="14"/>
          <w:rtl/>
        </w:rPr>
        <w:t>דסליק בחד הוצא</w:t>
      </w:r>
      <w:r w:rsidRPr="00043784">
        <w:rPr>
          <w:rFonts w:hint="cs"/>
          <w:rtl/>
        </w:rPr>
        <w:t xml:space="preserve"> </w:t>
      </w:r>
      <w:r w:rsidRPr="00043784">
        <w:rPr>
          <w:rtl/>
        </w:rPr>
        <w:t>–</w:t>
      </w:r>
      <w:r w:rsidRPr="00043784">
        <w:rPr>
          <w:rFonts w:hint="cs"/>
          <w:rtl/>
        </w:rPr>
        <w:t xml:space="preserve"> בעל מום ופסול.</w:t>
      </w:r>
    </w:p>
    <w:p w14:paraId="02EEDA7C" w14:textId="77777777" w:rsidR="00E403A1" w:rsidRPr="007C19A7" w:rsidRDefault="00E403A1" w:rsidP="00E403A1">
      <w:pPr>
        <w:widowControl w:val="0"/>
        <w:rPr>
          <w:rtl/>
        </w:rPr>
      </w:pPr>
      <w:r w:rsidRPr="00F8723C">
        <w:rPr>
          <w:rFonts w:cs="PFT_Frank" w:hint="cs"/>
          <w:b/>
          <w:bCs/>
          <w:sz w:val="14"/>
          <w:szCs w:val="14"/>
          <w:rtl/>
        </w:rPr>
        <w:t>נפרצו עליו</w:t>
      </w:r>
      <w:r w:rsidRPr="00043784">
        <w:rPr>
          <w:rFonts w:hint="cs"/>
          <w:rtl/>
        </w:rPr>
        <w:t xml:space="preserve"> כחופיא, </w:t>
      </w:r>
      <w:r w:rsidRPr="00F8723C">
        <w:rPr>
          <w:rStyle w:val="ac"/>
          <w:rFonts w:cs="PFT_Frank" w:hint="cs"/>
          <w:sz w:val="14"/>
          <w:rtl/>
        </w:rPr>
        <w:t xml:space="preserve">נפרדו </w:t>
      </w:r>
      <w:r w:rsidRPr="00043784">
        <w:rPr>
          <w:rFonts w:hint="cs"/>
          <w:rtl/>
        </w:rPr>
        <w:t xml:space="preserve">כפרודים. </w:t>
      </w:r>
    </w:p>
    <w:p w14:paraId="35FCA83F" w14:textId="77777777" w:rsidR="009D377E" w:rsidRDefault="009D377E" w:rsidP="00144A0A">
      <w:pPr>
        <w:pStyle w:val="af1"/>
        <w:rPr>
          <w:del w:id="9103" w:author="הגהת סוכה" w:date="2026-09-27T12:23:34Z"/>
          <w:rtl/>
        </w:rPr>
      </w:pPr>
      <w:bookmarkStart w:id="211" w:name="_Toc155720395"/>
    </w:p>
    <w:p w14:paraId="38F8024E" w14:textId="1C8F0698" w:rsidR="00144A0A" w:rsidRPr="00144A0A" w:rsidRDefault="00E403A1" w:rsidP="00144A0A">
      <w:pPr>
        <w:pStyle w:val="af1"/>
        <w:rPr>
          <w:rtl/>
        </w:rPr>
      </w:pPr>
      <w:r w:rsidRPr="00144A0A">
        <w:rPr>
          <w:rtl/>
        </w:rPr>
        <w:t>נחלקה התיומת</w:t>
      </w:r>
      <w:bookmarkEnd w:id="211"/>
    </w:p>
    <w:p w14:paraId="6023CA05" w14:textId="77777777" w:rsidR="00144A0A" w:rsidRPr="00144A0A" w:rsidRDefault="00E403A1" w:rsidP="001711C4">
      <w:pPr>
        <w:pStyle w:val="31"/>
        <w:framePr w:wrap="notBeside"/>
        <w:rPr>
          <w:rtl/>
        </w:rPr>
      </w:pPr>
      <w:r w:rsidRPr="00144A0A">
        <w:rPr>
          <w:rFonts w:hint="cs"/>
          <w:rtl/>
        </w:rPr>
        <w:t>א.</w:t>
      </w:r>
      <w:r w:rsidR="00144A0A" w:rsidRPr="00144A0A">
        <w:rPr>
          <w:rFonts w:hint="cs"/>
          <w:rtl/>
        </w:rPr>
        <w:t xml:space="preserve"> אין להוכיח:</w:t>
      </w:r>
    </w:p>
    <w:p w14:paraId="20406E3D" w14:textId="3BCE987A" w:rsidR="00E403A1" w:rsidRPr="00144A0A" w:rsidRDefault="00E403A1" w:rsidP="00144A0A">
      <w:pPr>
        <w:rPr>
          <w:spacing w:val="-4"/>
          <w:rtl/>
        </w:rPr>
      </w:pPr>
      <w:r w:rsidRPr="00144A0A">
        <w:rPr>
          <w:rFonts w:hint="cs"/>
          <w:spacing w:val="-4"/>
          <w:rtl/>
        </w:rPr>
        <w:t>מניטלה דפסול דשאני חסר,</w:t>
      </w:r>
      <w:r w:rsidRPr="00144A0A">
        <w:rPr>
          <w:rStyle w:val="af4"/>
          <w:rFonts w:hint="cs"/>
          <w:color w:val="auto"/>
          <w:spacing w:val="-4"/>
          <w:rtl/>
        </w:rPr>
        <w:t xml:space="preserve"> ב.</w:t>
      </w:r>
      <w:r w:rsidRPr="00144A0A">
        <w:rPr>
          <w:rFonts w:hint="cs"/>
          <w:spacing w:val="-4"/>
          <w:rtl/>
        </w:rPr>
        <w:t xml:space="preserve"> נעשה כמי שניטלה התיומת ופסול.</w:t>
      </w:r>
    </w:p>
    <w:p w14:paraId="62D1CD90" w14:textId="747A4796" w:rsidR="00FB5A2F" w:rsidRPr="00043784" w:rsidRDefault="00E403A1" w:rsidP="00E403A1">
      <w:pPr>
        <w:widowControl w:val="0"/>
        <w:rPr>
          <w:rtl/>
        </w:rPr>
      </w:pPr>
      <w:r w:rsidRPr="00043784">
        <w:rPr>
          <w:rStyle w:val="af8"/>
          <w:rFonts w:hint="cs"/>
          <w:rtl/>
        </w:rPr>
        <w:t>כפות תמרים</w:t>
      </w:r>
      <w:r w:rsidRPr="00043784">
        <w:rPr>
          <w:rFonts w:hint="cs"/>
          <w:rtl/>
        </w:rPr>
        <w:t xml:space="preserve"> כפות, פרוד יכפתנו, ולא חרותא שגדל</w:t>
      </w:r>
      <w:r w:rsidR="003B0FDF">
        <w:rPr>
          <w:rFonts w:hint="cs"/>
          <w:rtl/>
        </w:rPr>
        <w:t xml:space="preserve"> </w:t>
      </w:r>
      <w:r w:rsidR="004C24FA">
        <w:rPr>
          <w:rFonts w:hint="cs"/>
          <w:rtl/>
        </w:rPr>
        <w:t xml:space="preserve">כבר </w:t>
      </w:r>
      <w:r w:rsidR="004C24FA" w:rsidRPr="004C24FA">
        <w:rPr>
          <w:rStyle w:val="afff6"/>
          <w:rFonts w:hint="cs"/>
          <w:rtl/>
        </w:rPr>
        <w:t>וא''א</w:t>
      </w:r>
      <w:r w:rsidRPr="004C24FA">
        <w:rPr>
          <w:rStyle w:val="afff6"/>
          <w:rFonts w:hint="cs"/>
          <w:rtl/>
        </w:rPr>
        <w:t>,</w:t>
      </w:r>
      <w:r w:rsidRPr="00043784">
        <w:rPr>
          <w:rFonts w:hint="cs"/>
          <w:rtl/>
        </w:rPr>
        <w:t xml:space="preserve"> </w:t>
      </w:r>
    </w:p>
    <w:p w14:paraId="6A8AACB4" w14:textId="77777777" w:rsidR="00144A0A" w:rsidRPr="00144A0A" w:rsidRDefault="00E403A1" w:rsidP="001711C4">
      <w:pPr>
        <w:pStyle w:val="31"/>
        <w:framePr w:wrap="notBeside"/>
        <w:rPr>
          <w:rtl/>
        </w:rPr>
      </w:pPr>
      <w:r w:rsidRPr="00144A0A">
        <w:rPr>
          <w:rFonts w:hint="cs"/>
          <w:rtl/>
        </w:rPr>
        <w:t>ולא</w:t>
      </w:r>
    </w:p>
    <w:p w14:paraId="25C7EF05" w14:textId="1C7A0A34" w:rsidR="00FB5A2F" w:rsidRPr="00043784" w:rsidRDefault="00E403A1" w:rsidP="00E403A1">
      <w:pPr>
        <w:widowControl w:val="0"/>
        <w:rPr>
          <w:rtl/>
        </w:rPr>
      </w:pPr>
      <w:r w:rsidRPr="00043784">
        <w:rPr>
          <w:rFonts w:hint="cs"/>
          <w:rtl/>
        </w:rPr>
        <w:t>אופתא שכפות ועומד לעולם, ולא כופרא ד</w:t>
      </w:r>
      <w:del w:id="9001" w:author="עריכה מהאתר" w:date="2026-10-06T13:29:03Z">
        <w:r>
          <w:rPr>
            <w:rStyle w:val="af8"/>
            <w:rFonts w:hint="cs"/>
            <w:rtl/>
          </w:rPr>
          <w:delText xml:space="preserve">דרכי</w:delText>
        </w:r>
      </w:del>
      <w:ins w:id="9002" w:author="עריכה מהאתר" w:date="2026-10-06T13:29:03Z">
        <w:r>
          <w:rPr>
            <w:rFonts w:hint="cs"/>
            <w:rtl/>
            <w:rPrChange w:id="9004" w:author="עריכה מהאתר" w:date="2026-10-06T13:39:06Z">
              <w:rPr>
                <w:rStyle w:val="af8"/>
                <w:rFonts w:hint="cs"/>
                <w:rtl/>
              </w:rPr>
            </w:rPrChange>
          </w:rPr>
          <w:t xml:space="preserve">'</w:t>
        </w:r>
        <w:r>
          <w:rPr>
            <w:rStyle w:val="af8"/>
            <w:rFonts w:hint="cs"/>
            <w:rtl/>
            <w:rPrChange w:id="9001" w:author="עריכה מהאתר" w:date="2026-10-06T16:49:14Z">
              <w:rPr>
                <w:rFonts w:hint="cs"/>
                <w:rtl/>
              </w:rPr>
            </w:rPrChange>
          </w:rPr>
          <w:t xml:space="preserve">דרכי</w:t>
        </w:r>
        <w:r>
          <w:rPr>
            <w:rFonts w:hint="cs"/>
            <w:rtl/>
            <w:rPrChange w:id="9005" w:author="עריכה מהאתר" w:date="2026-10-06T16:39:09Z">
              <w:rPr>
                <w:rStyle w:val="af8"/>
                <w:rFonts w:hint="cs"/>
                <w:rtl/>
              </w:rPr>
            </w:rPrChange>
          </w:rPr>
          <w:t xml:space="preserve"> </w:t>
        </w:r>
        <w:r>
          <w:rPr>
            <w:rFonts w:hint="cs"/>
            <w:rtl/>
            <w:rPrChange w:id="9090" w:author="עריכה מהאתר" w:date="2026-10-17T22:24:53Z">
              <w:rPr>
                <w:rStyle w:val="af8"/>
                <w:rFonts w:hint="cs"/>
                <w:rtl/>
              </w:rPr>
            </w:rPrChange>
          </w:rPr>
          <w:t xml:space="preserve">נעם</w:t>
        </w:r>
        <w:r>
          <w:rPr>
            <w:rStyle w:val="af8"/>
            <w:rFonts w:hint="cs"/>
            <w:rtl/>
            <w:rPrChange w:id="9089" w:author="עריכה מהאתר" w:date="2026-10-17T22:24:53Z">
              <w:rPr>
                <w:rStyle w:val="af8"/>
                <w:rFonts w:hint="cs"/>
                <w:rtl/>
              </w:rPr>
            </w:rPrChange>
          </w:rPr>
          <w:t xml:space="preserve">'</w:t>
        </w:r>
      </w:ins>
      <w:del w:id="9003" w:author="עריכה מהאתר" w:date="2026-10-06T13:29:03Z">
        <w:r>
          <w:rPr>
            <w:rFonts w:hint="cs"/>
            <w:rtl/>
          </w:rPr>
          <w:delText xml:space="preserve"> </w:delText>
        </w:r>
      </w:del>
      <w:del w:id="9004" w:author="עריכה מהאתר" w:date="2026-10-06T13:29:03Z">
        <w:r>
          <w:rPr>
            <w:rStyle w:val="af8"/>
            <w:rFonts w:hint="cs"/>
            <w:rtl/>
          </w:rPr>
          <w:delText xml:space="preserve">נעם</w:delText>
        </w:r>
      </w:del>
      <w:del w:id="9005" w:author="עריכה מהאתר" w:date="2026-10-06T13:29:03Z">
        <w:r>
          <w:rPr>
            <w:rFonts w:hint="cs"/>
            <w:rtl/>
          </w:rPr>
          <w:delText xml:space="preserve">. </w:delText>
        </w:r>
      </w:del>
    </w:p>
    <w:p w14:paraId="01E3996A" w14:textId="77777777" w:rsidR="00144A0A" w:rsidRPr="00144A0A" w:rsidRDefault="00E403A1" w:rsidP="001711C4">
      <w:pPr>
        <w:pStyle w:val="31"/>
        <w:framePr w:wrap="notBeside"/>
        <w:rPr>
          <w:rtl/>
        </w:rPr>
      </w:pPr>
      <w:r w:rsidRPr="00144A0A">
        <w:rPr>
          <w:rFonts w:hint="cs"/>
          <w:rtl/>
        </w:rPr>
        <w:t>ולא</w:t>
      </w:r>
    </w:p>
    <w:p w14:paraId="02296744" w14:textId="312F8525" w:rsidR="00E403A1" w:rsidRPr="00043784" w:rsidRDefault="00E403A1" w:rsidP="00E403A1">
      <w:pPr>
        <w:widowControl w:val="0"/>
        <w:rPr>
          <w:rtl/>
        </w:rPr>
      </w:pPr>
      <w:del w:id="9001" w:author="עריכה מהאתר" w:date="2026-10-06T13:08:57Z">
        <w:r>
          <w:rPr>
            <w:rFonts w:hint="cs"/>
            <w:rtl/>
          </w:rPr>
          <w:delText xml:space="preserve">תר</w:delText>
        </w:r>
      </w:del>
      <w:ins w:id="9002" w:author="עריכה מהאתר" w:date="2026-10-06T13:08:57Z">
        <w:r>
          <w:rPr>
            <w:rFonts w:hint="cs"/>
            <w:rtl/>
          </w:rPr>
          <w:t xml:space="preserve">שנ</w:t>
        </w:r>
      </w:ins>
      <w:r>
        <w:rPr>
          <w:rFonts w:hint="cs"/>
          <w:rtl/>
        </w:rPr>
        <w:t xml:space="preserve">י כפי </w:t>
      </w:r>
      <w:r w:rsidRPr="00043784">
        <w:rPr>
          <w:rStyle w:val="af8"/>
          <w:rFonts w:hint="cs"/>
          <w:rtl/>
        </w:rPr>
        <w:t>דכפת</w:t>
      </w:r>
      <w:r w:rsidRPr="00043784">
        <w:rPr>
          <w:rFonts w:hint="cs"/>
          <w:rtl/>
        </w:rPr>
        <w:t xml:space="preserve">, ולא חד דכף קרי. </w:t>
      </w:r>
    </w:p>
    <w:p w14:paraId="096B4405" w14:textId="77777777" w:rsidR="00E403A1" w:rsidRPr="00C01657" w:rsidRDefault="00E403A1" w:rsidP="009D377E">
      <w:pPr>
        <w:pStyle w:val="ad"/>
        <w:framePr w:wrap="around"/>
        <w:rPr>
          <w:rStyle w:val="ae"/>
          <w:rtl/>
        </w:rPr>
      </w:pPr>
      <w:bookmarkStart w:id="212" w:name="_Toc155720396"/>
      <w:r w:rsidRPr="00C01657">
        <w:rPr>
          <w:rStyle w:val="ae"/>
          <w:rFonts w:hint="cs"/>
          <w:rtl/>
        </w:rPr>
        <w:t>לב:</w:t>
      </w:r>
      <w:bookmarkEnd w:id="212"/>
    </w:p>
    <w:p w14:paraId="731D1CA7" w14:textId="77777777" w:rsidR="00E403A1" w:rsidRPr="00C01657" w:rsidRDefault="00E403A1" w:rsidP="003049F3">
      <w:pPr>
        <w:pStyle w:val="a5"/>
        <w:rPr>
          <w:rtl/>
        </w:rPr>
      </w:pPr>
      <w:ins w:id="9829" w:author="מספור קטעי משנה" w:date="2026-10-06T06:45:53Z">
        <w:r>
          <w:rPr>
            <w:rStyle w:val="MisparKeta"/>
          </w:rPr>
          <w:t xml:space="preserve">ג. </w:t>
        </w:r>
      </w:ins>
      <w:bookmarkStart w:id="213" w:name="_Toc155720397"/>
      <w:r w:rsidRPr="00C01657">
        <w:rPr>
          <w:rFonts w:hint="cs"/>
          <w:rtl/>
        </w:rPr>
        <w:t>ציני הר הברזל כשרה</w:t>
      </w:r>
      <w:bookmarkEnd w:id="213"/>
      <w:r w:rsidRPr="00C01657">
        <w:rPr>
          <w:rFonts w:hint="cs"/>
          <w:rtl/>
        </w:rPr>
        <w:t xml:space="preserve"> </w:t>
      </w:r>
    </w:p>
    <w:p w14:paraId="3EE12347" w14:textId="77777777" w:rsidR="00E403A1" w:rsidRPr="00043784" w:rsidRDefault="00E403A1" w:rsidP="00E403A1">
      <w:pPr>
        <w:widowControl w:val="0"/>
        <w:rPr>
          <w:rtl/>
        </w:rPr>
      </w:pPr>
      <w:r w:rsidRPr="00043784">
        <w:rPr>
          <w:rFonts w:hint="cs"/>
          <w:rtl/>
        </w:rPr>
        <w:t>כשראשו של זה מגיע לעיקרו של זה, ובלא</w:t>
      </w:r>
      <w:r w:rsidRPr="00043784">
        <w:rPr>
          <w:rtl/>
        </w:rPr>
        <w:t>"</w:t>
      </w:r>
      <w:r w:rsidRPr="00043784">
        <w:rPr>
          <w:rFonts w:hint="cs"/>
          <w:rtl/>
        </w:rPr>
        <w:t>ה פסול.</w:t>
      </w:r>
    </w:p>
    <w:p w14:paraId="5E1325A5" w14:textId="77777777" w:rsidR="00E403A1" w:rsidRPr="00043784" w:rsidRDefault="00E403A1" w:rsidP="00FB5A2F">
      <w:pPr>
        <w:rPr>
          <w:rStyle w:val="af4"/>
          <w:color w:val="auto"/>
          <w:rtl/>
        </w:rPr>
      </w:pPr>
      <w:r w:rsidRPr="00F8723C">
        <w:rPr>
          <w:rStyle w:val="ac"/>
          <w:rFonts w:cs="PFT_Frank" w:hint="cs"/>
          <w:sz w:val="14"/>
          <w:rtl/>
        </w:rPr>
        <w:t>ב' תמרות בגיא בן הנם</w:t>
      </w:r>
      <w:r w:rsidRPr="00043784">
        <w:rPr>
          <w:rFonts w:hint="cs"/>
          <w:rtl/>
        </w:rPr>
        <w:t xml:space="preserve"> ועולה עשן בינהם, זהו פתח גיהנם,</w:t>
      </w:r>
    </w:p>
    <w:p w14:paraId="232FDE30" w14:textId="77777777" w:rsidR="00144A0A" w:rsidRPr="00144A0A" w:rsidRDefault="00E403A1" w:rsidP="001711C4">
      <w:pPr>
        <w:pStyle w:val="31"/>
        <w:framePr w:wrap="notBeside"/>
        <w:rPr>
          <w:rtl/>
        </w:rPr>
      </w:pPr>
      <w:r w:rsidRPr="00144A0A">
        <w:rPr>
          <w:rFonts w:hint="cs"/>
          <w:rtl/>
        </w:rPr>
        <w:t>א.</w:t>
      </w:r>
    </w:p>
    <w:p w14:paraId="1F981664" w14:textId="1162039C" w:rsidR="003B64CF" w:rsidRPr="00043784" w:rsidRDefault="00E403A1" w:rsidP="00E403A1">
      <w:pPr>
        <w:widowControl w:val="0"/>
        <w:rPr>
          <w:rStyle w:val="af4"/>
          <w:color w:val="auto"/>
          <w:rtl/>
        </w:rPr>
      </w:pPr>
      <w:r w:rsidRPr="00C91EAB">
        <w:rPr>
          <w:rFonts w:cs="PFT_Frank" w:hint="cs"/>
          <w:b/>
          <w:bCs/>
          <w:szCs w:val="14"/>
          <w:rtl/>
        </w:rPr>
        <w:t>שיעור לולב</w:t>
      </w:r>
      <w:del w:id="9001" w:author="עריכה מהאתר" w:date="2026-10-06T13:19:09Z">
        <w:r>
          <w:rPr>
            <w:rFonts w:hint="cs"/>
            <w:rtl/>
          </w:rPr>
          <w:delText xml:space="preserve"> </w:delText>
        </w:r>
      </w:del>
      <w:ins w:id="9002" w:author="עריכה מהאתר" w:date="2026-10-06T13:19:09Z">
        <w:r>
          <w:rPr>
            <w:rFonts w:hint="cs"/>
            <w:rtl/>
          </w:rPr>
          <w:t xml:space="preserve">  </w:t>
        </w:r>
        <w:r>
          <w:rPr>
            <w:rStyle w:val="af6"/>
            <w:rFonts w:hint="cs"/>
            <w:rtl/>
            <w:rPrChange w:id="9086" w:author="עריכה מהאתר" w:date="2026-10-17T22:24:53Z">
              <w:rPr>
                <w:rStyle w:val="af6"/>
                <w:rFonts w:hint="cs"/>
                <w:rtl/>
              </w:rPr>
            </w:rPrChange>
          </w:rPr>
          <w:t xml:space="preserve">שמואל</w:t>
        </w:r>
        <w:r>
          <w:rPr>
            <w:rFonts w:hint="cs"/>
            <w:rtl/>
          </w:rPr>
          <w:t xml:space="preserve"> שיהא לולב ד''טיוצא מהדס טפח, </w:t>
        </w:r>
        <w:r>
          <w:rPr>
            <w:rStyle w:val="af6"/>
            <w:rFonts w:hint="cs"/>
            <w:rtl/>
            <w:rPrChange w:id="9087" w:author="עריכה מהאתר" w:date="2026-10-17T22:24:53Z">
              <w:rPr>
                <w:rStyle w:val="af6"/>
                <w:rFonts w:hint="cs"/>
                <w:rtl/>
              </w:rPr>
            </w:rPrChange>
          </w:rPr>
          <w:t xml:space="preserve">ולרי"ו</w:t>
        </w:r>
        <w:r>
          <w:rPr>
            <w:rFonts w:hint="cs"/>
            <w:rtl/>
          </w:rPr>
          <w:t xml:space="preserve"> ששדרו יצא</w:t>
        </w:r>
      </w:ins>
      <w:del w:id="9003" w:author="עריכה מהאתר" w:date="2026-10-06T13:19:09Z">
        <w:r>
          <w:rPr>
            <w:rFonts w:hint="cs"/>
            <w:rtl/>
          </w:rPr>
          <w:delText xml:space="preserve">שדרתו -</w:delText>
        </w:r>
      </w:del>
      <w:del w:id="9004" w:author="עריכה מהאתר" w:date="2026-10-06T13:19:09Z">
        <w:r>
          <w:rPr>
            <w:rFonts w:hint="cs"/>
            <w:rtl/>
          </w:rPr>
          <w:delText xml:space="preserve">ג</w:delText>
        </w:r>
      </w:del>
      <w:del w:id="9005" w:author="עריכה מהאתר" w:date="2026-10-06T13:19:09Z">
        <w:r>
          <w:rPr>
            <w:rtl/>
          </w:rPr>
          <w:delText xml:space="preserve">"</w:delText>
        </w:r>
      </w:del>
      <w:del w:id="9006" w:author="עריכה מהאתר" w:date="2026-10-06T13:19:09Z">
        <w:r>
          <w:rPr>
            <w:rFonts w:hint="cs"/>
            <w:rtl/>
          </w:rPr>
          <w:delText xml:space="preserve">ט,</w:delText>
        </w:r>
      </w:del>
      <w:del w:id="9007" w:author="עריכה מהאתר" w:date="2026-10-06T13:19:09Z">
        <w:r>
          <w:rPr>
            <w:rStyle w:val="af4"/>
            <w:rFonts w:hint="cs"/>
            <w:color w:val="auto"/>
            <w:rtl/>
          </w:rPr>
          <w:delText xml:space="preserve"> </w:delText>
        </w:r>
      </w:del>
    </w:p>
    <w:p w14:paraId="132CB409" w14:textId="77777777" w:rsidR="00144A0A" w:rsidRPr="00144A0A" w:rsidRDefault="00E403A1" w:rsidP="001711C4">
      <w:pPr>
        <w:pStyle w:val="31"/>
        <w:framePr w:wrap="notBeside"/>
        <w:rPr>
          <w:rtl/>
        </w:rPr>
      </w:pPr>
      <w:r w:rsidRPr="00144A0A">
        <w:rPr>
          <w:rFonts w:hint="cs"/>
          <w:rtl/>
        </w:rPr>
        <w:t>ב.</w:t>
      </w:r>
    </w:p>
    <w:p w14:paraId="289FBFF0" w14:textId="778E7F19" w:rsidR="003B64CF" w:rsidRPr="00043784" w:rsidRDefault="00E403A1" w:rsidP="00E403A1">
      <w:pPr>
        <w:widowControl w:val="0"/>
        <w:rPr>
          <w:rStyle w:val="af4"/>
          <w:color w:val="auto"/>
          <w:rtl/>
        </w:rPr>
      </w:pPr>
      <w:r w:rsidRPr="00C91EAB">
        <w:rPr>
          <w:rFonts w:cs="PFT_Frank" w:hint="cs"/>
          <w:b/>
          <w:bCs/>
          <w:szCs w:val="14"/>
          <w:rtl/>
        </w:rPr>
        <w:t>הדס וערבה</w:t>
      </w:r>
      <w:r w:rsidRPr="00043784">
        <w:rPr>
          <w:rFonts w:hint="cs"/>
          <w:rtl/>
        </w:rPr>
        <w:t xml:space="preserve"> ג</w:t>
      </w:r>
      <w:r w:rsidRPr="00043784">
        <w:rPr>
          <w:rtl/>
        </w:rPr>
        <w:t>"</w:t>
      </w:r>
      <w:r>
        <w:rPr>
          <w:rFonts w:hint="cs"/>
          <w:rtl/>
        </w:rPr>
        <w:t xml:space="preserve">ט,</w:t>
      </w:r>
      <w:del w:id="9001" w:author="עריכה מהאתר" w:date="2026-10-06T13:19:13Z">
        <w:r>
          <w:rPr>
            <w:rFonts w:hint="cs"/>
            <w:rtl/>
          </w:rPr>
          <w:delText xml:space="preserve"> </w:delText>
        </w:r>
      </w:del>
      <w:ins w:id="9002" w:author="עריכה מהאתר" w:date="2026-10-06T13:19:13Z">
        <w:r>
          <w:rPr>
            <w:rFonts w:hint="cs"/>
            <w:rtl/>
          </w:rPr>
          <w:t xml:space="preserve"> </w:t>
        </w:r>
      </w:ins>
      <w:del w:id="9003" w:author="עריכה מהאתר" w:date="2026-10-06T13:19:13Z">
        <w:r>
          <w:rPr>
            <w:rFonts w:cs="PFT_Frank" w:hint="cs"/>
            <w:b/>
            <w:bCs/>
            <w:szCs w:val="14"/>
            <w:rtl/>
          </w:rPr>
          <w:delText xml:space="preserve">ולולב</w:delText>
        </w:r>
      </w:del>
      <w:del w:id="9004" w:author="עריכה מהאתר" w:date="2026-10-06T13:19:13Z">
        <w:r>
          <w:rPr>
            <w:rFonts w:hint="cs"/>
            <w:rtl/>
          </w:rPr>
          <w:delText xml:space="preserve">-</w:delText>
        </w:r>
      </w:del>
      <w:del w:id="9005" w:author="עריכה מהאתר" w:date="2026-10-06T13:19:13Z">
        <w:r>
          <w:rPr>
            <w:rFonts w:hint="cs"/>
            <w:rtl/>
          </w:rPr>
          <w:delText xml:space="preserve"> ד</w:delText>
        </w:r>
      </w:del>
      <w:del w:id="9006" w:author="עריכה מהאתר" w:date="2026-10-06T13:19:13Z">
        <w:r>
          <w:rPr>
            <w:rtl/>
          </w:rPr>
          <w:delText xml:space="preserve">"</w:delText>
        </w:r>
      </w:del>
      <w:del w:id="9007" w:author="עריכה מהאתר" w:date="2026-10-06T13:19:13Z">
        <w:r>
          <w:rPr>
            <w:rFonts w:hint="cs"/>
            <w:rtl/>
          </w:rPr>
          <w:delText xml:space="preserve">ט, שיצא מהדס טפח.</w:delText>
        </w:r>
      </w:del>
      <w:del w:id="9008" w:author="עריכה מהאתר" w:date="2026-10-06T13:19:13Z">
        <w:r>
          <w:rPr>
            <w:rStyle w:val="af4"/>
            <w:rFonts w:hint="cs"/>
            <w:color w:val="auto"/>
            <w:rtl/>
          </w:rPr>
          <w:delText xml:space="preserve"> </w:delText>
        </w:r>
      </w:del>
    </w:p>
    <w:p w14:paraId="6C05F373" w14:textId="77777777" w:rsidR="00144A0A" w:rsidRPr="00144A0A" w:rsidRDefault="00E403A1" w:rsidP="001711C4">
      <w:pPr>
        <w:pStyle w:val="31"/>
        <w:framePr w:wrap="notBeside"/>
        <w:rPr>
          <w:rtl/>
        </w:rPr>
      </w:pPr>
      <w:r w:rsidRPr="00144A0A">
        <w:rPr>
          <w:rFonts w:hint="cs"/>
          <w:rtl/>
        </w:rPr>
        <w:t>ג.</w:t>
      </w:r>
    </w:p>
    <w:p w14:paraId="13932A37" w14:textId="09729F67" w:rsidR="00E403A1" w:rsidRPr="00043784" w:rsidRDefault="00E403A1" w:rsidP="00FB5A2F">
      <w:pPr>
        <w:rPr>
          <w:rtl/>
        </w:rPr>
      </w:pPr>
      <w:r w:rsidRPr="00C91EAB">
        <w:rPr>
          <w:rFonts w:cs="PFT_Frank" w:hint="cs"/>
          <w:b/>
          <w:bCs/>
          <w:szCs w:val="14"/>
          <w:rtl/>
        </w:rPr>
        <w:t>לולב</w:t>
      </w:r>
      <w:r w:rsidRPr="007C19A7">
        <w:rPr>
          <w:rFonts w:hint="cs"/>
          <w:rtl/>
        </w:rPr>
        <w:t xml:space="preserve"> </w:t>
      </w:r>
      <w:r w:rsidRPr="00043784">
        <w:rPr>
          <w:rFonts w:hint="cs"/>
          <w:rtl/>
        </w:rPr>
        <w:t xml:space="preserve">שיהא בו ג' טפחים </w:t>
      </w:r>
      <w:r w:rsidRPr="00F8723C">
        <w:rPr>
          <w:rStyle w:val="ac"/>
          <w:rFonts w:cs="PFT_Frank" w:hint="cs"/>
          <w:sz w:val="14"/>
          <w:rtl/>
        </w:rPr>
        <w:t>ו</w:t>
      </w:r>
      <w:r>
        <w:rPr>
          <w:rFonts w:hint="cs"/>
          <w:rtl/>
        </w:rPr>
        <w:t xml:space="preserve">כדי לנענע</w:t>
      </w:r>
      <w:del w:id="9001" w:author="עריכה מהאתר" w:date="2026-10-06T13:29:02Z">
        <w:r>
          <w:rPr>
            <w:rFonts w:hint="cs"/>
            <w:rtl/>
          </w:rPr>
          <w:delText xml:space="preserve">.</w:delText>
        </w:r>
      </w:del>
      <w:ins w:id="9002" w:author="עריכה מהאתר" w:date="2026-10-06T13:29:02Z">
        <w:r>
          <w:rPr>
            <w:rFonts w:hint="cs"/>
            <w:rtl/>
          </w:rPr>
          <w:t xml:space="preserve">.- כ''א כפי שיטתו</w:t>
        </w:r>
      </w:ins>
    </w:p>
    <w:p w14:paraId="18F9B3BD" w14:textId="77777777" w:rsidR="00144A0A" w:rsidRPr="00144A0A" w:rsidRDefault="00E403A1" w:rsidP="001711C4">
      <w:pPr>
        <w:pStyle w:val="31"/>
        <w:framePr w:wrap="notBeside"/>
        <w:rPr>
          <w:rtl/>
        </w:rPr>
      </w:pPr>
      <w:r w:rsidRPr="00144A0A">
        <w:rPr>
          <w:rFonts w:hint="cs"/>
          <w:rtl/>
        </w:rPr>
        <w:t>והך</w:t>
      </w:r>
    </w:p>
    <w:p w14:paraId="0FC73329" w14:textId="026D4EDE" w:rsidR="00FB5A2F" w:rsidRPr="00043784" w:rsidRDefault="00E403A1" w:rsidP="00E8549C">
      <w:pPr>
        <w:pStyle w:val="affd"/>
        <w:rPr>
          <w:rtl/>
        </w:rPr>
      </w:pPr>
      <w:r w:rsidRPr="00043784">
        <w:rPr>
          <w:rFonts w:hint="cs"/>
          <w:rtl/>
        </w:rPr>
        <w:t xml:space="preserve">דשעור הדס וערבה שלושה ולולב ד' -לבד מעלין, הדס וערבה ג' ולולב ד' </w:t>
      </w:r>
      <w:r w:rsidRPr="000C1CD3">
        <w:rPr>
          <w:rStyle w:val="af6"/>
          <w:rFonts w:hint="cs"/>
          <w:rtl/>
        </w:rPr>
        <w:t>לר</w:t>
      </w:r>
      <w:r w:rsidRPr="000C1CD3">
        <w:rPr>
          <w:rStyle w:val="af6"/>
          <w:rtl/>
        </w:rPr>
        <w:t>"</w:t>
      </w:r>
      <w:r w:rsidRPr="000C1CD3">
        <w:rPr>
          <w:rStyle w:val="af6"/>
          <w:rFonts w:hint="cs"/>
          <w:rtl/>
        </w:rPr>
        <w:t>ט:</w:t>
      </w:r>
      <w:r w:rsidRPr="00043784">
        <w:rPr>
          <w:rFonts w:hint="cs"/>
          <w:rtl/>
        </w:rPr>
        <w:t xml:space="preserve"> באמה בת חמשה טפחים, והיינו </w:t>
      </w:r>
      <w:r w:rsidRPr="000C1CD3">
        <w:rPr>
          <w:rStyle w:val="af6"/>
          <w:rFonts w:hint="cs"/>
          <w:rtl/>
        </w:rPr>
        <w:t>לר</w:t>
      </w:r>
      <w:r w:rsidRPr="000C1CD3">
        <w:rPr>
          <w:rStyle w:val="af6"/>
          <w:rtl/>
        </w:rPr>
        <w:t>"</w:t>
      </w:r>
      <w:r w:rsidRPr="000C1CD3">
        <w:rPr>
          <w:rStyle w:val="af6"/>
          <w:rFonts w:hint="cs"/>
          <w:rtl/>
        </w:rPr>
        <w:t>ד</w:t>
      </w:r>
      <w:r w:rsidRPr="00043784">
        <w:rPr>
          <w:rFonts w:hint="cs"/>
          <w:rtl/>
        </w:rPr>
        <w:t xml:space="preserve"> דאמה בת ו' טפחים עשה אותה חמשה, </w:t>
      </w:r>
    </w:p>
    <w:p w14:paraId="680261B1" w14:textId="77777777" w:rsidR="00FB5A2F" w:rsidRPr="00043784" w:rsidRDefault="00E403A1" w:rsidP="00E8549C">
      <w:pPr>
        <w:pStyle w:val="affd"/>
        <w:rPr>
          <w:rtl/>
        </w:rPr>
      </w:pPr>
      <w:r w:rsidRPr="00043784">
        <w:rPr>
          <w:rFonts w:hint="cs"/>
          <w:rtl/>
        </w:rPr>
        <w:t>צא ג' להדס ושאר ללולב, הוו ג</w:t>
      </w:r>
      <w:r w:rsidRPr="00043784">
        <w:rPr>
          <w:rtl/>
        </w:rPr>
        <w:t>"</w:t>
      </w:r>
      <w:r w:rsidRPr="00043784">
        <w:rPr>
          <w:rFonts w:hint="cs"/>
          <w:rtl/>
        </w:rPr>
        <w:t xml:space="preserve">ט וג' חומשי, </w:t>
      </w:r>
    </w:p>
    <w:p w14:paraId="149E9C56" w14:textId="3610486B" w:rsidR="00144A0A" w:rsidRPr="00144A0A" w:rsidRDefault="00E403A1" w:rsidP="001711C4">
      <w:pPr>
        <w:pStyle w:val="31"/>
        <w:framePr w:wrap="notBeside"/>
        <w:rPr>
          <w:rtl/>
        </w:rPr>
      </w:pPr>
      <w:r w:rsidRPr="00144A0A">
        <w:rPr>
          <w:rFonts w:hint="cs"/>
          <w:rtl/>
        </w:rPr>
        <w:t>וקשה לשמואל</w:t>
      </w:r>
      <w:r w:rsidR="00144A0A">
        <w:rPr>
          <w:rFonts w:hint="cs"/>
          <w:rtl/>
        </w:rPr>
        <w:t>:</w:t>
      </w:r>
    </w:p>
    <w:p w14:paraId="6AEE8A69" w14:textId="77777777" w:rsidR="00144A0A" w:rsidRDefault="00E403A1" w:rsidP="00E8549C">
      <w:pPr>
        <w:pStyle w:val="affd"/>
        <w:rPr>
          <w:rtl/>
        </w:rPr>
      </w:pPr>
      <w:r w:rsidRPr="000C1CD3">
        <w:rPr>
          <w:rStyle w:val="af6"/>
          <w:rFonts w:hint="cs"/>
          <w:rtl/>
        </w:rPr>
        <w:t>דאמר כר</w:t>
      </w:r>
      <w:r w:rsidRPr="000C1CD3">
        <w:rPr>
          <w:rStyle w:val="af6"/>
          <w:rtl/>
        </w:rPr>
        <w:t>"</w:t>
      </w:r>
      <w:r w:rsidRPr="000C1CD3">
        <w:rPr>
          <w:rStyle w:val="af6"/>
          <w:rFonts w:hint="cs"/>
          <w:rtl/>
        </w:rPr>
        <w:t>ט</w:t>
      </w:r>
      <w:r w:rsidRPr="00043784">
        <w:rPr>
          <w:rFonts w:hint="cs"/>
          <w:rtl/>
        </w:rPr>
        <w:t xml:space="preserve"> והדס שלושה, </w:t>
      </w:r>
    </w:p>
    <w:p w14:paraId="42FE57A4" w14:textId="77777777" w:rsidR="00144A0A" w:rsidRPr="00144A0A" w:rsidRDefault="00E403A1" w:rsidP="001711C4">
      <w:pPr>
        <w:pStyle w:val="31"/>
        <w:framePr w:wrap="notBeside"/>
        <w:rPr>
          <w:rtl/>
        </w:rPr>
      </w:pPr>
      <w:r w:rsidRPr="00144A0A">
        <w:rPr>
          <w:rFonts w:hint="cs"/>
          <w:rtl/>
        </w:rPr>
        <w:t>לרבין</w:t>
      </w:r>
    </w:p>
    <w:p w14:paraId="3E6AAD2D" w14:textId="65D08CF7" w:rsidR="005C6729" w:rsidRPr="009D551D" w:rsidRDefault="00E403A1" w:rsidP="00E8549C">
      <w:pPr>
        <w:pStyle w:val="affd"/>
        <w:rPr>
          <w:spacing w:val="-6"/>
          <w:rtl/>
        </w:rPr>
      </w:pPr>
      <w:r w:rsidRPr="009D551D">
        <w:rPr>
          <w:rFonts w:hint="cs"/>
          <w:spacing w:val="-6"/>
          <w:rtl/>
        </w:rPr>
        <w:t>אמה בת ה</w:t>
      </w:r>
      <w:r w:rsidRPr="009D551D">
        <w:rPr>
          <w:spacing w:val="-6"/>
          <w:rtl/>
        </w:rPr>
        <w:t>"</w:t>
      </w:r>
      <w:r w:rsidRPr="009D551D">
        <w:rPr>
          <w:rFonts w:hint="cs"/>
          <w:spacing w:val="-6"/>
          <w:rtl/>
        </w:rPr>
        <w:t>ט עשה אותה ו' צא ג' להדס ושאר ללולב, הוו ב' ו</w:t>
      </w:r>
      <w:r w:rsidR="00144A0A" w:rsidRPr="009D551D">
        <w:rPr>
          <w:rFonts w:hint="cs"/>
          <w:spacing w:val="-6"/>
          <w:rtl/>
        </w:rPr>
        <w:t>חצי</w:t>
      </w:r>
      <w:r w:rsidRPr="009D551D">
        <w:rPr>
          <w:rFonts w:hint="cs"/>
          <w:spacing w:val="-6"/>
          <w:rtl/>
        </w:rPr>
        <w:t xml:space="preserve">, </w:t>
      </w:r>
    </w:p>
    <w:p w14:paraId="03C6035A" w14:textId="7EEC9743" w:rsidR="00144A0A" w:rsidRPr="00144A0A" w:rsidRDefault="00E403A1" w:rsidP="001711C4">
      <w:pPr>
        <w:pStyle w:val="31"/>
        <w:framePr w:wrap="notBeside"/>
        <w:rPr>
          <w:rtl/>
        </w:rPr>
      </w:pPr>
      <w:r w:rsidRPr="00144A0A">
        <w:rPr>
          <w:rFonts w:hint="cs"/>
          <w:rtl/>
        </w:rPr>
        <w:t>ולשמואל</w:t>
      </w:r>
      <w:r w:rsidR="00144A0A">
        <w:rPr>
          <w:rFonts w:hint="cs"/>
          <w:rtl/>
        </w:rPr>
        <w:t>:</w:t>
      </w:r>
    </w:p>
    <w:p w14:paraId="1D826414" w14:textId="28762936" w:rsidR="00E403A1" w:rsidRPr="00043784" w:rsidRDefault="00E403A1" w:rsidP="00E403A1">
      <w:pPr>
        <w:pStyle w:val="affd"/>
        <w:widowControl w:val="0"/>
        <w:rPr>
          <w:rtl/>
        </w:rPr>
      </w:pPr>
      <w:r w:rsidRPr="00043784">
        <w:rPr>
          <w:rFonts w:hint="cs"/>
          <w:rtl/>
        </w:rPr>
        <w:t>לא דק לחומרא</w:t>
      </w:r>
      <w:r w:rsidR="00FB5A2F" w:rsidRPr="00043784">
        <w:rPr>
          <w:rFonts w:hint="cs"/>
          <w:rtl/>
        </w:rPr>
        <w:t>,</w:t>
      </w:r>
      <w:r w:rsidRPr="00043784">
        <w:rPr>
          <w:rFonts w:hint="cs"/>
          <w:rtl/>
        </w:rPr>
        <w:t xml:space="preserve"> וזהו דאמר הלכה </w:t>
      </w:r>
      <w:r w:rsidRPr="000C1CD3">
        <w:rPr>
          <w:rStyle w:val="af6"/>
          <w:rFonts w:hint="cs"/>
          <w:rtl/>
        </w:rPr>
        <w:t>כר</w:t>
      </w:r>
      <w:r w:rsidRPr="000C1CD3">
        <w:rPr>
          <w:rStyle w:val="af6"/>
          <w:rtl/>
        </w:rPr>
        <w:t>"</w:t>
      </w:r>
      <w:r w:rsidRPr="000C1CD3">
        <w:rPr>
          <w:rStyle w:val="af6"/>
          <w:rFonts w:hint="cs"/>
          <w:rtl/>
        </w:rPr>
        <w:t>ט.</w:t>
      </w:r>
      <w:r w:rsidRPr="00043784">
        <w:rPr>
          <w:rFonts w:hint="cs"/>
          <w:rtl/>
        </w:rPr>
        <w:t xml:space="preserve"> </w:t>
      </w:r>
    </w:p>
    <w:p w14:paraId="2E4606BE" w14:textId="1FEC76FE" w:rsidR="00E403A1" w:rsidRPr="00E42FF2" w:rsidRDefault="0026136E" w:rsidP="00E42FF2">
      <w:pPr>
        <w:pStyle w:val="af"/>
        <w:rPr>
          <w:rtl/>
        </w:rPr>
      </w:pPr>
      <w:r>
        <w:rPr>
          <w:rFonts w:hint="cs"/>
          <w:rtl/>
        </w:rPr>
        <w:t>***</w:t>
      </w:r>
    </w:p>
    <w:p>
      <w:pPr>
        <w:pStyle w:val="MishnaBatzad"/>
        <w:rPr>
          <w:ins w:id="20237" w:author="קלוד" w:date="2026-10-06T10:10:33Z"/>
        </w:rPr>
      </w:pPr>
      <w:ins w:id="20236" w:author="קלוד" w:date="2026-10-06T10:10:33Z">
        <w:r>
          <w:t xml:space="preserve">משנה ב</w:t>
        </w:r>
      </w:ins>
    </w:p>
    <w:p w14:paraId="4F7D78B2" w14:textId="77777777" w:rsidR="003B64CF" w:rsidRPr="00721B7C" w:rsidRDefault="00E403A1" w:rsidP="009D377E">
      <w:pPr>
        <w:pStyle w:val="afff"/>
        <w:rPr>
          <w:rtl/>
        </w:rPr>
      </w:pPr>
      <w:bookmarkStart w:id="214" w:name="_Toc155720398"/>
      <w:r w:rsidRPr="00A417B7">
        <w:rPr>
          <w:rStyle w:val="afffd"/>
          <w:rFonts w:hint="cs"/>
          <w:rtl/>
        </w:rPr>
        <w:t>הדס הגזול והיבש</w:t>
      </w:r>
      <w:r w:rsidRPr="00721B7C">
        <w:rPr>
          <w:rFonts w:hint="cs"/>
          <w:rtl/>
        </w:rPr>
        <w:t xml:space="preserve"> אשרה ועיה</w:t>
      </w:r>
      <w:r w:rsidRPr="00721B7C">
        <w:rPr>
          <w:rtl/>
        </w:rPr>
        <w:t>"</w:t>
      </w:r>
      <w:r w:rsidRPr="00721B7C">
        <w:rPr>
          <w:rFonts w:hint="cs"/>
          <w:rtl/>
        </w:rPr>
        <w:t>נ נקטם ראשו נפרצו עליו,</w:t>
      </w:r>
      <w:bookmarkEnd w:id="214"/>
    </w:p>
    <w:p w14:paraId="1B8C1E0E" w14:textId="77777777" w:rsidR="00C5619D" w:rsidRPr="00721B7C" w:rsidRDefault="00E403A1" w:rsidP="009D377E">
      <w:pPr>
        <w:pStyle w:val="afff"/>
        <w:rPr>
          <w:rtl/>
        </w:rPr>
      </w:pPr>
      <w:bookmarkStart w:id="215" w:name="_Toc155720399"/>
      <w:r w:rsidRPr="00A417B7">
        <w:rPr>
          <w:rStyle w:val="afffd"/>
          <w:rFonts w:hint="cs"/>
          <w:rtl/>
        </w:rPr>
        <w:t>ענביו מרובות מעליו</w:t>
      </w:r>
      <w:r w:rsidRPr="00721B7C">
        <w:rPr>
          <w:rFonts w:hint="cs"/>
          <w:rtl/>
        </w:rPr>
        <w:t>- פסול, ואם מיעטן כשר,</w:t>
      </w:r>
      <w:bookmarkEnd w:id="215"/>
      <w:r w:rsidRPr="00721B7C">
        <w:rPr>
          <w:rFonts w:hint="cs"/>
          <w:rtl/>
        </w:rPr>
        <w:t xml:space="preserve"> </w:t>
      </w:r>
    </w:p>
    <w:p w14:paraId="6969CD4F" w14:textId="77777777" w:rsidR="00E403A1" w:rsidRPr="00721B7C" w:rsidRDefault="00E403A1" w:rsidP="009D377E">
      <w:pPr>
        <w:pStyle w:val="a3"/>
        <w:rPr>
          <w:rtl/>
        </w:rPr>
      </w:pPr>
      <w:r w:rsidRPr="00721B7C">
        <w:rPr>
          <w:rFonts w:hint="cs"/>
          <w:rtl/>
        </w:rPr>
        <w:t>ואין ממעטין ביו</w:t>
      </w:r>
      <w:r w:rsidRPr="00721B7C">
        <w:rPr>
          <w:rtl/>
        </w:rPr>
        <w:t>"</w:t>
      </w:r>
      <w:r w:rsidRPr="00721B7C">
        <w:rPr>
          <w:rFonts w:hint="cs"/>
          <w:rtl/>
        </w:rPr>
        <w:t xml:space="preserve">ט. </w:t>
      </w:r>
    </w:p>
    <w:p w14:paraId="1AF641D1" w14:textId="18350816" w:rsidR="00E403A1" w:rsidRPr="00043784" w:rsidRDefault="00E403A1" w:rsidP="00E403A1">
      <w:pPr>
        <w:rPr>
          <w:rtl/>
        </w:rPr>
      </w:pPr>
      <w:bookmarkStart w:id="216" w:name="_Toc155720400"/>
      <w:r w:rsidRPr="00043784">
        <w:rPr>
          <w:rStyle w:val="a6"/>
          <w:rFonts w:hint="cs"/>
          <w:spacing w:val="0"/>
          <w:rtl/>
        </w:rPr>
        <w:t>הדס</w:t>
      </w:r>
      <w:bookmarkEnd w:id="216"/>
      <w:r w:rsidRPr="00043784">
        <w:rPr>
          <w:rStyle w:val="af8"/>
          <w:rFonts w:hint="cs"/>
          <w:rtl/>
        </w:rPr>
        <w:t xml:space="preserve"> - ענף עץ עבת</w:t>
      </w:r>
      <w:r w:rsidR="002C01B4">
        <w:rPr>
          <w:rFonts w:hint="cs"/>
          <w:rtl/>
        </w:rPr>
        <w:t>-</w:t>
      </w:r>
      <w:r w:rsidRPr="00043784">
        <w:rPr>
          <w:rFonts w:hint="cs"/>
          <w:rtl/>
        </w:rPr>
        <w:t xml:space="preserve"> שחופין את עצו,</w:t>
      </w:r>
    </w:p>
    <w:p w14:paraId="7447BAE6" w14:textId="49279C03" w:rsidR="00E403A1" w:rsidRPr="00043784" w:rsidRDefault="00E403A1" w:rsidP="00E403A1">
      <w:pPr>
        <w:rPr>
          <w:rStyle w:val="af4"/>
          <w:color w:val="auto"/>
          <w:rtl/>
        </w:rPr>
      </w:pPr>
      <w:r w:rsidRPr="00043784">
        <w:rPr>
          <w:rStyle w:val="af8"/>
          <w:rFonts w:hint="cs"/>
          <w:rtl/>
        </w:rPr>
        <w:t>עבות</w:t>
      </w:r>
      <w:r w:rsidRPr="00043784">
        <w:rPr>
          <w:rFonts w:hint="cs"/>
          <w:rtl/>
        </w:rPr>
        <w:t xml:space="preserve"> </w:t>
      </w:r>
      <w:r w:rsidR="002C01B4">
        <w:rPr>
          <w:rFonts w:hint="cs"/>
          <w:rtl/>
        </w:rPr>
        <w:t xml:space="preserve">- </w:t>
      </w:r>
      <w:r w:rsidRPr="00043784">
        <w:rPr>
          <w:rFonts w:hint="cs"/>
          <w:rtl/>
        </w:rPr>
        <w:t xml:space="preserve">ולא זית, את עצו </w:t>
      </w:r>
      <w:r w:rsidR="002C01B4">
        <w:rPr>
          <w:rFonts w:hint="cs"/>
          <w:rtl/>
        </w:rPr>
        <w:t xml:space="preserve">- </w:t>
      </w:r>
      <w:r w:rsidRPr="00043784">
        <w:rPr>
          <w:rFonts w:hint="cs"/>
          <w:rtl/>
        </w:rPr>
        <w:t xml:space="preserve">ולא ערמון, ולא הירדוף </w:t>
      </w:r>
    </w:p>
    <w:p w14:paraId="3D03A858" w14:textId="532F9AC0" w:rsidR="006F2339" w:rsidRDefault="00E403A1" w:rsidP="009D377E">
      <w:pPr>
        <w:rPr>
          <w:rFonts w:ascii="David" w:hAnsi="David" w:cs="PFT_Frank"/>
          <w:b/>
          <w:bCs/>
          <w:sz w:val="16"/>
          <w:szCs w:val="16"/>
          <w:rtl/>
        </w:rPr>
      </w:pPr>
      <w:r w:rsidRPr="00043784">
        <w:rPr>
          <w:rStyle w:val="af4"/>
          <w:rFonts w:hint="cs"/>
          <w:color w:val="auto"/>
          <w:rtl/>
        </w:rPr>
        <w:t>א.</w:t>
      </w:r>
      <w:r w:rsidRPr="00043784">
        <w:rPr>
          <w:rFonts w:hint="cs"/>
          <w:rtl/>
        </w:rPr>
        <w:t xml:space="preserve"> </w:t>
      </w:r>
      <w:r w:rsidRPr="00043784">
        <w:rPr>
          <w:rStyle w:val="af8"/>
          <w:rFonts w:hint="cs"/>
          <w:rtl/>
        </w:rPr>
        <w:t>דרכי נעם</w:t>
      </w:r>
      <w:r w:rsidRPr="00043784">
        <w:rPr>
          <w:rFonts w:hint="cs"/>
          <w:rtl/>
        </w:rPr>
        <w:t>,</w:t>
      </w:r>
      <w:r w:rsidRPr="00043784">
        <w:rPr>
          <w:rStyle w:val="af4"/>
          <w:rFonts w:hint="cs"/>
          <w:color w:val="auto"/>
          <w:rtl/>
        </w:rPr>
        <w:t xml:space="preserve"> ב.</w:t>
      </w:r>
      <w:r w:rsidRPr="000C1CD3">
        <w:rPr>
          <w:rStyle w:val="af6"/>
          <w:rFonts w:hint="cs"/>
          <w:rtl/>
        </w:rPr>
        <w:t xml:space="preserve"> </w:t>
      </w:r>
      <w:r w:rsidRPr="00043784">
        <w:rPr>
          <w:rStyle w:val="af8"/>
          <w:rFonts w:hint="cs"/>
          <w:rtl/>
        </w:rPr>
        <w:t>האמת והשלום</w:t>
      </w:r>
      <w:r w:rsidRPr="00043784">
        <w:rPr>
          <w:rFonts w:hint="cs"/>
          <w:rtl/>
        </w:rPr>
        <w:t>.</w:t>
      </w:r>
    </w:p>
    <w:p w14:paraId="49064CE4" w14:textId="09A29390" w:rsidR="00144A0A" w:rsidRPr="00144A0A" w:rsidRDefault="00E403A1" w:rsidP="00144A0A">
      <w:pPr>
        <w:pStyle w:val="af1"/>
        <w:rPr>
          <w:rtl/>
        </w:rPr>
      </w:pPr>
      <w:bookmarkStart w:id="217" w:name="_Toc155720401"/>
      <w:r w:rsidRPr="00144A0A">
        <w:rPr>
          <w:rFonts w:hint="cs"/>
          <w:rtl/>
        </w:rPr>
        <w:t>הדס</w:t>
      </w:r>
      <w:bookmarkEnd w:id="217"/>
    </w:p>
    <w:p w14:paraId="7ABB0FCB" w14:textId="77777777" w:rsidR="00144A0A" w:rsidRPr="00144A0A" w:rsidRDefault="00E403A1" w:rsidP="001711C4">
      <w:pPr>
        <w:pStyle w:val="31"/>
        <w:framePr w:wrap="notBeside"/>
        <w:rPr>
          <w:rtl/>
        </w:rPr>
      </w:pPr>
      <w:r w:rsidRPr="00144A0A">
        <w:rPr>
          <w:rFonts w:hint="cs"/>
          <w:rtl/>
        </w:rPr>
        <w:t>א.</w:t>
      </w:r>
    </w:p>
    <w:p w14:paraId="0EC35D12" w14:textId="32FED61B" w:rsidR="00E403A1" w:rsidRPr="00043784" w:rsidRDefault="00E403A1" w:rsidP="00144A0A">
      <w:pPr>
        <w:rPr>
          <w:rStyle w:val="af4"/>
          <w:color w:val="auto"/>
          <w:rtl/>
        </w:rPr>
      </w:pPr>
      <w:r w:rsidRPr="00043784">
        <w:rPr>
          <w:rFonts w:hint="cs"/>
          <w:rtl/>
        </w:rPr>
        <w:t>כקליעה ודומה לשלשלת.</w:t>
      </w:r>
    </w:p>
    <w:p w14:paraId="7CBA64C7" w14:textId="77777777" w:rsidR="00144A0A" w:rsidRPr="00144A0A" w:rsidRDefault="00E403A1" w:rsidP="001711C4">
      <w:pPr>
        <w:pStyle w:val="31"/>
        <w:framePr w:wrap="notBeside"/>
        <w:rPr>
          <w:rtl/>
        </w:rPr>
      </w:pPr>
      <w:r w:rsidRPr="00144A0A">
        <w:rPr>
          <w:rFonts w:hint="cs"/>
          <w:rtl/>
        </w:rPr>
        <w:t>ב.</w:t>
      </w:r>
    </w:p>
    <w:p w14:paraId="677DF1F1" w14:textId="51588F38" w:rsidR="00144A0A" w:rsidRPr="00144A0A" w:rsidRDefault="00E403A1" w:rsidP="00E403A1">
      <w:pPr>
        <w:pStyle w:val="affd"/>
        <w:widowControl w:val="0"/>
        <w:rPr>
          <w:spacing w:val="-2"/>
          <w:rtl/>
        </w:rPr>
      </w:pPr>
      <w:r w:rsidRPr="00144A0A">
        <w:rPr>
          <w:rStyle w:val="af8"/>
          <w:rFonts w:hint="cs"/>
          <w:spacing w:val="-2"/>
          <w:rtl/>
        </w:rPr>
        <w:t>ענף עץ עבות</w:t>
      </w:r>
      <w:r w:rsidRPr="00144A0A">
        <w:rPr>
          <w:rFonts w:hint="cs"/>
          <w:spacing w:val="-2"/>
          <w:rtl/>
        </w:rPr>
        <w:t xml:space="preserve"> </w:t>
      </w:r>
      <w:r w:rsidRPr="006F2339">
        <w:rPr>
          <w:rFonts w:hint="cs"/>
          <w:spacing w:val="-4"/>
          <w:rtl/>
        </w:rPr>
        <w:t xml:space="preserve">שטעם עצו ופריו שווה </w:t>
      </w:r>
      <w:r w:rsidRPr="006F2339">
        <w:rPr>
          <w:rStyle w:val="ac"/>
          <w:rFonts w:cs="PFT_Frank" w:hint="cs"/>
          <w:spacing w:val="-4"/>
          <w:sz w:val="14"/>
          <w:rtl/>
        </w:rPr>
        <w:t>עבות</w:t>
      </w:r>
      <w:r w:rsidRPr="006F2339">
        <w:rPr>
          <w:rFonts w:hint="cs"/>
          <w:spacing w:val="-4"/>
          <w:rtl/>
        </w:rPr>
        <w:t xml:space="preserve"> כשר שאינו עבות פסול, </w:t>
      </w:r>
    </w:p>
    <w:p w14:paraId="77D631DC" w14:textId="7EE8D7CB" w:rsidR="00E403A1" w:rsidRPr="00043784" w:rsidRDefault="00E403A1" w:rsidP="00E403A1">
      <w:pPr>
        <w:pStyle w:val="affd"/>
        <w:widowControl w:val="0"/>
        <w:rPr>
          <w:rtl/>
        </w:rPr>
      </w:pPr>
      <w:r w:rsidRPr="00043784">
        <w:rPr>
          <w:rFonts w:hint="cs"/>
          <w:rtl/>
        </w:rPr>
        <w:t xml:space="preserve">ודווקא בג' עלים בקן, </w:t>
      </w:r>
      <w:r w:rsidRPr="000C1CD3">
        <w:rPr>
          <w:rStyle w:val="af6"/>
          <w:rFonts w:hint="cs"/>
          <w:rtl/>
        </w:rPr>
        <w:t>ר</w:t>
      </w:r>
      <w:r w:rsidRPr="000C1CD3">
        <w:rPr>
          <w:rStyle w:val="af6"/>
          <w:rtl/>
        </w:rPr>
        <w:t>"</w:t>
      </w:r>
      <w:r w:rsidRPr="000C1CD3">
        <w:rPr>
          <w:rStyle w:val="af6"/>
          <w:rFonts w:hint="cs"/>
          <w:rtl/>
        </w:rPr>
        <w:t>כ</w:t>
      </w:r>
      <w:r w:rsidR="00144A0A" w:rsidRPr="000C1CD3">
        <w:rPr>
          <w:rStyle w:val="af6"/>
          <w:rFonts w:hint="cs"/>
          <w:rtl/>
        </w:rPr>
        <w:t>:</w:t>
      </w:r>
      <w:r w:rsidRPr="000C1CD3">
        <w:rPr>
          <w:rStyle w:val="af6"/>
          <w:rFonts w:hint="cs"/>
          <w:rtl/>
        </w:rPr>
        <w:t xml:space="preserve"> </w:t>
      </w:r>
      <w:r w:rsidRPr="00043784">
        <w:rPr>
          <w:rFonts w:hint="cs"/>
          <w:rtl/>
        </w:rPr>
        <w:t>אפי' ב' וא'</w:t>
      </w:r>
      <w:r w:rsidR="00144A0A">
        <w:rPr>
          <w:rFonts w:hint="cs"/>
          <w:rtl/>
        </w:rPr>
        <w:t>.</w:t>
      </w:r>
      <w:r w:rsidRPr="00043784">
        <w:rPr>
          <w:rFonts w:hint="cs"/>
          <w:rtl/>
        </w:rPr>
        <w:t xml:space="preserve"> </w:t>
      </w:r>
    </w:p>
    <w:p w14:paraId="6F43B935" w14:textId="24FCC015" w:rsidR="00E403A1" w:rsidRPr="00043784" w:rsidRDefault="00E403A1" w:rsidP="003E434C">
      <w:pPr>
        <w:pStyle w:val="affd"/>
        <w:widowControl w:val="0"/>
        <w:rPr>
          <w:rtl/>
        </w:rPr>
      </w:pPr>
      <w:r w:rsidRPr="000C1CD3">
        <w:rPr>
          <w:rStyle w:val="af6"/>
          <w:rFonts w:hint="cs"/>
          <w:rtl/>
        </w:rPr>
        <w:t>ראבד</w:t>
      </w:r>
      <w:r w:rsidRPr="000C1CD3">
        <w:rPr>
          <w:rStyle w:val="af6"/>
          <w:rtl/>
        </w:rPr>
        <w:t>"</w:t>
      </w:r>
      <w:r w:rsidRPr="000C1CD3">
        <w:rPr>
          <w:rStyle w:val="af6"/>
          <w:rFonts w:hint="cs"/>
          <w:rtl/>
        </w:rPr>
        <w:t>ר</w:t>
      </w:r>
      <w:r w:rsidRPr="00043784">
        <w:rPr>
          <w:rFonts w:hint="cs"/>
          <w:rtl/>
        </w:rPr>
        <w:t xml:space="preserve"> חיזר אח</w:t>
      </w:r>
      <w:r w:rsidRPr="00043784">
        <w:rPr>
          <w:rtl/>
        </w:rPr>
        <w:t>"</w:t>
      </w:r>
      <w:r w:rsidRPr="00043784">
        <w:rPr>
          <w:rFonts w:hint="cs"/>
          <w:rtl/>
        </w:rPr>
        <w:t>ז.</w:t>
      </w:r>
      <w:r w:rsidR="003E434C" w:rsidRPr="00043784">
        <w:rPr>
          <w:rFonts w:hint="cs"/>
          <w:rtl/>
        </w:rPr>
        <w:t xml:space="preserve">        </w:t>
      </w:r>
      <w:r w:rsidRPr="000C1CD3">
        <w:rPr>
          <w:rStyle w:val="af6"/>
          <w:rFonts w:hint="cs"/>
          <w:rtl/>
        </w:rPr>
        <w:t>מב</w:t>
      </w:r>
      <w:r w:rsidRPr="000C1CD3">
        <w:rPr>
          <w:rStyle w:val="af6"/>
          <w:rtl/>
        </w:rPr>
        <w:t>"</w:t>
      </w:r>
      <w:r w:rsidRPr="000C1CD3">
        <w:rPr>
          <w:rStyle w:val="af6"/>
          <w:rFonts w:hint="cs"/>
          <w:rtl/>
        </w:rPr>
        <w:t>א</w:t>
      </w:r>
      <w:r w:rsidR="00144A0A" w:rsidRPr="000C1CD3">
        <w:rPr>
          <w:rStyle w:val="af6"/>
          <w:rFonts w:hint="cs"/>
          <w:rtl/>
        </w:rPr>
        <w:t>:</w:t>
      </w:r>
      <w:r w:rsidRPr="00043784">
        <w:rPr>
          <w:rFonts w:hint="cs"/>
          <w:rtl/>
        </w:rPr>
        <w:t xml:space="preserve"> קראו הדס שוטה. </w:t>
      </w:r>
    </w:p>
    <w:p w14:paraId="283B236E" w14:textId="77777777" w:rsidR="00144A0A" w:rsidRPr="00144A0A" w:rsidRDefault="00E403A1" w:rsidP="00144A0A">
      <w:pPr>
        <w:pStyle w:val="af1"/>
        <w:rPr>
          <w:rtl/>
        </w:rPr>
      </w:pPr>
      <w:bookmarkStart w:id="218" w:name="_Toc155720402"/>
      <w:r w:rsidRPr="00144A0A">
        <w:rPr>
          <w:rFonts w:hint="cs"/>
          <w:rtl/>
        </w:rPr>
        <w:t>נשרו רוב עליו</w:t>
      </w:r>
      <w:bookmarkEnd w:id="218"/>
      <w:r w:rsidRPr="00144A0A">
        <w:rPr>
          <w:rFonts w:hint="cs"/>
          <w:rtl/>
        </w:rPr>
        <w:t xml:space="preserve"> </w:t>
      </w:r>
    </w:p>
    <w:p w14:paraId="3EC3D6D1" w14:textId="77777777" w:rsidR="006F2339" w:rsidRDefault="00E403A1" w:rsidP="00144A0A">
      <w:pPr>
        <w:rPr>
          <w:rtl/>
        </w:rPr>
      </w:pPr>
      <w:r w:rsidRPr="00043784">
        <w:rPr>
          <w:rFonts w:hint="cs"/>
          <w:rtl/>
        </w:rPr>
        <w:t xml:space="preserve">ונשתייר מיעוט כשר </w:t>
      </w:r>
      <w:r w:rsidR="007D6687" w:rsidRPr="00043784">
        <w:rPr>
          <w:rFonts w:hint="cs"/>
          <w:rtl/>
        </w:rPr>
        <w:t>ו</w:t>
      </w:r>
      <w:r w:rsidRPr="00043784">
        <w:rPr>
          <w:rFonts w:hint="cs"/>
          <w:rtl/>
        </w:rPr>
        <w:t xml:space="preserve">בלבד שתהא עבותו קיימת,- </w:t>
      </w:r>
      <w:r w:rsidR="003E434C" w:rsidRPr="00043784">
        <w:rPr>
          <w:rFonts w:hint="cs"/>
          <w:rtl/>
        </w:rPr>
        <w:t xml:space="preserve">ומצוי </w:t>
      </w:r>
      <w:r w:rsidR="006F2339">
        <w:rPr>
          <w:rFonts w:hint="cs"/>
          <w:rtl/>
        </w:rPr>
        <w:t>כן.</w:t>
      </w:r>
    </w:p>
    <w:p w14:paraId="41535EF4" w14:textId="77777777" w:rsidR="00A03E72" w:rsidRDefault="00A37E5E" w:rsidP="00A03E72">
      <w:pPr>
        <w:pStyle w:val="aff3"/>
        <w:framePr w:wrap="around"/>
        <w:rPr>
          <w:rtl/>
        </w:rPr>
      </w:pPr>
      <w:r>
        <w:rPr>
          <w:rFonts w:hint="cs"/>
          <w:rtl/>
        </w:rPr>
        <w:t>לג.</w:t>
      </w:r>
    </w:p>
    <w:p w14:paraId="6FB72E75" w14:textId="64FFB86F" w:rsidR="00E403A1" w:rsidRPr="006F2339" w:rsidRDefault="00E403A1" w:rsidP="00144A0A">
      <w:pPr>
        <w:rPr>
          <w:spacing w:val="-2"/>
          <w:rtl/>
        </w:rPr>
      </w:pPr>
      <w:r w:rsidRPr="006F2339">
        <w:rPr>
          <w:rFonts w:hint="cs"/>
          <w:spacing w:val="-2"/>
          <w:rtl/>
        </w:rPr>
        <w:t xml:space="preserve">בהדס מצרי [ז]. </w:t>
      </w:r>
      <w:r w:rsidRPr="000C1CD3">
        <w:rPr>
          <w:rStyle w:val="af6"/>
          <w:rFonts w:hint="cs"/>
          <w:rtl/>
        </w:rPr>
        <w:t>ש</w:t>
      </w:r>
      <w:r w:rsidRPr="000C1CD3">
        <w:rPr>
          <w:rStyle w:val="af6"/>
          <w:rtl/>
        </w:rPr>
        <w:t>"</w:t>
      </w:r>
      <w:r w:rsidR="007D6687" w:rsidRPr="000C1CD3">
        <w:rPr>
          <w:rStyle w:val="af6"/>
          <w:rFonts w:hint="cs"/>
          <w:rtl/>
        </w:rPr>
        <w:t>מ</w:t>
      </w:r>
      <w:r w:rsidR="00144A0A" w:rsidRPr="000C1CD3">
        <w:rPr>
          <w:rStyle w:val="af6"/>
          <w:rFonts w:hint="cs"/>
          <w:rtl/>
        </w:rPr>
        <w:t>:</w:t>
      </w:r>
      <w:r w:rsidR="007D6687" w:rsidRPr="000C1CD3">
        <w:rPr>
          <w:rStyle w:val="af6"/>
          <w:rFonts w:hint="cs"/>
          <w:rtl/>
        </w:rPr>
        <w:t xml:space="preserve"> </w:t>
      </w:r>
      <w:r w:rsidR="00144A0A" w:rsidRPr="006F2339">
        <w:rPr>
          <w:rFonts w:hint="cs"/>
          <w:spacing w:val="-2"/>
          <w:rtl/>
        </w:rPr>
        <w:t xml:space="preserve"> ש</w:t>
      </w:r>
      <w:r w:rsidR="007D6687" w:rsidRPr="006F2339">
        <w:rPr>
          <w:rFonts w:hint="cs"/>
          <w:spacing w:val="-2"/>
          <w:rtl/>
        </w:rPr>
        <w:t>כשר להושענא אפי' ש</w:t>
      </w:r>
      <w:r w:rsidRPr="006F2339">
        <w:rPr>
          <w:rFonts w:hint="cs"/>
          <w:spacing w:val="-2"/>
          <w:rtl/>
        </w:rPr>
        <w:t>יש לו שם לוואי.</w:t>
      </w:r>
    </w:p>
    <w:p w14:paraId="617E24DB" w14:textId="24608D53" w:rsidR="00E403A1" w:rsidRPr="00144A0A" w:rsidRDefault="00E403A1" w:rsidP="00F856E4">
      <w:pPr>
        <w:widowControl w:val="0"/>
        <w:spacing w:before="60"/>
        <w:rPr>
          <w:spacing w:val="-2"/>
          <w:rtl/>
        </w:rPr>
      </w:pPr>
      <w:bookmarkStart w:id="219" w:name="_Toc155720403"/>
      <w:r w:rsidRPr="007C19A7">
        <w:rPr>
          <w:rStyle w:val="af2"/>
          <w:rFonts w:hint="cs"/>
          <w:rtl/>
        </w:rPr>
        <w:t>יבשו רוב עליו</w:t>
      </w:r>
      <w:bookmarkEnd w:id="219"/>
      <w:r w:rsidRPr="007C19A7">
        <w:rPr>
          <w:rStyle w:val="af2"/>
          <w:rFonts w:hint="cs"/>
          <w:rtl/>
        </w:rPr>
        <w:t xml:space="preserve"> </w:t>
      </w:r>
      <w:r w:rsidR="003B64CF" w:rsidRPr="006F2339">
        <w:rPr>
          <w:rFonts w:hint="cs"/>
          <w:spacing w:val="-4"/>
          <w:rtl/>
        </w:rPr>
        <w:t>ונשארו ג' בדי עלין לחין</w:t>
      </w:r>
      <w:r w:rsidR="00144A0A" w:rsidRPr="006F2339">
        <w:rPr>
          <w:rFonts w:hint="cs"/>
          <w:spacing w:val="-4"/>
          <w:rtl/>
        </w:rPr>
        <w:t>,</w:t>
      </w:r>
      <w:r w:rsidR="003B64CF" w:rsidRPr="006F2339">
        <w:rPr>
          <w:rFonts w:hint="cs"/>
          <w:spacing w:val="-4"/>
          <w:rtl/>
        </w:rPr>
        <w:t xml:space="preserve"> כשר ובראש כל אחד</w:t>
      </w:r>
      <w:r w:rsidR="00B97E6F" w:rsidRPr="006F2339">
        <w:rPr>
          <w:rFonts w:hint="cs"/>
          <w:spacing w:val="-4"/>
          <w:rtl/>
        </w:rPr>
        <w:t>.</w:t>
      </w:r>
    </w:p>
    <w:p w14:paraId="3F58C432" w14:textId="77777777" w:rsidR="00E403A1" w:rsidRPr="00043784" w:rsidRDefault="00E403A1" w:rsidP="00F856E4">
      <w:pPr>
        <w:widowControl w:val="0"/>
        <w:spacing w:before="60"/>
        <w:rPr>
          <w:rtl/>
        </w:rPr>
      </w:pPr>
      <w:bookmarkStart w:id="220" w:name="_Toc155720404"/>
      <w:r w:rsidRPr="00043784">
        <w:rPr>
          <w:rStyle w:val="a6"/>
          <w:rFonts w:hint="cs"/>
          <w:spacing w:val="0"/>
          <w:rtl/>
        </w:rPr>
        <w:t>נקטם ראשו</w:t>
      </w:r>
      <w:bookmarkEnd w:id="220"/>
      <w:r w:rsidRPr="007C19A7">
        <w:rPr>
          <w:rFonts w:hint="cs"/>
          <w:rtl/>
        </w:rPr>
        <w:t xml:space="preserve"> </w:t>
      </w:r>
      <w:r w:rsidRPr="00043784">
        <w:rPr>
          <w:rFonts w:hint="cs"/>
          <w:rtl/>
        </w:rPr>
        <w:t xml:space="preserve">ועלתה בו תמרה כשר. </w:t>
      </w:r>
    </w:p>
    <w:p w14:paraId="3C9C9A25" w14:textId="77777777" w:rsidR="00144A0A" w:rsidRPr="00144A0A" w:rsidRDefault="00E403A1" w:rsidP="001711C4">
      <w:pPr>
        <w:pStyle w:val="31"/>
        <w:framePr w:wrap="notBeside"/>
        <w:rPr>
          <w:rtl/>
        </w:rPr>
      </w:pPr>
      <w:r w:rsidRPr="00144A0A">
        <w:rPr>
          <w:rFonts w:hint="cs"/>
          <w:rtl/>
        </w:rPr>
        <w:t>בעי רי</w:t>
      </w:r>
      <w:r w:rsidRPr="00144A0A">
        <w:rPr>
          <w:rtl/>
        </w:rPr>
        <w:t>"</w:t>
      </w:r>
      <w:r w:rsidRPr="00144A0A">
        <w:rPr>
          <w:rFonts w:hint="cs"/>
          <w:rtl/>
        </w:rPr>
        <w:t>ר</w:t>
      </w:r>
    </w:p>
    <w:p w14:paraId="74859AF6" w14:textId="42E8B107" w:rsidR="00FB5A2F" w:rsidRPr="00043784" w:rsidRDefault="00E403A1" w:rsidP="00144A0A">
      <w:pPr>
        <w:pStyle w:val="affd"/>
        <w:rPr>
          <w:rtl/>
        </w:rPr>
      </w:pPr>
      <w:r w:rsidRPr="00F8723C">
        <w:rPr>
          <w:rStyle w:val="ac"/>
          <w:rFonts w:cs="PFT_Frank" w:hint="cs"/>
          <w:sz w:val="14"/>
          <w:rtl/>
        </w:rPr>
        <w:t>נקטם מעיו</w:t>
      </w:r>
      <w:r w:rsidRPr="00F8723C">
        <w:rPr>
          <w:rStyle w:val="ac"/>
          <w:rFonts w:cs="PFT_Frank"/>
          <w:sz w:val="14"/>
          <w:rtl/>
        </w:rPr>
        <w:t>"</w:t>
      </w:r>
      <w:r w:rsidRPr="00F8723C">
        <w:rPr>
          <w:rStyle w:val="ac"/>
          <w:rFonts w:cs="PFT_Frank" w:hint="cs"/>
          <w:sz w:val="14"/>
          <w:rtl/>
        </w:rPr>
        <w:t>ט ועלתה תמרה ביו</w:t>
      </w:r>
      <w:r w:rsidRPr="00F8723C">
        <w:rPr>
          <w:rStyle w:val="ac"/>
          <w:rFonts w:cs="PFT_Frank"/>
          <w:sz w:val="14"/>
          <w:rtl/>
        </w:rPr>
        <w:t>"</w:t>
      </w:r>
      <w:r w:rsidRPr="00F8723C">
        <w:rPr>
          <w:rStyle w:val="ac"/>
          <w:rFonts w:cs="PFT_Frank" w:hint="cs"/>
          <w:sz w:val="14"/>
          <w:rtl/>
        </w:rPr>
        <w:t>ט</w:t>
      </w:r>
      <w:r w:rsidR="00144A0A" w:rsidRPr="000C1CD3">
        <w:rPr>
          <w:rStyle w:val="af6"/>
          <w:rFonts w:hint="cs"/>
          <w:rtl/>
        </w:rPr>
        <w:t>,</w:t>
      </w:r>
      <w:r w:rsidRPr="000C1CD3">
        <w:rPr>
          <w:rStyle w:val="af6"/>
          <w:rFonts w:hint="cs"/>
          <w:rtl/>
        </w:rPr>
        <w:t xml:space="preserve"> אי</w:t>
      </w:r>
      <w:r w:rsidR="00144A0A" w:rsidRPr="000C1CD3">
        <w:rPr>
          <w:rStyle w:val="af6"/>
          <w:rFonts w:hint="cs"/>
          <w:rtl/>
        </w:rPr>
        <w:t>:</w:t>
      </w:r>
      <w:r w:rsidRPr="000C1CD3">
        <w:rPr>
          <w:rStyle w:val="af6"/>
          <w:rFonts w:hint="cs"/>
          <w:rtl/>
        </w:rPr>
        <w:t xml:space="preserve"> </w:t>
      </w:r>
      <w:r w:rsidRPr="00043784">
        <w:rPr>
          <w:rFonts w:hint="cs"/>
          <w:rtl/>
        </w:rPr>
        <w:t>יש דיחוי אצל מצות</w:t>
      </w:r>
      <w:r w:rsidR="00144A0A">
        <w:rPr>
          <w:rFonts w:hint="cs"/>
          <w:rtl/>
        </w:rPr>
        <w:t>,</w:t>
      </w:r>
      <w:r w:rsidRPr="00043784">
        <w:rPr>
          <w:rFonts w:hint="cs"/>
          <w:rtl/>
        </w:rPr>
        <w:t xml:space="preserve"> </w:t>
      </w:r>
    </w:p>
    <w:p w14:paraId="0E6C260D" w14:textId="77777777" w:rsidR="00144A0A" w:rsidRPr="00144A0A" w:rsidRDefault="00E403A1" w:rsidP="001711C4">
      <w:pPr>
        <w:pStyle w:val="31"/>
        <w:framePr w:wrap="notBeside"/>
        <w:rPr>
          <w:rtl/>
        </w:rPr>
      </w:pPr>
      <w:r w:rsidRPr="00144A0A">
        <w:rPr>
          <w:rFonts w:hint="cs"/>
          <w:rtl/>
        </w:rPr>
        <w:t>והך</w:t>
      </w:r>
    </w:p>
    <w:p w14:paraId="64C07296" w14:textId="48B4BC74" w:rsidR="00381B41" w:rsidRPr="006F2339" w:rsidRDefault="00E403A1" w:rsidP="00144A0A">
      <w:pPr>
        <w:pStyle w:val="affd"/>
        <w:rPr>
          <w:rStyle w:val="ac"/>
          <w:rFonts w:cs="PFT_Frank"/>
          <w:spacing w:val="-4"/>
          <w:sz w:val="14"/>
          <w:rtl/>
        </w:rPr>
      </w:pPr>
      <w:r w:rsidRPr="006F2339">
        <w:rPr>
          <w:rFonts w:hint="cs"/>
          <w:spacing w:val="-4"/>
          <w:rtl/>
        </w:rPr>
        <w:t xml:space="preserve">דכסהו הרוח </w:t>
      </w:r>
      <w:r w:rsidR="003E434C" w:rsidRPr="006F2339">
        <w:rPr>
          <w:rFonts w:hint="cs"/>
          <w:spacing w:val="-4"/>
          <w:rtl/>
        </w:rPr>
        <w:t>וחזר ונתגלה ד</w:t>
      </w:r>
      <w:r w:rsidRPr="006F2339">
        <w:rPr>
          <w:rFonts w:hint="cs"/>
          <w:spacing w:val="-4"/>
          <w:rtl/>
        </w:rPr>
        <w:t xml:space="preserve">חייב לכסות, </w:t>
      </w:r>
      <w:r w:rsidR="00144A0A" w:rsidRPr="006F2339">
        <w:rPr>
          <w:rFonts w:hint="cs"/>
          <w:spacing w:val="-4"/>
          <w:rtl/>
        </w:rPr>
        <w:t>ש</w:t>
      </w:r>
      <w:r w:rsidRPr="006F2339">
        <w:rPr>
          <w:rFonts w:hint="cs"/>
          <w:spacing w:val="-4"/>
          <w:rtl/>
        </w:rPr>
        <w:t xml:space="preserve">אין דחוי אצל מצות, </w:t>
      </w:r>
    </w:p>
    <w:p w14:paraId="45F8C872" w14:textId="77777777" w:rsidR="00E403A1" w:rsidRPr="00043784" w:rsidRDefault="00E403A1" w:rsidP="00144A0A">
      <w:pPr>
        <w:pStyle w:val="affd"/>
        <w:spacing w:after="60"/>
        <w:rPr>
          <w:rtl/>
        </w:rPr>
      </w:pPr>
      <w:r w:rsidRPr="00F8723C">
        <w:rPr>
          <w:rStyle w:val="ac"/>
          <w:rFonts w:cs="PFT_Frank" w:hint="cs"/>
          <w:sz w:val="14"/>
          <w:rtl/>
        </w:rPr>
        <w:t>הספק</w:t>
      </w:r>
      <w:r w:rsidRPr="000C1CD3">
        <w:rPr>
          <w:rStyle w:val="af6"/>
          <w:rFonts w:hint="cs"/>
          <w:rtl/>
        </w:rPr>
        <w:t xml:space="preserve"> אי </w:t>
      </w:r>
      <w:r w:rsidRPr="00043784">
        <w:rPr>
          <w:rFonts w:hint="cs"/>
          <w:rtl/>
        </w:rPr>
        <w:t>לחומרא</w:t>
      </w:r>
      <w:r w:rsidRPr="000C1CD3">
        <w:rPr>
          <w:rStyle w:val="af6"/>
          <w:rFonts w:hint="cs"/>
          <w:rtl/>
        </w:rPr>
        <w:t xml:space="preserve"> או </w:t>
      </w:r>
      <w:r w:rsidRPr="00043784">
        <w:rPr>
          <w:rFonts w:hint="cs"/>
          <w:rtl/>
        </w:rPr>
        <w:t xml:space="preserve">גם לקולא, </w:t>
      </w:r>
      <w:r w:rsidRPr="00F8723C">
        <w:rPr>
          <w:rStyle w:val="ac"/>
          <w:rFonts w:cs="PFT_Frank" w:hint="cs"/>
          <w:sz w:val="14"/>
          <w:rtl/>
        </w:rPr>
        <w:t>תיקו</w:t>
      </w:r>
      <w:r w:rsidRPr="00043784">
        <w:rPr>
          <w:rFonts w:hint="cs"/>
          <w:rtl/>
        </w:rPr>
        <w:t>.</w:t>
      </w:r>
    </w:p>
    <w:p w14:paraId="4BD582C4" w14:textId="27A2E8E2" w:rsidR="00144A0A" w:rsidRPr="00144A0A" w:rsidRDefault="00E403A1" w:rsidP="001711C4">
      <w:pPr>
        <w:pStyle w:val="31"/>
        <w:framePr w:wrap="notBeside"/>
        <w:rPr>
          <w:rtl/>
        </w:rPr>
      </w:pPr>
      <w:r w:rsidRPr="00144A0A">
        <w:rPr>
          <w:rFonts w:hint="cs"/>
          <w:rtl/>
        </w:rPr>
        <w:t>והך</w:t>
      </w:r>
      <w:r w:rsidR="00144A0A">
        <w:rPr>
          <w:rFonts w:hint="cs"/>
          <w:rtl/>
        </w:rPr>
        <w:t>:</w:t>
      </w:r>
    </w:p>
    <w:p w14:paraId="742EA317" w14:textId="2266FBD1" w:rsidR="002F1943" w:rsidRPr="00043784" w:rsidRDefault="00E403A1" w:rsidP="003E434C">
      <w:pPr>
        <w:pStyle w:val="affd"/>
        <w:widowControl w:val="0"/>
        <w:rPr>
          <w:rtl/>
        </w:rPr>
      </w:pPr>
      <w:r w:rsidRPr="00043784">
        <w:rPr>
          <w:rFonts w:hint="cs"/>
          <w:rtl/>
        </w:rPr>
        <w:t>דעבר ולקטן</w:t>
      </w:r>
      <w:r w:rsidR="00144A0A">
        <w:rPr>
          <w:rFonts w:hint="cs"/>
          <w:rtl/>
        </w:rPr>
        <w:t>,</w:t>
      </w:r>
      <w:r w:rsidRPr="00043784">
        <w:rPr>
          <w:rFonts w:hint="cs"/>
          <w:rtl/>
        </w:rPr>
        <w:t xml:space="preserve"> דפסול, </w:t>
      </w:r>
      <w:r w:rsidRPr="000C1CD3">
        <w:rPr>
          <w:rStyle w:val="af6"/>
          <w:rFonts w:hint="cs"/>
          <w:rtl/>
        </w:rPr>
        <w:t>וחכמים</w:t>
      </w:r>
      <w:r w:rsidR="00144A0A" w:rsidRPr="000C1CD3">
        <w:rPr>
          <w:rStyle w:val="af6"/>
          <w:rFonts w:hint="cs"/>
          <w:rtl/>
        </w:rPr>
        <w:t>:</w:t>
      </w:r>
      <w:r w:rsidRPr="00043784">
        <w:rPr>
          <w:rFonts w:hint="cs"/>
          <w:rtl/>
        </w:rPr>
        <w:t xml:space="preserve"> מכשירין, </w:t>
      </w:r>
    </w:p>
    <w:p w14:paraId="32F04BA6" w14:textId="77777777" w:rsidR="00144A0A" w:rsidRPr="00144A0A" w:rsidRDefault="003E434C" w:rsidP="001711C4">
      <w:pPr>
        <w:pStyle w:val="31"/>
        <w:framePr w:wrap="notBeside"/>
        <w:rPr>
          <w:rtl/>
        </w:rPr>
      </w:pPr>
      <w:r w:rsidRPr="00144A0A">
        <w:rPr>
          <w:rFonts w:hint="cs"/>
          <w:rtl/>
        </w:rPr>
        <w:t xml:space="preserve">לא </w:t>
      </w:r>
      <w:r w:rsidR="00144A0A" w:rsidRPr="00144A0A">
        <w:rPr>
          <w:rFonts w:hint="cs"/>
          <w:rtl/>
        </w:rPr>
        <w:t>ש</w:t>
      </w:r>
      <w:r w:rsidR="005B1143" w:rsidRPr="00144A0A">
        <w:rPr>
          <w:rFonts w:hint="cs"/>
          <w:rtl/>
        </w:rPr>
        <w:t>חלקו</w:t>
      </w:r>
    </w:p>
    <w:p w14:paraId="3C3395DA" w14:textId="46DB2400" w:rsidR="00765223" w:rsidRPr="00043784" w:rsidRDefault="00E403A1" w:rsidP="003E434C">
      <w:pPr>
        <w:pStyle w:val="affd"/>
        <w:widowControl w:val="0"/>
        <w:rPr>
          <w:rtl/>
        </w:rPr>
      </w:pPr>
      <w:r w:rsidRPr="000C1CD3">
        <w:rPr>
          <w:rStyle w:val="af6"/>
          <w:rFonts w:hint="cs"/>
          <w:rtl/>
        </w:rPr>
        <w:t xml:space="preserve">אי </w:t>
      </w:r>
      <w:r w:rsidRPr="00043784">
        <w:rPr>
          <w:rFonts w:hint="cs"/>
          <w:rtl/>
        </w:rPr>
        <w:t xml:space="preserve">יש דיחוי אצל מצוות, </w:t>
      </w:r>
    </w:p>
    <w:p w14:paraId="218866DE" w14:textId="282DB362" w:rsidR="00144A0A" w:rsidRPr="00144A0A" w:rsidRDefault="003E434C" w:rsidP="001711C4">
      <w:pPr>
        <w:pStyle w:val="31"/>
        <w:framePr w:wrap="notBeside"/>
        <w:rPr>
          <w:rtl/>
        </w:rPr>
      </w:pPr>
      <w:r w:rsidRPr="00144A0A">
        <w:rPr>
          <w:rFonts w:hint="cs"/>
          <w:rtl/>
        </w:rPr>
        <w:t xml:space="preserve">אלא </w:t>
      </w:r>
      <w:r w:rsidR="005B1143" w:rsidRPr="00144A0A">
        <w:rPr>
          <w:rFonts w:hint="cs"/>
          <w:rtl/>
        </w:rPr>
        <w:t>חלקו</w:t>
      </w:r>
      <w:r w:rsidR="00144A0A">
        <w:rPr>
          <w:rFonts w:hint="cs"/>
          <w:rtl/>
        </w:rPr>
        <w:t xml:space="preserve"> א.</w:t>
      </w:r>
    </w:p>
    <w:p w14:paraId="69278263" w14:textId="5B2C0816" w:rsidR="00144A0A" w:rsidRDefault="00E403A1" w:rsidP="00144A0A">
      <w:pPr>
        <w:pStyle w:val="affd"/>
        <w:widowControl w:val="0"/>
        <w:rPr>
          <w:rStyle w:val="af4"/>
          <w:color w:val="auto"/>
          <w:rtl/>
        </w:rPr>
      </w:pPr>
      <w:r w:rsidRPr="000C1CD3">
        <w:rPr>
          <w:rStyle w:val="af6"/>
          <w:rFonts w:hint="cs"/>
          <w:rtl/>
        </w:rPr>
        <w:t xml:space="preserve">אי </w:t>
      </w:r>
      <w:r w:rsidRPr="00043784">
        <w:rPr>
          <w:rFonts w:hint="cs"/>
          <w:rtl/>
        </w:rPr>
        <w:t>ילפי מסוכה</w:t>
      </w:r>
      <w:r w:rsidR="00144A0A">
        <w:rPr>
          <w:rFonts w:hint="cs"/>
          <w:rtl/>
        </w:rPr>
        <w:t>,</w:t>
      </w:r>
      <w:r w:rsidR="003E434C" w:rsidRPr="00043784">
        <w:rPr>
          <w:rFonts w:hint="cs"/>
          <w:rtl/>
        </w:rPr>
        <w:t xml:space="preserve"> ד</w:t>
      </w:r>
      <w:r w:rsidR="002F1943" w:rsidRPr="00043784">
        <w:rPr>
          <w:rStyle w:val="af8"/>
          <w:rFonts w:hint="cs"/>
          <w:rtl/>
        </w:rPr>
        <w:t>תעשה</w:t>
      </w:r>
      <w:r w:rsidR="002F1943" w:rsidRPr="00043784">
        <w:rPr>
          <w:rFonts w:hint="cs"/>
          <w:rtl/>
        </w:rPr>
        <w:t xml:space="preserve"> ו</w:t>
      </w:r>
      <w:r w:rsidR="003E434C" w:rsidRPr="00043784">
        <w:rPr>
          <w:rFonts w:hint="cs"/>
          <w:rtl/>
        </w:rPr>
        <w:t>לא מן העשוי</w:t>
      </w:r>
      <w:r w:rsidRPr="00043784">
        <w:rPr>
          <w:rFonts w:hint="cs"/>
          <w:rtl/>
        </w:rPr>
        <w:t>,</w:t>
      </w:r>
      <w:r w:rsidRPr="00043784">
        <w:rPr>
          <w:rStyle w:val="af4"/>
          <w:rFonts w:hint="cs"/>
          <w:color w:val="auto"/>
          <w:rtl/>
        </w:rPr>
        <w:t xml:space="preserve"> </w:t>
      </w:r>
    </w:p>
    <w:p w14:paraId="7999C821" w14:textId="77777777" w:rsidR="00144A0A" w:rsidRPr="00144A0A" w:rsidRDefault="00144A0A" w:rsidP="001711C4">
      <w:pPr>
        <w:pStyle w:val="31"/>
        <w:framePr w:wrap="notBeside"/>
        <w:rPr>
          <w:rtl/>
        </w:rPr>
      </w:pPr>
      <w:r w:rsidRPr="00144A0A">
        <w:rPr>
          <w:rFonts w:hint="cs"/>
          <w:rtl/>
        </w:rPr>
        <w:t>ב.</w:t>
      </w:r>
    </w:p>
    <w:p w14:paraId="40ED77E8" w14:textId="2DE6C5DF" w:rsidR="002F1943" w:rsidRPr="000C1CD3" w:rsidRDefault="00E403A1" w:rsidP="00144A0A">
      <w:pPr>
        <w:pStyle w:val="affd"/>
        <w:widowControl w:val="0"/>
        <w:rPr>
          <w:rStyle w:val="af6"/>
          <w:rFonts w:cs="BA Esthetic Bold"/>
          <w:b/>
          <w:szCs w:val="13"/>
          <w:rtl/>
        </w:rPr>
      </w:pPr>
      <w:r w:rsidRPr="000C1CD3">
        <w:rPr>
          <w:rStyle w:val="af6"/>
          <w:rFonts w:hint="cs"/>
          <w:rtl/>
        </w:rPr>
        <w:t xml:space="preserve">אי </w:t>
      </w:r>
      <w:r w:rsidRPr="00043784">
        <w:rPr>
          <w:rFonts w:hint="cs"/>
          <w:rtl/>
        </w:rPr>
        <w:t xml:space="preserve">צריך אגד, </w:t>
      </w:r>
      <w:r w:rsidRPr="00F8723C">
        <w:rPr>
          <w:rStyle w:val="ac"/>
          <w:rFonts w:cs="PFT_Frank" w:hint="cs"/>
          <w:sz w:val="14"/>
          <w:rtl/>
        </w:rPr>
        <w:t>כתנאי</w:t>
      </w:r>
      <w:r w:rsidRPr="00043784">
        <w:rPr>
          <w:rFonts w:hint="cs"/>
          <w:rtl/>
        </w:rPr>
        <w:t xml:space="preserve"> </w:t>
      </w:r>
      <w:r w:rsidRPr="00F8723C">
        <w:rPr>
          <w:rStyle w:val="ac"/>
          <w:rFonts w:cs="PFT_Frank" w:hint="cs"/>
          <w:sz w:val="14"/>
          <w:rtl/>
        </w:rPr>
        <w:t>באינו אגוד</w:t>
      </w:r>
      <w:r w:rsidRPr="000C1CD3">
        <w:rPr>
          <w:rStyle w:val="af6"/>
          <w:rFonts w:hint="cs"/>
          <w:rtl/>
        </w:rPr>
        <w:t xml:space="preserve"> </w:t>
      </w:r>
      <w:r w:rsidR="002F1943" w:rsidRPr="000C1CD3">
        <w:rPr>
          <w:rStyle w:val="af6"/>
          <w:rFonts w:hint="cs"/>
          <w:rtl/>
        </w:rPr>
        <w:t>דלחכמים</w:t>
      </w:r>
      <w:r w:rsidR="00144A0A" w:rsidRPr="000C1CD3">
        <w:rPr>
          <w:rStyle w:val="af6"/>
          <w:rFonts w:hint="cs"/>
          <w:rtl/>
        </w:rPr>
        <w:t>:</w:t>
      </w:r>
      <w:r w:rsidRPr="000C1CD3">
        <w:rPr>
          <w:rStyle w:val="af6"/>
          <w:rFonts w:hint="cs"/>
          <w:rtl/>
        </w:rPr>
        <w:t xml:space="preserve"> </w:t>
      </w:r>
      <w:r w:rsidRPr="00043784">
        <w:rPr>
          <w:rFonts w:hint="cs"/>
          <w:rtl/>
        </w:rPr>
        <w:t>כשר</w:t>
      </w:r>
      <w:r w:rsidR="002F1943" w:rsidRPr="000C1CD3">
        <w:rPr>
          <w:rStyle w:val="af6"/>
          <w:rFonts w:hint="cs"/>
          <w:rtl/>
        </w:rPr>
        <w:t>,</w:t>
      </w:r>
      <w:r w:rsidRPr="000C1CD3">
        <w:rPr>
          <w:rStyle w:val="af6"/>
          <w:rFonts w:hint="cs"/>
          <w:rtl/>
        </w:rPr>
        <w:t xml:space="preserve"> </w:t>
      </w:r>
      <w:r w:rsidR="002F1943" w:rsidRPr="000C1CD3">
        <w:rPr>
          <w:rStyle w:val="af6"/>
          <w:rFonts w:hint="cs"/>
          <w:rtl/>
        </w:rPr>
        <w:t xml:space="preserve">   </w:t>
      </w:r>
    </w:p>
    <w:p w14:paraId="711DDE10" w14:textId="127E7B55" w:rsidR="002F1943" w:rsidRPr="00F8723C" w:rsidRDefault="002F1943" w:rsidP="002F1943">
      <w:pPr>
        <w:pStyle w:val="affd"/>
        <w:widowControl w:val="0"/>
        <w:rPr>
          <w:rStyle w:val="ac"/>
          <w:rFonts w:cs="PFT_Frank"/>
          <w:sz w:val="14"/>
          <w:rtl/>
        </w:rPr>
      </w:pPr>
      <w:r w:rsidRPr="000C1CD3">
        <w:rPr>
          <w:rStyle w:val="af6"/>
          <w:rFonts w:hint="cs"/>
          <w:rtl/>
        </w:rPr>
        <w:t xml:space="preserve">     ולר"י</w:t>
      </w:r>
      <w:r w:rsidR="00144A0A" w:rsidRPr="000C1CD3">
        <w:rPr>
          <w:rStyle w:val="af6"/>
          <w:rFonts w:hint="cs"/>
          <w:rtl/>
        </w:rPr>
        <w:t>:</w:t>
      </w:r>
      <w:r w:rsidR="00E403A1" w:rsidRPr="000C1CD3">
        <w:rPr>
          <w:rStyle w:val="af6"/>
          <w:rFonts w:hint="cs"/>
          <w:rtl/>
        </w:rPr>
        <w:t xml:space="preserve"> </w:t>
      </w:r>
      <w:r w:rsidR="00E403A1" w:rsidRPr="00043784">
        <w:rPr>
          <w:rFonts w:hint="cs"/>
          <w:rtl/>
        </w:rPr>
        <w:t>פסול</w:t>
      </w:r>
      <w:r w:rsidRPr="000C1CD3">
        <w:rPr>
          <w:rStyle w:val="af6"/>
          <w:rFonts w:hint="cs"/>
          <w:rtl/>
        </w:rPr>
        <w:t>,</w:t>
      </w:r>
      <w:r w:rsidR="00E403A1" w:rsidRPr="000C1CD3">
        <w:rPr>
          <w:rStyle w:val="af6"/>
          <w:rFonts w:hint="cs"/>
          <w:rtl/>
        </w:rPr>
        <w:t xml:space="preserve"> </w:t>
      </w:r>
      <w:r w:rsidRPr="00043784">
        <w:rPr>
          <w:rFonts w:hint="cs"/>
          <w:rtl/>
        </w:rPr>
        <w:t>ד</w:t>
      </w:r>
      <w:r w:rsidR="00E403A1" w:rsidRPr="00043784">
        <w:rPr>
          <w:rFonts w:hint="cs"/>
          <w:rtl/>
        </w:rPr>
        <w:t xml:space="preserve">יליף </w:t>
      </w:r>
      <w:r w:rsidR="00E403A1" w:rsidRPr="00043784">
        <w:rPr>
          <w:rStyle w:val="af8"/>
          <w:rFonts w:hint="cs"/>
          <w:rtl/>
        </w:rPr>
        <w:t>לקיחה</w:t>
      </w:r>
      <w:r w:rsidR="00E403A1" w:rsidRPr="00043784">
        <w:rPr>
          <w:rFonts w:hint="cs"/>
          <w:rtl/>
        </w:rPr>
        <w:t xml:space="preserve"> מאגודת אזוב, </w:t>
      </w:r>
    </w:p>
    <w:p w14:paraId="31A1E730" w14:textId="4229C1BF" w:rsidR="00144A0A" w:rsidRPr="00144A0A" w:rsidRDefault="00E403A1" w:rsidP="001711C4">
      <w:pPr>
        <w:pStyle w:val="31"/>
        <w:framePr w:wrap="notBeside"/>
        <w:rPr>
          <w:rtl/>
        </w:rPr>
      </w:pPr>
      <w:r w:rsidRPr="00144A0A">
        <w:rPr>
          <w:rFonts w:hint="cs"/>
          <w:rtl/>
        </w:rPr>
        <w:t>והך</w:t>
      </w:r>
      <w:r w:rsidR="00144A0A">
        <w:rPr>
          <w:rFonts w:hint="cs"/>
          <w:rtl/>
        </w:rPr>
        <w:t>:</w:t>
      </w:r>
    </w:p>
    <w:p w14:paraId="21DD0366" w14:textId="2B5077A5" w:rsidR="00E403A1" w:rsidRPr="00043784" w:rsidRDefault="00E403A1" w:rsidP="002F1943">
      <w:pPr>
        <w:pStyle w:val="affd"/>
        <w:widowControl w:val="0"/>
        <w:rPr>
          <w:rtl/>
        </w:rPr>
      </w:pPr>
      <w:r w:rsidRPr="00043784">
        <w:rPr>
          <w:rFonts w:hint="cs"/>
          <w:rtl/>
        </w:rPr>
        <w:t>דמצוה לאגדו</w:t>
      </w:r>
      <w:r w:rsidR="002F1943" w:rsidRPr="00043784">
        <w:rPr>
          <w:rFonts w:hint="cs"/>
          <w:rtl/>
        </w:rPr>
        <w:t>,</w:t>
      </w:r>
      <w:r w:rsidRPr="00043784">
        <w:rPr>
          <w:rFonts w:hint="cs"/>
          <w:rtl/>
        </w:rPr>
        <w:t xml:space="preserve"> </w:t>
      </w:r>
      <w:r w:rsidR="00144A0A">
        <w:rPr>
          <w:rFonts w:hint="cs"/>
          <w:rtl/>
        </w:rPr>
        <w:t xml:space="preserve">- </w:t>
      </w:r>
      <w:r w:rsidR="002F1943" w:rsidRPr="000C1CD3">
        <w:rPr>
          <w:rStyle w:val="af6"/>
          <w:rFonts w:hint="cs"/>
          <w:rtl/>
        </w:rPr>
        <w:t>כחכמים</w:t>
      </w:r>
      <w:r w:rsidR="00144A0A" w:rsidRPr="000C1CD3">
        <w:rPr>
          <w:rStyle w:val="af6"/>
          <w:rFonts w:hint="cs"/>
          <w:rtl/>
        </w:rPr>
        <w:t>:</w:t>
      </w:r>
      <w:r w:rsidR="002F1943" w:rsidRPr="00043784">
        <w:rPr>
          <w:rFonts w:hint="cs"/>
          <w:rtl/>
        </w:rPr>
        <w:t xml:space="preserve"> </w:t>
      </w:r>
      <w:r w:rsidRPr="00043784">
        <w:rPr>
          <w:rFonts w:hint="cs"/>
          <w:rtl/>
        </w:rPr>
        <w:t xml:space="preserve">משום </w:t>
      </w:r>
      <w:r w:rsidRPr="00043784">
        <w:rPr>
          <w:rStyle w:val="af8"/>
          <w:rFonts w:hint="cs"/>
          <w:rtl/>
        </w:rPr>
        <w:t>ואנווהו</w:t>
      </w:r>
      <w:r w:rsidRPr="00043784">
        <w:rPr>
          <w:rFonts w:hint="cs"/>
          <w:rtl/>
        </w:rPr>
        <w:t>.</w:t>
      </w:r>
    </w:p>
    <w:p w14:paraId="36D83600" w14:textId="77777777" w:rsidR="00E403A1" w:rsidRPr="00C01657" w:rsidRDefault="00E403A1" w:rsidP="009D377E">
      <w:pPr>
        <w:pStyle w:val="ad"/>
        <w:framePr w:wrap="around"/>
        <w:rPr>
          <w:rStyle w:val="ae"/>
          <w:rtl/>
        </w:rPr>
      </w:pPr>
      <w:bookmarkStart w:id="221" w:name="_Toc155720405"/>
      <w:r w:rsidRPr="00C01657">
        <w:rPr>
          <w:rStyle w:val="ae"/>
          <w:rFonts w:hint="cs"/>
          <w:rtl/>
        </w:rPr>
        <w:t>לג:</w:t>
      </w:r>
      <w:bookmarkEnd w:id="221"/>
    </w:p>
    <w:p w14:paraId="1F9C5E97" w14:textId="77777777" w:rsidR="007D6687" w:rsidRPr="00144A0A" w:rsidRDefault="00E403A1" w:rsidP="003049F3">
      <w:pPr>
        <w:pStyle w:val="a5"/>
        <w:rPr>
          <w:rtl/>
        </w:rPr>
      </w:pPr>
      <w:ins w:id="9831" w:author="מספור קטעי משנה" w:date="2026-10-06T06:45:53Z">
        <w:r>
          <w:rPr>
            <w:rStyle w:val="MisparKeta"/>
          </w:rPr>
          <w:t xml:space="preserve">ב. </w:t>
        </w:r>
      </w:ins>
      <w:bookmarkStart w:id="222" w:name="_Toc155720406"/>
      <w:r w:rsidRPr="00144A0A">
        <w:rPr>
          <w:rFonts w:hint="cs"/>
          <w:rtl/>
        </w:rPr>
        <w:t>ענביו מרובין פסול</w:t>
      </w:r>
      <w:bookmarkEnd w:id="222"/>
      <w:r w:rsidR="002F1943" w:rsidRPr="00144A0A">
        <w:rPr>
          <w:rFonts w:hint="cs"/>
          <w:rtl/>
        </w:rPr>
        <w:t xml:space="preserve"> </w:t>
      </w:r>
    </w:p>
    <w:p w14:paraId="7A19978A" w14:textId="77777777" w:rsidR="00144A0A" w:rsidRPr="00144A0A" w:rsidRDefault="00E403A1" w:rsidP="001711C4">
      <w:pPr>
        <w:pStyle w:val="31"/>
        <w:framePr w:wrap="notBeside"/>
        <w:rPr>
          <w:rtl/>
        </w:rPr>
      </w:pPr>
      <w:r w:rsidRPr="00144A0A">
        <w:rPr>
          <w:rFonts w:hint="cs"/>
          <w:rtl/>
        </w:rPr>
        <w:t>ר</w:t>
      </w:r>
      <w:r w:rsidR="002F1943" w:rsidRPr="00144A0A">
        <w:rPr>
          <w:rFonts w:hint="cs"/>
          <w:rtl/>
        </w:rPr>
        <w:t>בנו הגדול</w:t>
      </w:r>
      <w:r w:rsidRPr="00144A0A">
        <w:rPr>
          <w:rFonts w:hint="cs"/>
          <w:rtl/>
        </w:rPr>
        <w:t>:</w:t>
      </w:r>
    </w:p>
    <w:p w14:paraId="4CE5905C" w14:textId="74B289D3" w:rsidR="007D6687" w:rsidRPr="00043784" w:rsidRDefault="00E403A1" w:rsidP="003D6607">
      <w:pPr>
        <w:rPr>
          <w:rtl/>
        </w:rPr>
      </w:pPr>
      <w:r w:rsidRPr="00043784">
        <w:rPr>
          <w:rFonts w:hint="cs"/>
          <w:rtl/>
        </w:rPr>
        <w:t xml:space="preserve">דוקא </w:t>
      </w:r>
      <w:r w:rsidRPr="00C91EAB">
        <w:rPr>
          <w:rFonts w:cs="PFT_Frank" w:hint="cs"/>
          <w:b/>
          <w:bCs/>
          <w:szCs w:val="14"/>
          <w:rtl/>
        </w:rPr>
        <w:t>שחורות</w:t>
      </w:r>
      <w:r w:rsidRPr="00043784">
        <w:rPr>
          <w:rFonts w:hint="cs"/>
          <w:rtl/>
        </w:rPr>
        <w:t xml:space="preserve"> אבל ירוקות מין הדס וכשר, </w:t>
      </w:r>
    </w:p>
    <w:p w14:paraId="0526DBD2" w14:textId="56A7C432" w:rsidR="00144A0A" w:rsidRPr="00144A0A" w:rsidRDefault="00E403A1" w:rsidP="001711C4">
      <w:pPr>
        <w:pStyle w:val="31"/>
        <w:framePr w:wrap="notBeside"/>
        <w:rPr>
          <w:rtl/>
        </w:rPr>
      </w:pPr>
      <w:r w:rsidRPr="00144A0A">
        <w:rPr>
          <w:rFonts w:hint="cs"/>
          <w:rtl/>
        </w:rPr>
        <w:t>ר</w:t>
      </w:r>
      <w:r w:rsidRPr="00144A0A">
        <w:rPr>
          <w:rtl/>
        </w:rPr>
        <w:t>"</w:t>
      </w:r>
      <w:r w:rsidRPr="00144A0A">
        <w:rPr>
          <w:rFonts w:hint="cs"/>
          <w:rtl/>
        </w:rPr>
        <w:t>פ</w:t>
      </w:r>
      <w:r w:rsidR="00144A0A">
        <w:rPr>
          <w:rFonts w:hint="cs"/>
          <w:rtl/>
        </w:rPr>
        <w:t>:</w:t>
      </w:r>
    </w:p>
    <w:p w14:paraId="1DDFFA88" w14:textId="56FEE7C9" w:rsidR="00E403A1" w:rsidRPr="00043784" w:rsidRDefault="00E403A1" w:rsidP="007D6687">
      <w:pPr>
        <w:pStyle w:val="affd"/>
        <w:rPr>
          <w:rtl/>
        </w:rPr>
      </w:pPr>
      <w:r w:rsidRPr="00043784">
        <w:rPr>
          <w:rFonts w:hint="cs"/>
          <w:rtl/>
        </w:rPr>
        <w:t xml:space="preserve">אדומות כשחורות, כדם שחור דאדום הוא אלא שלקה, </w:t>
      </w:r>
    </w:p>
    <w:p w14:paraId="349AF678" w14:textId="77777777" w:rsidR="007D6687" w:rsidRPr="00043784" w:rsidRDefault="00E403A1" w:rsidP="003049F3">
      <w:pPr>
        <w:pStyle w:val="a5"/>
        <w:rPr>
          <w:rtl/>
        </w:rPr>
      </w:pPr>
      <w:ins w:id="9832" w:author="מספור קטעי משנה" w:date="2026-10-06T06:45:53Z">
        <w:r>
          <w:rPr>
            <w:rStyle w:val="MisparKeta"/>
          </w:rPr>
          <w:t xml:space="preserve">א. </w:t>
        </w:r>
      </w:ins>
      <w:bookmarkStart w:id="223" w:name="_Toc155720407"/>
      <w:r w:rsidRPr="00043784">
        <w:rPr>
          <w:rStyle w:val="a6"/>
          <w:rFonts w:hint="cs"/>
          <w:spacing w:val="0"/>
          <w:rtl/>
        </w:rPr>
        <w:t>מיעטן כשר</w:t>
      </w:r>
      <w:bookmarkEnd w:id="223"/>
      <w:r w:rsidRPr="00043784">
        <w:rPr>
          <w:rFonts w:hint="cs"/>
          <w:rtl/>
        </w:rPr>
        <w:t xml:space="preserve"> </w:t>
      </w:r>
    </w:p>
    <w:p w14:paraId="37EE22E0" w14:textId="71CF1354" w:rsidR="00E403A1" w:rsidRPr="00043784" w:rsidRDefault="00E403A1" w:rsidP="00FB5A2F">
      <w:pPr>
        <w:rPr>
          <w:rtl/>
        </w:rPr>
      </w:pPr>
      <w:r w:rsidRPr="00043784">
        <w:rPr>
          <w:rFonts w:hint="cs"/>
          <w:rtl/>
        </w:rPr>
        <w:t>אפי' אחר אגד, הזמנה בעלמא</w:t>
      </w:r>
      <w:r w:rsidR="00144A0A">
        <w:rPr>
          <w:rFonts w:hint="cs"/>
          <w:rtl/>
        </w:rPr>
        <w:t>,</w:t>
      </w:r>
      <w:r w:rsidRPr="00043784">
        <w:rPr>
          <w:rFonts w:hint="cs"/>
          <w:rtl/>
        </w:rPr>
        <w:t xml:space="preserve"> ולא דיחוי מעיקרא הוא.</w:t>
      </w:r>
    </w:p>
    <w:p w14:paraId="45BCB794" w14:textId="2A2B61B9" w:rsidR="007D6687" w:rsidRPr="00043784" w:rsidRDefault="00E403A1" w:rsidP="003049F3">
      <w:pPr>
        <w:pStyle w:val="a5"/>
        <w:rPr>
          <w:rtl/>
        </w:rPr>
      </w:pPr>
      <w:ins w:id="9833" w:author="מספור קטעי משנה" w:date="2026-10-06T06:45:53Z">
        <w:r>
          <w:rPr>
            <w:rStyle w:val="MisparKeta"/>
          </w:rPr>
          <w:t xml:space="preserve">ב. </w:t>
        </w:r>
      </w:ins>
      <w:bookmarkStart w:id="224" w:name="_Toc155720408"/>
      <w:r w:rsidRPr="00043784">
        <w:rPr>
          <w:rStyle w:val="a6"/>
          <w:rFonts w:hint="cs"/>
          <w:spacing w:val="0"/>
          <w:rtl/>
        </w:rPr>
        <w:t>אין ממעטין ביו</w:t>
      </w:r>
      <w:r w:rsidRPr="00043784">
        <w:rPr>
          <w:rStyle w:val="a6"/>
          <w:spacing w:val="0"/>
          <w:rtl/>
        </w:rPr>
        <w:t>"</w:t>
      </w:r>
      <w:r w:rsidRPr="00043784">
        <w:rPr>
          <w:rStyle w:val="a6"/>
          <w:rFonts w:hint="cs"/>
          <w:spacing w:val="0"/>
          <w:rtl/>
        </w:rPr>
        <w:t>ט</w:t>
      </w:r>
      <w:r w:rsidR="00144A0A">
        <w:rPr>
          <w:rStyle w:val="a6"/>
          <w:rFonts w:hint="cs"/>
          <w:spacing w:val="0"/>
          <w:rtl/>
        </w:rPr>
        <w:t>,</w:t>
      </w:r>
      <w:r w:rsidRPr="00043784">
        <w:rPr>
          <w:rFonts w:hint="cs"/>
          <w:rtl/>
        </w:rPr>
        <w:t xml:space="preserve"> </w:t>
      </w:r>
      <w:r w:rsidRPr="00043784">
        <w:rPr>
          <w:rStyle w:val="a6"/>
          <w:rFonts w:hint="cs"/>
          <w:spacing w:val="0"/>
          <w:rtl/>
        </w:rPr>
        <w:t>עבר ולקטן כשר</w:t>
      </w:r>
      <w:r w:rsidR="00144A0A">
        <w:rPr>
          <w:rStyle w:val="a6"/>
          <w:rFonts w:hint="cs"/>
          <w:spacing w:val="0"/>
          <w:rtl/>
        </w:rPr>
        <w:t>.</w:t>
      </w:r>
      <w:bookmarkEnd w:id="224"/>
      <w:r w:rsidRPr="00043784">
        <w:rPr>
          <w:rFonts w:hint="cs"/>
          <w:rtl/>
        </w:rPr>
        <w:t xml:space="preserve"> </w:t>
      </w:r>
    </w:p>
    <w:p w14:paraId="4529BAF8" w14:textId="77777777" w:rsidR="00144A0A" w:rsidRPr="00144A0A" w:rsidRDefault="00FC16C5" w:rsidP="001711C4">
      <w:pPr>
        <w:pStyle w:val="31"/>
        <w:framePr w:wrap="notBeside"/>
        <w:rPr>
          <w:rtl/>
        </w:rPr>
      </w:pPr>
      <w:r w:rsidRPr="00144A0A">
        <w:rPr>
          <w:rFonts w:hint="cs"/>
          <w:rtl/>
        </w:rPr>
        <w:t>אין לפשוט</w:t>
      </w:r>
    </w:p>
    <w:p w14:paraId="73DB7830" w14:textId="489F0F99" w:rsidR="00FC16C5" w:rsidRPr="00043784" w:rsidRDefault="00FC16C5" w:rsidP="00FB5A2F">
      <w:pPr>
        <w:rPr>
          <w:rtl/>
        </w:rPr>
      </w:pPr>
      <w:r w:rsidRPr="00043784">
        <w:rPr>
          <w:rFonts w:hint="cs"/>
          <w:rtl/>
        </w:rPr>
        <w:t xml:space="preserve">לנראה ונדחה ונראה, דאפשר דאשחור בערב יו''ט, </w:t>
      </w:r>
      <w:r w:rsidRPr="00F8723C">
        <w:rPr>
          <w:rFonts w:cs="PFT_Frank" w:hint="cs"/>
          <w:b/>
          <w:bCs/>
          <w:sz w:val="14"/>
          <w:szCs w:val="14"/>
          <w:rtl/>
        </w:rPr>
        <w:t>ונפשוט</w:t>
      </w:r>
      <w:r w:rsidRPr="00043784">
        <w:rPr>
          <w:rFonts w:hint="cs"/>
          <w:rtl/>
        </w:rPr>
        <w:t xml:space="preserve"> רק דדיחוי מעיקרא לא הוי דיחוי.</w:t>
      </w:r>
    </w:p>
    <w:p w14:paraId="176D4914" w14:textId="2AC81B9D" w:rsidR="004C2D3E" w:rsidRPr="004C2D3E" w:rsidRDefault="007D6687" w:rsidP="001711C4">
      <w:pPr>
        <w:pStyle w:val="31"/>
        <w:framePr w:wrap="notBeside"/>
        <w:rPr>
          <w:rtl/>
        </w:rPr>
      </w:pPr>
      <w:r w:rsidRPr="004C2D3E">
        <w:rPr>
          <w:rFonts w:hint="cs"/>
          <w:rtl/>
        </w:rPr>
        <w:t>ר</w:t>
      </w:r>
      <w:r w:rsidR="000851C4">
        <w:rPr>
          <w:rFonts w:hint="cs"/>
          <w:rtl/>
        </w:rPr>
        <w:t xml:space="preserve">"א </w:t>
      </w:r>
      <w:r w:rsidRPr="004C2D3E">
        <w:rPr>
          <w:rFonts w:hint="cs"/>
          <w:rtl/>
        </w:rPr>
        <w:t>ב''</w:t>
      </w:r>
      <w:r w:rsidR="000851C4">
        <w:rPr>
          <w:rFonts w:hint="cs"/>
          <w:rtl/>
        </w:rPr>
        <w:t>ש:</w:t>
      </w:r>
    </w:p>
    <w:p w14:paraId="459EB7F5" w14:textId="1E60746E" w:rsidR="00E403A1" w:rsidRPr="00043784" w:rsidRDefault="003A1550" w:rsidP="003A1550">
      <w:pPr>
        <w:pStyle w:val="affd"/>
        <w:spacing w:before="60"/>
        <w:rPr>
          <w:rtl/>
        </w:rPr>
      </w:pPr>
      <w:r w:rsidRPr="00043784">
        <w:rPr>
          <w:rFonts w:hint="cs"/>
          <w:rtl/>
        </w:rPr>
        <w:t xml:space="preserve">ממעטין לאכילה </w:t>
      </w:r>
      <w:r w:rsidR="007D6687" w:rsidRPr="00043784">
        <w:rPr>
          <w:rFonts w:hint="cs"/>
          <w:rtl/>
        </w:rPr>
        <w:t>ביו''ט</w:t>
      </w:r>
      <w:r w:rsidRPr="00043784">
        <w:rPr>
          <w:rFonts w:hint="cs"/>
          <w:rtl/>
        </w:rPr>
        <w:t>,</w:t>
      </w:r>
      <w:r w:rsidR="007D6687" w:rsidRPr="00043784">
        <w:rPr>
          <w:rFonts w:hint="cs"/>
          <w:rtl/>
        </w:rPr>
        <w:t xml:space="preserve"> </w:t>
      </w:r>
      <w:r w:rsidR="007D6687" w:rsidRPr="00F8723C">
        <w:rPr>
          <w:rStyle w:val="ac"/>
          <w:rFonts w:cs="PFT_Frank" w:hint="cs"/>
          <w:sz w:val="14"/>
          <w:rtl/>
        </w:rPr>
        <w:t>ולאו מתקן כלי</w:t>
      </w:r>
      <w:r w:rsidRPr="00F8723C">
        <w:rPr>
          <w:rStyle w:val="ac"/>
          <w:rFonts w:cs="PFT_Frank" w:hint="cs"/>
          <w:sz w:val="14"/>
          <w:rtl/>
        </w:rPr>
        <w:t xml:space="preserve"> </w:t>
      </w:r>
      <w:r w:rsidRPr="000C1CD3">
        <w:rPr>
          <w:rStyle w:val="af6"/>
          <w:rFonts w:hint="cs"/>
          <w:rtl/>
        </w:rPr>
        <w:t>דס''ל כאביו</w:t>
      </w:r>
      <w:r w:rsidRPr="00043784">
        <w:rPr>
          <w:rFonts w:hint="cs"/>
          <w:rtl/>
        </w:rPr>
        <w:t xml:space="preserve"> </w:t>
      </w:r>
      <w:r w:rsidR="007D6687" w:rsidRPr="00043784">
        <w:rPr>
          <w:rFonts w:hint="cs"/>
          <w:rtl/>
        </w:rPr>
        <w:t>ד</w:t>
      </w:r>
      <w:r w:rsidRPr="00043784">
        <w:rPr>
          <w:rFonts w:hint="cs"/>
          <w:rtl/>
        </w:rPr>
        <w:t>ב</w:t>
      </w:r>
      <w:r w:rsidR="007D6687" w:rsidRPr="00043784">
        <w:rPr>
          <w:rFonts w:hint="cs"/>
          <w:rtl/>
        </w:rPr>
        <w:t xml:space="preserve">שאין מתכוון </w:t>
      </w:r>
      <w:r w:rsidRPr="00043784">
        <w:rPr>
          <w:rFonts w:hint="cs"/>
          <w:rtl/>
        </w:rPr>
        <w:t xml:space="preserve">מותר, </w:t>
      </w:r>
      <w:r w:rsidR="007D6687" w:rsidRPr="00043784">
        <w:rPr>
          <w:rFonts w:hint="cs"/>
          <w:rtl/>
        </w:rPr>
        <w:t>ולאו פסיק רישא דיש לו אחר</w:t>
      </w:r>
      <w:r w:rsidR="00FB5A2F" w:rsidRPr="00043784">
        <w:rPr>
          <w:rFonts w:hint="cs"/>
          <w:rtl/>
        </w:rPr>
        <w:t>,</w:t>
      </w:r>
      <w:r w:rsidR="007D6687" w:rsidRPr="00043784">
        <w:rPr>
          <w:rFonts w:hint="cs"/>
          <w:rtl/>
        </w:rPr>
        <w:t xml:space="preserve"> </w:t>
      </w:r>
    </w:p>
    <w:p w14:paraId="750408D8" w14:textId="77777777" w:rsidR="00FB5A2F" w:rsidRPr="00043784" w:rsidRDefault="00E403A1" w:rsidP="00F856E4">
      <w:pPr>
        <w:widowControl w:val="0"/>
        <w:spacing w:before="60"/>
        <w:rPr>
          <w:rtl/>
        </w:rPr>
      </w:pPr>
      <w:bookmarkStart w:id="225" w:name="_Toc155720409"/>
      <w:r w:rsidRPr="007C19A7">
        <w:rPr>
          <w:rStyle w:val="af2"/>
          <w:rFonts w:hint="cs"/>
          <w:rtl/>
        </w:rPr>
        <w:t>הותר אגדו</w:t>
      </w:r>
      <w:bookmarkEnd w:id="225"/>
      <w:r w:rsidRPr="00043784">
        <w:rPr>
          <w:rFonts w:hint="cs"/>
          <w:rtl/>
        </w:rPr>
        <w:t xml:space="preserve"> ביו</w:t>
      </w:r>
      <w:r w:rsidRPr="00043784">
        <w:rPr>
          <w:rtl/>
        </w:rPr>
        <w:t>"</w:t>
      </w:r>
      <w:r w:rsidRPr="00043784">
        <w:rPr>
          <w:rFonts w:hint="cs"/>
          <w:rtl/>
        </w:rPr>
        <w:t xml:space="preserve">ט </w:t>
      </w:r>
      <w:r w:rsidRPr="00F8723C">
        <w:rPr>
          <w:rStyle w:val="ac"/>
          <w:rFonts w:cs="PFT_Frank" w:hint="cs"/>
          <w:sz w:val="14"/>
          <w:rtl/>
        </w:rPr>
        <w:t>אוגדו</w:t>
      </w:r>
      <w:r w:rsidRPr="00043784">
        <w:rPr>
          <w:rFonts w:hint="cs"/>
          <w:rtl/>
        </w:rPr>
        <w:t xml:space="preserve"> כירק, </w:t>
      </w:r>
    </w:p>
    <w:p w14:paraId="36D43451" w14:textId="0DC63BFF" w:rsidR="00E403A1" w:rsidRPr="00043784" w:rsidRDefault="00E403A1" w:rsidP="00FB5A2F">
      <w:pPr>
        <w:pStyle w:val="affd"/>
        <w:rPr>
          <w:rtl/>
        </w:rPr>
      </w:pPr>
      <w:r w:rsidRPr="00043784">
        <w:rPr>
          <w:rFonts w:hint="cs"/>
          <w:rtl/>
        </w:rPr>
        <w:t>ולא בעניבה</w:t>
      </w:r>
      <w:r w:rsidR="002227DF">
        <w:rPr>
          <w:rFonts w:hint="cs"/>
          <w:rtl/>
        </w:rPr>
        <w:t>,</w:t>
      </w:r>
      <w:r w:rsidRPr="00043784">
        <w:rPr>
          <w:rFonts w:hint="cs"/>
          <w:rtl/>
        </w:rPr>
        <w:t xml:space="preserve"> </w:t>
      </w:r>
      <w:r w:rsidRPr="000C1CD3">
        <w:rPr>
          <w:rStyle w:val="af6"/>
          <w:rFonts w:hint="cs"/>
          <w:rtl/>
        </w:rPr>
        <w:t>כר</w:t>
      </w:r>
      <w:r w:rsidRPr="000C1CD3">
        <w:rPr>
          <w:rStyle w:val="af6"/>
          <w:rtl/>
        </w:rPr>
        <w:t>"</w:t>
      </w:r>
      <w:r w:rsidRPr="000C1CD3">
        <w:rPr>
          <w:rStyle w:val="af6"/>
          <w:rFonts w:hint="cs"/>
          <w:rtl/>
        </w:rPr>
        <w:t>י</w:t>
      </w:r>
      <w:r w:rsidR="004C2D3E" w:rsidRPr="000C1CD3">
        <w:rPr>
          <w:rStyle w:val="af6"/>
          <w:rFonts w:hint="cs"/>
          <w:rtl/>
        </w:rPr>
        <w:t>:</w:t>
      </w:r>
      <w:r w:rsidRPr="00043784">
        <w:rPr>
          <w:rFonts w:hint="cs"/>
          <w:rtl/>
        </w:rPr>
        <w:t xml:space="preserve"> דקשירה היא, ולא </w:t>
      </w:r>
      <w:r w:rsidRPr="000C1CD3">
        <w:rPr>
          <w:rStyle w:val="af6"/>
          <w:rFonts w:hint="cs"/>
          <w:rtl/>
        </w:rPr>
        <w:t>כר</w:t>
      </w:r>
      <w:r w:rsidRPr="000C1CD3">
        <w:rPr>
          <w:rStyle w:val="af6"/>
          <w:rtl/>
        </w:rPr>
        <w:t>"</w:t>
      </w:r>
      <w:r w:rsidRPr="000C1CD3">
        <w:rPr>
          <w:rStyle w:val="af6"/>
          <w:rFonts w:hint="cs"/>
          <w:rtl/>
        </w:rPr>
        <w:t>י</w:t>
      </w:r>
      <w:r w:rsidR="004C2D3E" w:rsidRPr="000C1CD3">
        <w:rPr>
          <w:rStyle w:val="af6"/>
          <w:rFonts w:hint="cs"/>
          <w:rtl/>
        </w:rPr>
        <w:t>:</w:t>
      </w:r>
      <w:r w:rsidRPr="00043784">
        <w:rPr>
          <w:rFonts w:hint="cs"/>
          <w:rtl/>
        </w:rPr>
        <w:t xml:space="preserve"> דבעי אגד מעליא.</w:t>
      </w:r>
    </w:p>
    <w:p w14:paraId="05E7C5FF" w14:textId="35DCB732" w:rsidR="00E403A1" w:rsidRPr="00E42FF2" w:rsidRDefault="0026136E" w:rsidP="00E42FF2">
      <w:pPr>
        <w:pStyle w:val="af"/>
        <w:rPr>
          <w:rtl/>
        </w:rPr>
      </w:pPr>
      <w:r>
        <w:rPr>
          <w:rFonts w:hint="cs"/>
          <w:rtl/>
        </w:rPr>
        <w:t>***</w:t>
      </w:r>
    </w:p>
    <w:p>
      <w:pPr>
        <w:pStyle w:val="MishnaBatzad"/>
        <w:rPr>
          <w:ins w:id="20239" w:author="קלוד" w:date="2026-10-06T10:10:33Z"/>
        </w:rPr>
      </w:pPr>
      <w:ins w:id="20238" w:author="קלוד" w:date="2026-10-06T10:10:33Z">
        <w:r>
          <w:t xml:space="preserve">משנה ג</w:t>
        </w:r>
      </w:ins>
    </w:p>
    <w:p w14:paraId="27A36E74" w14:textId="1FCA4B88" w:rsidR="00B97E6F" w:rsidRPr="00721B7C" w:rsidRDefault="00E403A1" w:rsidP="009D377E">
      <w:pPr>
        <w:pStyle w:val="afff"/>
        <w:rPr>
          <w:rtl/>
        </w:rPr>
      </w:pPr>
      <w:bookmarkStart w:id="226" w:name="_Toc155720410"/>
      <w:r w:rsidRPr="002C01B4">
        <w:rPr>
          <w:rStyle w:val="afffd"/>
          <w:rFonts w:hint="cs"/>
          <w:rtl/>
        </w:rPr>
        <w:t>ערבה גזולה</w:t>
      </w:r>
      <w:r w:rsidR="005C79AD">
        <w:rPr>
          <w:rStyle w:val="afffd"/>
          <w:rFonts w:hint="cs"/>
          <w:rtl/>
        </w:rPr>
        <w:t>,</w:t>
      </w:r>
      <w:r w:rsidRPr="002C01B4">
        <w:rPr>
          <w:rStyle w:val="afffd"/>
          <w:rFonts w:hint="cs"/>
          <w:rtl/>
        </w:rPr>
        <w:t xml:space="preserve"> יבשה</w:t>
      </w:r>
      <w:r w:rsidR="005C79AD">
        <w:rPr>
          <w:rStyle w:val="afffd"/>
          <w:rFonts w:hint="cs"/>
          <w:rtl/>
        </w:rPr>
        <w:t>,</w:t>
      </w:r>
      <w:r w:rsidRPr="00721B7C">
        <w:rPr>
          <w:rFonts w:hint="cs"/>
          <w:rtl/>
        </w:rPr>
        <w:t xml:space="preserve"> אשרה</w:t>
      </w:r>
      <w:r w:rsidR="005C79AD">
        <w:rPr>
          <w:rFonts w:hint="cs"/>
          <w:rtl/>
        </w:rPr>
        <w:t>,</w:t>
      </w:r>
      <w:r w:rsidRPr="00721B7C">
        <w:rPr>
          <w:rFonts w:hint="cs"/>
          <w:rtl/>
        </w:rPr>
        <w:t xml:space="preserve"> ועיה</w:t>
      </w:r>
      <w:r w:rsidRPr="00721B7C">
        <w:rPr>
          <w:rtl/>
        </w:rPr>
        <w:t>"</w:t>
      </w:r>
      <w:r w:rsidRPr="00721B7C">
        <w:rPr>
          <w:rFonts w:hint="cs"/>
          <w:rtl/>
        </w:rPr>
        <w:t>נ</w:t>
      </w:r>
      <w:r w:rsidR="005C79AD">
        <w:rPr>
          <w:rFonts w:hint="cs"/>
          <w:rtl/>
        </w:rPr>
        <w:t>,</w:t>
      </w:r>
      <w:bookmarkEnd w:id="226"/>
    </w:p>
    <w:p w14:paraId="43D10F10" w14:textId="3BC3198F" w:rsidR="003B64CF" w:rsidRPr="00721B7C" w:rsidRDefault="00E403A1" w:rsidP="009D377E">
      <w:pPr>
        <w:pStyle w:val="a3"/>
        <w:rPr>
          <w:rtl/>
        </w:rPr>
      </w:pPr>
      <w:r w:rsidRPr="00721B7C">
        <w:rPr>
          <w:rFonts w:hint="cs"/>
          <w:rtl/>
        </w:rPr>
        <w:t>נקטם ראשה</w:t>
      </w:r>
      <w:r w:rsidR="005C79AD">
        <w:rPr>
          <w:rFonts w:hint="cs"/>
          <w:rtl/>
        </w:rPr>
        <w:t>,</w:t>
      </w:r>
      <w:r w:rsidRPr="00721B7C">
        <w:rPr>
          <w:rFonts w:hint="cs"/>
          <w:rtl/>
        </w:rPr>
        <w:t xml:space="preserve"> נפרצו עליה וצפצפה </w:t>
      </w:r>
      <w:r w:rsidR="005C79AD">
        <w:rPr>
          <w:rFonts w:hint="cs"/>
          <w:rtl/>
        </w:rPr>
        <w:t xml:space="preserve">- </w:t>
      </w:r>
      <w:r w:rsidRPr="00721B7C">
        <w:rPr>
          <w:rFonts w:hint="cs"/>
          <w:rtl/>
        </w:rPr>
        <w:t xml:space="preserve">פסולה, </w:t>
      </w:r>
    </w:p>
    <w:p w14:paraId="463BB81F" w14:textId="5E02E955" w:rsidR="00E403A1" w:rsidRPr="00721B7C" w:rsidRDefault="00E403A1" w:rsidP="009D377E">
      <w:pPr>
        <w:pStyle w:val="afff"/>
        <w:rPr>
          <w:rtl/>
        </w:rPr>
      </w:pPr>
      <w:bookmarkStart w:id="227" w:name="_Toc155720411"/>
      <w:r w:rsidRPr="005C79AD">
        <w:rPr>
          <w:rStyle w:val="afffd"/>
          <w:rFonts w:hint="cs"/>
          <w:rtl/>
        </w:rPr>
        <w:lastRenderedPageBreak/>
        <w:t>כמושה ונשרו מקצת עליה</w:t>
      </w:r>
      <w:r w:rsidRPr="00721B7C">
        <w:rPr>
          <w:rFonts w:hint="cs"/>
          <w:rtl/>
        </w:rPr>
        <w:t xml:space="preserve"> ושל בעל </w:t>
      </w:r>
      <w:r w:rsidR="005C79AD">
        <w:rPr>
          <w:rFonts w:hint="cs"/>
          <w:rtl/>
        </w:rPr>
        <w:t xml:space="preserve">- </w:t>
      </w:r>
      <w:r w:rsidRPr="00721B7C">
        <w:rPr>
          <w:rFonts w:hint="cs"/>
          <w:rtl/>
        </w:rPr>
        <w:t>כשרה</w:t>
      </w:r>
      <w:bookmarkEnd w:id="227"/>
    </w:p>
    <w:p w14:paraId="7DDD5931" w14:textId="77777777" w:rsidR="004C2D3E" w:rsidRDefault="00E403A1" w:rsidP="004C2D3E">
      <w:pPr>
        <w:pStyle w:val="af1"/>
        <w:rPr>
          <w:rStyle w:val="af4"/>
          <w:color w:val="auto"/>
          <w:rtl/>
        </w:rPr>
      </w:pPr>
      <w:bookmarkStart w:id="228" w:name="_Toc155720412"/>
      <w:r w:rsidRPr="00043784">
        <w:rPr>
          <w:rStyle w:val="af8"/>
          <w:rFonts w:hint="cs"/>
          <w:rtl/>
        </w:rPr>
        <w:t>ערבי נחל</w:t>
      </w:r>
      <w:bookmarkEnd w:id="228"/>
      <w:r w:rsidRPr="00043784">
        <w:rPr>
          <w:rStyle w:val="af4"/>
          <w:rFonts w:hint="cs"/>
          <w:color w:val="auto"/>
          <w:rtl/>
        </w:rPr>
        <w:t xml:space="preserve"> </w:t>
      </w:r>
      <w:r w:rsidR="004C6E42" w:rsidRPr="00043784">
        <w:rPr>
          <w:rStyle w:val="af4"/>
          <w:color w:val="auto"/>
          <w:rtl/>
        </w:rPr>
        <w:tab/>
      </w:r>
    </w:p>
    <w:p w14:paraId="54D017C0" w14:textId="77777777" w:rsidR="004C2D3E" w:rsidRPr="004C2D3E" w:rsidRDefault="00E403A1" w:rsidP="001711C4">
      <w:pPr>
        <w:pStyle w:val="31"/>
        <w:framePr w:wrap="notBeside"/>
        <w:rPr>
          <w:rtl/>
        </w:rPr>
      </w:pPr>
      <w:r w:rsidRPr="004C2D3E">
        <w:rPr>
          <w:rFonts w:hint="cs"/>
          <w:rtl/>
        </w:rPr>
        <w:t>א.</w:t>
      </w:r>
    </w:p>
    <w:p w14:paraId="5D520FD0" w14:textId="46CECACC" w:rsidR="00E403A1" w:rsidRPr="00043784" w:rsidRDefault="00E403A1" w:rsidP="004C2D3E">
      <w:pPr>
        <w:rPr>
          <w:rStyle w:val="af4"/>
          <w:color w:val="auto"/>
          <w:rtl/>
        </w:rPr>
      </w:pPr>
      <w:r w:rsidRPr="00043784">
        <w:rPr>
          <w:rFonts w:hint="cs"/>
          <w:rtl/>
        </w:rPr>
        <w:t xml:space="preserve">גדלין על </w:t>
      </w:r>
      <w:r w:rsidRPr="00C91EAB">
        <w:rPr>
          <w:rFonts w:cs="PFT_Frank" w:hint="cs"/>
          <w:b/>
          <w:bCs/>
          <w:szCs w:val="14"/>
          <w:rtl/>
        </w:rPr>
        <w:t>הנחל</w:t>
      </w:r>
      <w:r w:rsidRPr="00043784">
        <w:rPr>
          <w:rFonts w:hint="cs"/>
          <w:rtl/>
        </w:rPr>
        <w:t>,</w:t>
      </w:r>
      <w:r w:rsidRPr="00043784">
        <w:rPr>
          <w:rStyle w:val="af4"/>
          <w:rFonts w:hint="cs"/>
          <w:color w:val="auto"/>
          <w:rtl/>
        </w:rPr>
        <w:t xml:space="preserve"> ב.</w:t>
      </w:r>
      <w:r w:rsidRPr="00043784">
        <w:rPr>
          <w:rFonts w:hint="cs"/>
          <w:rtl/>
        </w:rPr>
        <w:t xml:space="preserve"> עלה משוך </w:t>
      </w:r>
      <w:r w:rsidRPr="00C91EAB">
        <w:rPr>
          <w:rFonts w:cs="PFT_Frank" w:hint="cs"/>
          <w:b/>
          <w:bCs/>
          <w:szCs w:val="14"/>
          <w:rtl/>
        </w:rPr>
        <w:t>כנחל</w:t>
      </w:r>
      <w:r w:rsidRPr="00043784">
        <w:rPr>
          <w:rFonts w:hint="cs"/>
          <w:rtl/>
        </w:rPr>
        <w:t>,</w:t>
      </w:r>
      <w:r w:rsidRPr="00043784">
        <w:rPr>
          <w:rStyle w:val="af4"/>
          <w:rFonts w:hint="cs"/>
          <w:color w:val="auto"/>
          <w:rtl/>
        </w:rPr>
        <w:t xml:space="preserve"> </w:t>
      </w:r>
      <w:r w:rsidR="004C6E42" w:rsidRPr="00043784">
        <w:rPr>
          <w:rStyle w:val="af4"/>
          <w:color w:val="auto"/>
          <w:rtl/>
        </w:rPr>
        <w:tab/>
      </w:r>
      <w:r w:rsidRPr="00043784">
        <w:rPr>
          <w:rStyle w:val="af4"/>
          <w:rFonts w:hint="cs"/>
          <w:color w:val="auto"/>
          <w:rtl/>
        </w:rPr>
        <w:t>ג.</w:t>
      </w:r>
      <w:r w:rsidRPr="00043784">
        <w:rPr>
          <w:rFonts w:hint="cs"/>
          <w:rtl/>
        </w:rPr>
        <w:t xml:space="preserve"> גם של בעל והרים,</w:t>
      </w:r>
      <w:r w:rsidRPr="00043784">
        <w:rPr>
          <w:rStyle w:val="af4"/>
          <w:rFonts w:hint="cs"/>
          <w:color w:val="auto"/>
          <w:rtl/>
        </w:rPr>
        <w:t xml:space="preserve"> </w:t>
      </w:r>
    </w:p>
    <w:p w14:paraId="303583B8" w14:textId="77777777" w:rsidR="00B946E2" w:rsidRPr="00C01657" w:rsidRDefault="00B946E2" w:rsidP="009D377E">
      <w:pPr>
        <w:pStyle w:val="ad"/>
        <w:framePr w:wrap="around"/>
        <w:rPr>
          <w:rStyle w:val="af4"/>
          <w:color w:val="auto"/>
          <w:rtl/>
        </w:rPr>
      </w:pPr>
      <w:bookmarkStart w:id="229" w:name="_Toc155720413"/>
      <w:r w:rsidRPr="00C01657">
        <w:rPr>
          <w:rFonts w:hint="cs"/>
          <w:rtl/>
        </w:rPr>
        <w:t>לד.</w:t>
      </w:r>
      <w:bookmarkEnd w:id="229"/>
    </w:p>
    <w:p w14:paraId="3CB24286" w14:textId="77777777" w:rsidR="004C2D3E" w:rsidRPr="004C2D3E" w:rsidRDefault="00E403A1" w:rsidP="001711C4">
      <w:pPr>
        <w:pStyle w:val="31"/>
        <w:framePr w:wrap="notBeside"/>
        <w:rPr>
          <w:rtl/>
        </w:rPr>
      </w:pPr>
      <w:r w:rsidRPr="004C2D3E">
        <w:rPr>
          <w:rFonts w:hint="cs"/>
          <w:rtl/>
        </w:rPr>
        <w:t>ד.</w:t>
      </w:r>
    </w:p>
    <w:p w14:paraId="100AE591" w14:textId="6748D055" w:rsidR="00B97E6F" w:rsidRPr="000C1CD3" w:rsidRDefault="00E403A1" w:rsidP="004C2D3E">
      <w:pPr>
        <w:rPr>
          <w:rStyle w:val="af6"/>
          <w:rtl/>
        </w:rPr>
      </w:pPr>
      <w:r w:rsidRPr="000C1CD3">
        <w:rPr>
          <w:rStyle w:val="af6"/>
          <w:rFonts w:hint="cs"/>
          <w:rtl/>
        </w:rPr>
        <w:t>אבא שאול:</w:t>
      </w:r>
      <w:r w:rsidRPr="00043784">
        <w:rPr>
          <w:rFonts w:hint="cs"/>
          <w:rtl/>
        </w:rPr>
        <w:t xml:space="preserve"> </w:t>
      </w:r>
      <w:r w:rsidRPr="00043784">
        <w:rPr>
          <w:rStyle w:val="af8"/>
          <w:rFonts w:hint="cs"/>
          <w:rtl/>
        </w:rPr>
        <w:t>ערבי</w:t>
      </w:r>
      <w:r w:rsidRPr="00043784">
        <w:rPr>
          <w:rFonts w:hint="cs"/>
          <w:rtl/>
        </w:rPr>
        <w:t xml:space="preserve"> אחת ללולב</w:t>
      </w:r>
      <w:r w:rsidR="004C6E42" w:rsidRPr="00043784">
        <w:rPr>
          <w:rFonts w:hint="cs"/>
          <w:rtl/>
        </w:rPr>
        <w:t>,</w:t>
      </w:r>
      <w:r w:rsidRPr="00043784">
        <w:rPr>
          <w:rFonts w:hint="cs"/>
          <w:rtl/>
        </w:rPr>
        <w:t xml:space="preserve"> ואחת למקדש, </w:t>
      </w:r>
    </w:p>
    <w:p w14:paraId="10315C3C" w14:textId="4607CE1C" w:rsidR="00E403A1" w:rsidRPr="00043784" w:rsidRDefault="004C6E42" w:rsidP="004C2D3E">
      <w:pPr>
        <w:rPr>
          <w:rStyle w:val="af4"/>
          <w:color w:val="auto"/>
          <w:rtl/>
        </w:rPr>
      </w:pPr>
      <w:r w:rsidRPr="000C1CD3">
        <w:rPr>
          <w:rStyle w:val="af6"/>
          <w:rFonts w:hint="cs"/>
          <w:rtl/>
        </w:rPr>
        <w:t xml:space="preserve">     </w:t>
      </w:r>
      <w:r w:rsidR="00E403A1" w:rsidRPr="000C1CD3">
        <w:rPr>
          <w:rStyle w:val="af6"/>
          <w:rFonts w:hint="cs"/>
          <w:rtl/>
        </w:rPr>
        <w:t>ורבנן:</w:t>
      </w:r>
      <w:r w:rsidR="00E403A1" w:rsidRPr="00043784">
        <w:rPr>
          <w:rFonts w:hint="cs"/>
          <w:rtl/>
        </w:rPr>
        <w:t xml:space="preserve"> </w:t>
      </w:r>
      <w:r w:rsidRPr="00043784">
        <w:rPr>
          <w:rFonts w:hint="cs"/>
          <w:rtl/>
        </w:rPr>
        <w:t>ד</w:t>
      </w:r>
      <w:r w:rsidR="00E403A1" w:rsidRPr="00043784">
        <w:rPr>
          <w:rFonts w:hint="cs"/>
          <w:rtl/>
        </w:rPr>
        <w:t>עשר נטיעות</w:t>
      </w:r>
      <w:r w:rsidR="00B7392C" w:rsidRPr="00043784">
        <w:rPr>
          <w:rFonts w:hint="cs"/>
          <w:rtl/>
        </w:rPr>
        <w:t xml:space="preserve">, </w:t>
      </w:r>
      <w:r w:rsidR="00B7392C" w:rsidRPr="00F8723C">
        <w:rPr>
          <w:rStyle w:val="ac"/>
          <w:rFonts w:cs="PFT_Frank" w:hint="cs"/>
          <w:sz w:val="14"/>
          <w:rtl/>
        </w:rPr>
        <w:t>ערבה למקדש</w:t>
      </w:r>
      <w:r w:rsidR="00B7392C" w:rsidRPr="00043784">
        <w:rPr>
          <w:rFonts w:hint="cs"/>
          <w:rtl/>
        </w:rPr>
        <w:t>,</w:t>
      </w:r>
      <w:r w:rsidRPr="00043784">
        <w:rPr>
          <w:rFonts w:hint="cs"/>
          <w:rtl/>
        </w:rPr>
        <w:t xml:space="preserve">  </w:t>
      </w:r>
      <w:r w:rsidR="00E403A1" w:rsidRPr="00043784">
        <w:rPr>
          <w:rFonts w:hint="cs"/>
          <w:rtl/>
        </w:rPr>
        <w:t xml:space="preserve">וניסוך המים  </w:t>
      </w:r>
      <w:r w:rsidRPr="00F8723C">
        <w:rPr>
          <w:rStyle w:val="ac"/>
          <w:rFonts w:cs="PFT_Frank" w:hint="cs"/>
          <w:sz w:val="14"/>
          <w:rtl/>
        </w:rPr>
        <w:t xml:space="preserve">- </w:t>
      </w:r>
      <w:r w:rsidR="00E403A1" w:rsidRPr="00F8723C">
        <w:rPr>
          <w:rStyle w:val="ac"/>
          <w:rFonts w:cs="PFT_Frank" w:hint="cs"/>
          <w:sz w:val="14"/>
          <w:rtl/>
        </w:rPr>
        <w:t>הלמ</w:t>
      </w:r>
      <w:r w:rsidR="00E403A1" w:rsidRPr="00F8723C">
        <w:rPr>
          <w:rStyle w:val="ac"/>
          <w:rFonts w:cs="PFT_Frank"/>
          <w:sz w:val="14"/>
          <w:rtl/>
        </w:rPr>
        <w:t>"</w:t>
      </w:r>
      <w:r w:rsidR="00E403A1" w:rsidRPr="00F8723C">
        <w:rPr>
          <w:rStyle w:val="ac"/>
          <w:rFonts w:cs="PFT_Frank" w:hint="cs"/>
          <w:sz w:val="14"/>
          <w:rtl/>
        </w:rPr>
        <w:t>מ</w:t>
      </w:r>
      <w:r w:rsidR="00E403A1" w:rsidRPr="00043784">
        <w:rPr>
          <w:rFonts w:hint="cs"/>
          <w:rtl/>
        </w:rPr>
        <w:t>,</w:t>
      </w:r>
      <w:r w:rsidR="00E403A1" w:rsidRPr="00043784">
        <w:rPr>
          <w:rStyle w:val="af4"/>
          <w:rFonts w:hint="cs"/>
          <w:color w:val="auto"/>
          <w:rtl/>
        </w:rPr>
        <w:t xml:space="preserve"> </w:t>
      </w:r>
    </w:p>
    <w:p w14:paraId="46A0ECBD" w14:textId="77777777" w:rsidR="002470BE" w:rsidRPr="002470BE" w:rsidRDefault="00E403A1" w:rsidP="001711C4">
      <w:pPr>
        <w:pStyle w:val="31"/>
        <w:framePr w:wrap="notBeside"/>
        <w:rPr>
          <w:rtl/>
        </w:rPr>
      </w:pPr>
      <w:r w:rsidRPr="002470BE">
        <w:rPr>
          <w:rFonts w:hint="cs"/>
          <w:rtl/>
        </w:rPr>
        <w:t>ה.</w:t>
      </w:r>
    </w:p>
    <w:p w14:paraId="50AC1481" w14:textId="31E44ED9" w:rsidR="00E403A1" w:rsidRPr="00043784" w:rsidRDefault="00E403A1" w:rsidP="004C2D3E">
      <w:pPr>
        <w:pStyle w:val="affd"/>
        <w:widowControl w:val="0"/>
        <w:rPr>
          <w:rtl/>
        </w:rPr>
      </w:pPr>
      <w:r w:rsidRPr="00043784">
        <w:rPr>
          <w:rFonts w:hint="cs"/>
          <w:rtl/>
        </w:rPr>
        <w:t xml:space="preserve">פרט לצפצפה דבין ההרים, </w:t>
      </w:r>
      <w:r w:rsidR="00B7392C" w:rsidRPr="00043784">
        <w:rPr>
          <w:rFonts w:hint="cs"/>
          <w:rtl/>
        </w:rPr>
        <w:t>כקרא</w:t>
      </w:r>
      <w:r w:rsidR="00B7392C" w:rsidRPr="000C1CD3">
        <w:rPr>
          <w:rStyle w:val="af6"/>
          <w:rFonts w:hint="cs"/>
          <w:rtl/>
        </w:rPr>
        <w:t xml:space="preserve"> [ב]</w:t>
      </w:r>
      <w:r w:rsidR="00B7392C" w:rsidRPr="00043784">
        <w:rPr>
          <w:rFonts w:hint="cs"/>
          <w:rtl/>
        </w:rPr>
        <w:t xml:space="preserve"> </w:t>
      </w:r>
      <w:r w:rsidR="00B7392C" w:rsidRPr="000C1CD3">
        <w:rPr>
          <w:rStyle w:val="af6"/>
          <w:rFonts w:hint="cs"/>
          <w:rtl/>
        </w:rPr>
        <w:t>ד</w:t>
      </w:r>
      <w:r w:rsidRPr="000C1CD3">
        <w:rPr>
          <w:rStyle w:val="af6"/>
          <w:rFonts w:hint="cs"/>
          <w:rtl/>
        </w:rPr>
        <w:t>אני אמרתי</w:t>
      </w:r>
      <w:r w:rsidR="00FC220D" w:rsidRPr="000C1CD3">
        <w:rPr>
          <w:rStyle w:val="af6"/>
          <w:rFonts w:hint="cs"/>
          <w:rtl/>
        </w:rPr>
        <w:t>:</w:t>
      </w:r>
      <w:r w:rsidRPr="00043784">
        <w:rPr>
          <w:rStyle w:val="af8"/>
          <w:rFonts w:hint="cs"/>
          <w:rtl/>
        </w:rPr>
        <w:t xml:space="preserve"> קח על מים רבים</w:t>
      </w:r>
      <w:r w:rsidR="004C6E42" w:rsidRPr="00043784">
        <w:rPr>
          <w:rFonts w:hint="cs"/>
          <w:rtl/>
        </w:rPr>
        <w:t>,</w:t>
      </w:r>
      <w:r w:rsidRPr="00043784">
        <w:rPr>
          <w:rFonts w:hint="cs"/>
          <w:rtl/>
        </w:rPr>
        <w:t xml:space="preserve"> והן </w:t>
      </w:r>
      <w:r w:rsidRPr="00043784">
        <w:rPr>
          <w:rStyle w:val="af8"/>
          <w:rFonts w:hint="cs"/>
          <w:rtl/>
        </w:rPr>
        <w:t>שמו</w:t>
      </w:r>
      <w:r w:rsidRPr="00043784">
        <w:rPr>
          <w:rFonts w:hint="cs"/>
          <w:rtl/>
        </w:rPr>
        <w:t xml:space="preserve"> עצמן כצפצפה שבהרים.</w:t>
      </w:r>
    </w:p>
    <w:p w14:paraId="749B873B" w14:textId="77777777" w:rsidR="00B97E6F" w:rsidRPr="00043784" w:rsidRDefault="00E403A1" w:rsidP="00BB624B">
      <w:pPr>
        <w:spacing w:before="60"/>
        <w:rPr>
          <w:rtl/>
        </w:rPr>
      </w:pPr>
      <w:r w:rsidRPr="00C91EAB">
        <w:rPr>
          <w:rFonts w:cs="PFT_Frank" w:hint="cs"/>
          <w:b/>
          <w:bCs/>
          <w:szCs w:val="14"/>
          <w:rtl/>
        </w:rPr>
        <w:t>ערבה</w:t>
      </w:r>
      <w:r w:rsidR="004C6E42" w:rsidRPr="00C91EAB">
        <w:rPr>
          <w:rFonts w:cs="PFT_Frank" w:hint="cs"/>
          <w:b/>
          <w:bCs/>
          <w:szCs w:val="14"/>
          <w:rtl/>
        </w:rPr>
        <w:t>:</w:t>
      </w:r>
      <w:r w:rsidRPr="00C91EAB">
        <w:rPr>
          <w:rFonts w:cs="PFT_Frank" w:hint="cs"/>
          <w:b/>
          <w:bCs/>
          <w:szCs w:val="14"/>
          <w:rtl/>
        </w:rPr>
        <w:t xml:space="preserve"> </w:t>
      </w:r>
      <w:r w:rsidRPr="00043784">
        <w:rPr>
          <w:rFonts w:hint="cs"/>
          <w:rtl/>
        </w:rPr>
        <w:t xml:space="preserve">קנה שלה אדום, עלה </w:t>
      </w:r>
      <w:r w:rsidR="00BB624B" w:rsidRPr="00043784">
        <w:rPr>
          <w:rFonts w:hint="cs"/>
          <w:rtl/>
        </w:rPr>
        <w:t>משוך</w:t>
      </w:r>
      <w:r w:rsidRPr="00043784">
        <w:rPr>
          <w:rFonts w:hint="cs"/>
          <w:rtl/>
        </w:rPr>
        <w:t xml:space="preserve">, ופיה חלק.  </w:t>
      </w:r>
    </w:p>
    <w:p w14:paraId="0D9FD1A1" w14:textId="77777777" w:rsidR="00E403A1" w:rsidRPr="00043784" w:rsidRDefault="00E403A1" w:rsidP="00B97E6F">
      <w:pPr>
        <w:pStyle w:val="affd"/>
        <w:rPr>
          <w:rtl/>
        </w:rPr>
      </w:pPr>
      <w:r w:rsidRPr="00C91EAB">
        <w:rPr>
          <w:rFonts w:cs="PFT_Frank" w:hint="cs"/>
          <w:b/>
          <w:bCs/>
          <w:szCs w:val="14"/>
          <w:rtl/>
        </w:rPr>
        <w:t>צפצפה</w:t>
      </w:r>
      <w:r w:rsidR="004C6E42" w:rsidRPr="00C91EAB">
        <w:rPr>
          <w:rFonts w:cs="PFT_Frank" w:hint="cs"/>
          <w:b/>
          <w:bCs/>
          <w:szCs w:val="14"/>
          <w:rtl/>
        </w:rPr>
        <w:t>:</w:t>
      </w:r>
      <w:r w:rsidRPr="00043784">
        <w:rPr>
          <w:rFonts w:hint="cs"/>
          <w:rtl/>
        </w:rPr>
        <w:t xml:space="preserve"> קנה שלה לבן</w:t>
      </w:r>
      <w:r w:rsidR="004C6E42" w:rsidRPr="00043784">
        <w:rPr>
          <w:rFonts w:hint="cs"/>
          <w:rtl/>
        </w:rPr>
        <w:t>,</w:t>
      </w:r>
      <w:r w:rsidRPr="00043784">
        <w:rPr>
          <w:rFonts w:hint="cs"/>
          <w:rtl/>
        </w:rPr>
        <w:t xml:space="preserve"> עלה עגול</w:t>
      </w:r>
      <w:r w:rsidR="004C6E42" w:rsidRPr="00043784">
        <w:rPr>
          <w:rFonts w:hint="cs"/>
          <w:rtl/>
        </w:rPr>
        <w:t>,</w:t>
      </w:r>
      <w:r w:rsidRPr="00043784">
        <w:rPr>
          <w:rFonts w:hint="cs"/>
          <w:rtl/>
        </w:rPr>
        <w:t xml:space="preserve"> ופיה דומה למגל.</w:t>
      </w:r>
    </w:p>
    <w:p w14:paraId="4739D63E" w14:textId="77777777" w:rsidR="00B97E6F" w:rsidRPr="00043784" w:rsidRDefault="004C6E42" w:rsidP="00B7392C">
      <w:pPr>
        <w:rPr>
          <w:rtl/>
        </w:rPr>
      </w:pPr>
      <w:r w:rsidRPr="00F8723C">
        <w:rPr>
          <w:rStyle w:val="ac"/>
          <w:rFonts w:cs="PFT_Frank" w:hint="cs"/>
          <w:sz w:val="14"/>
          <w:rtl/>
        </w:rPr>
        <w:t xml:space="preserve">פיה: </w:t>
      </w:r>
      <w:r w:rsidR="00B7392C" w:rsidRPr="00F8723C">
        <w:rPr>
          <w:rStyle w:val="ac"/>
          <w:rFonts w:cs="PFT_Frank" w:hint="cs"/>
          <w:sz w:val="14"/>
          <w:rtl/>
        </w:rPr>
        <w:t xml:space="preserve">דומה למסר </w:t>
      </w:r>
      <w:r w:rsidRPr="00F8723C">
        <w:rPr>
          <w:rStyle w:val="ac"/>
          <w:rFonts w:cs="PFT_Frank" w:hint="cs"/>
          <w:sz w:val="14"/>
          <w:rtl/>
        </w:rPr>
        <w:t>-</w:t>
      </w:r>
      <w:r w:rsidR="00B7392C" w:rsidRPr="00F8723C">
        <w:rPr>
          <w:rStyle w:val="ac"/>
          <w:rFonts w:cs="PFT_Frank" w:hint="cs"/>
          <w:sz w:val="14"/>
          <w:rtl/>
        </w:rPr>
        <w:t>פסול</w:t>
      </w:r>
      <w:r w:rsidRPr="00F8723C">
        <w:rPr>
          <w:rStyle w:val="ac"/>
          <w:rFonts w:cs="PFT_Frank" w:hint="cs"/>
          <w:sz w:val="14"/>
          <w:rtl/>
        </w:rPr>
        <w:t>,</w:t>
      </w:r>
      <w:r w:rsidR="00B7392C" w:rsidRPr="00F8723C">
        <w:rPr>
          <w:rStyle w:val="ac"/>
          <w:rFonts w:cs="PFT_Frank" w:hint="cs"/>
          <w:sz w:val="14"/>
          <w:rtl/>
        </w:rPr>
        <w:t xml:space="preserve"> </w:t>
      </w:r>
      <w:r w:rsidR="00E403A1" w:rsidRPr="00F8723C">
        <w:rPr>
          <w:rStyle w:val="ac"/>
          <w:rFonts w:cs="PFT_Frank" w:hint="cs"/>
          <w:sz w:val="14"/>
          <w:rtl/>
        </w:rPr>
        <w:t xml:space="preserve">דומה למגל </w:t>
      </w:r>
      <w:r w:rsidRPr="00F8723C">
        <w:rPr>
          <w:rStyle w:val="ac"/>
          <w:rFonts w:cs="PFT_Frank" w:hint="cs"/>
          <w:sz w:val="14"/>
          <w:rtl/>
        </w:rPr>
        <w:t>-</w:t>
      </w:r>
      <w:r w:rsidR="00E403A1" w:rsidRPr="00F8723C">
        <w:rPr>
          <w:rStyle w:val="ac"/>
          <w:rFonts w:cs="PFT_Frank" w:hint="cs"/>
          <w:sz w:val="14"/>
          <w:rtl/>
        </w:rPr>
        <w:t>כשר</w:t>
      </w:r>
      <w:r w:rsidR="00E403A1" w:rsidRPr="00043784">
        <w:rPr>
          <w:rFonts w:hint="cs"/>
          <w:rtl/>
        </w:rPr>
        <w:t xml:space="preserve"> </w:t>
      </w:r>
      <w:r w:rsidRPr="00043784">
        <w:rPr>
          <w:rFonts w:hint="cs"/>
          <w:rtl/>
        </w:rPr>
        <w:t xml:space="preserve">- </w:t>
      </w:r>
      <w:r w:rsidR="00B946E2" w:rsidRPr="00043784">
        <w:rPr>
          <w:rFonts w:hint="cs"/>
          <w:rtl/>
        </w:rPr>
        <w:t>ב</w:t>
      </w:r>
      <w:r w:rsidR="00E403A1" w:rsidRPr="00043784">
        <w:rPr>
          <w:rFonts w:hint="cs"/>
          <w:rtl/>
        </w:rPr>
        <w:t xml:space="preserve">חילפא גילא, </w:t>
      </w:r>
    </w:p>
    <w:p w14:paraId="10DCF0AD" w14:textId="77777777" w:rsidR="00E403A1" w:rsidRPr="00043784" w:rsidRDefault="004C6E42" w:rsidP="004C6E42">
      <w:pPr>
        <w:ind w:firstLine="284"/>
        <w:rPr>
          <w:rtl/>
        </w:rPr>
      </w:pPr>
      <w:r w:rsidRPr="00C91EAB">
        <w:rPr>
          <w:rFonts w:cs="PFT_Frank" w:hint="cs"/>
          <w:b/>
          <w:bCs/>
          <w:szCs w:val="14"/>
          <w:rtl/>
        </w:rPr>
        <w:t xml:space="preserve">      </w:t>
      </w:r>
      <w:r w:rsidR="00E403A1" w:rsidRPr="00C91EAB">
        <w:rPr>
          <w:rFonts w:cs="PFT_Frank" w:hint="cs"/>
          <w:b/>
          <w:bCs/>
          <w:szCs w:val="14"/>
          <w:rtl/>
        </w:rPr>
        <w:t>וש</w:t>
      </w:r>
      <w:r w:rsidR="00E403A1" w:rsidRPr="00C91EAB">
        <w:rPr>
          <w:rFonts w:cs="PFT_Frank"/>
          <w:b/>
          <w:bCs/>
          <w:szCs w:val="14"/>
          <w:rtl/>
        </w:rPr>
        <w:t>"</w:t>
      </w:r>
      <w:r w:rsidR="00B7392C" w:rsidRPr="00C91EAB">
        <w:rPr>
          <w:rFonts w:cs="PFT_Frank" w:hint="cs"/>
          <w:b/>
          <w:bCs/>
          <w:szCs w:val="14"/>
          <w:rtl/>
        </w:rPr>
        <w:t>מ</w:t>
      </w:r>
      <w:r w:rsidR="00B7392C" w:rsidRPr="00043784">
        <w:rPr>
          <w:rFonts w:hint="cs"/>
          <w:rtl/>
        </w:rPr>
        <w:t xml:space="preserve"> דכשר להושענא אפי' דיש לה שם לוואי.</w:t>
      </w:r>
    </w:p>
    <w:p w14:paraId="0709E2C2" w14:textId="77777777" w:rsidR="00B7392C" w:rsidRPr="004C6E42" w:rsidRDefault="00FC220D" w:rsidP="004C6E42">
      <w:pPr>
        <w:pStyle w:val="af1"/>
        <w:rPr>
          <w:rtl/>
        </w:rPr>
      </w:pPr>
      <w:bookmarkStart w:id="230" w:name="_Toc155720414"/>
      <w:r w:rsidRPr="004C6E42">
        <w:rPr>
          <w:rFonts w:hint="cs"/>
          <w:rtl/>
        </w:rPr>
        <w:t>אלו</w:t>
      </w:r>
      <w:r w:rsidR="00E403A1" w:rsidRPr="004C6E42">
        <w:rPr>
          <w:rFonts w:hint="cs"/>
          <w:rtl/>
        </w:rPr>
        <w:t xml:space="preserve"> נשתנה שמם משחרב ביהמ</w:t>
      </w:r>
      <w:r w:rsidR="004C6E42">
        <w:rPr>
          <w:rFonts w:hint="cs"/>
          <w:rtl/>
        </w:rPr>
        <w:t>"</w:t>
      </w:r>
      <w:r w:rsidR="00E403A1" w:rsidRPr="004C6E42">
        <w:rPr>
          <w:rFonts w:hint="cs"/>
          <w:rtl/>
        </w:rPr>
        <w:t>ק</w:t>
      </w:r>
      <w:bookmarkEnd w:id="230"/>
    </w:p>
    <w:p w14:paraId="214CF203" w14:textId="03332566" w:rsidR="00B7392C" w:rsidRPr="00043784" w:rsidRDefault="0005587F" w:rsidP="00B7392C">
      <w:pPr>
        <w:widowControl w:val="0"/>
        <w:rPr>
          <w:rtl/>
        </w:rPr>
      </w:pPr>
      <w:ins w:id="10568" w:author="דבורה שירה פלג" w:date="2026-07-24T14:47:00Z" w16du:dateUtc="2026-07-24T11:47:00Z">
        <w:r>
          <w:rPr>
            <w:rFonts w:hint="cs"/>
            <w:rtl/>
          </w:rPr>
          <w:t xml:space="preserve">רב</w:t>
        </w:r>
      </w:ins>
      <w:ins w:id="10569" w:author="דבורה שירה פלג" w:date="2026-07-24T14:48:00Z" w16du:dateUtc="2026-07-24T11:48:00Z">
        <w:r>
          <w:rPr>
            <w:rFonts w:hint="cs"/>
            <w:rtl/>
          </w:rPr>
          <w:t xml:space="preserve"> חסדא</w:t>
        </w:r>
      </w:ins>
      <w:ins w:id="10570" w:author="דבורה שירה פלג" w:date="2026-07-24T14:47:00Z" w16du:dateUtc="2026-07-24T11:47:00Z">
        <w:r>
          <w:rPr>
            <w:rFonts w:hint="cs"/>
            <w:rtl/>
          </w:rPr>
          <w:t xml:space="preserve"> </w:t>
        </w:r>
      </w:ins>
      <w:r w:rsidR="00B7392C" w:rsidRPr="00043784">
        <w:rPr>
          <w:rFonts w:hint="cs"/>
          <w:rtl/>
        </w:rPr>
        <w:t>חלפתא ערבה,</w:t>
      </w:r>
      <w:r w:rsidR="00E403A1" w:rsidRPr="00043784">
        <w:rPr>
          <w:rFonts w:hint="cs"/>
          <w:rtl/>
        </w:rPr>
        <w:t xml:space="preserve"> </w:t>
      </w:r>
      <w:r w:rsidR="00B7392C" w:rsidRPr="00043784">
        <w:rPr>
          <w:rFonts w:hint="cs"/>
          <w:rtl/>
        </w:rPr>
        <w:t xml:space="preserve">     </w:t>
      </w:r>
      <w:r w:rsidR="004F1198" w:rsidRPr="00043784">
        <w:rPr>
          <w:rFonts w:hint="cs"/>
          <w:rtl/>
        </w:rPr>
        <w:t xml:space="preserve">  </w:t>
      </w:r>
      <w:r w:rsidR="00B7392C" w:rsidRPr="00043784">
        <w:rPr>
          <w:rFonts w:hint="cs"/>
          <w:rtl/>
        </w:rPr>
        <w:t xml:space="preserve"> </w:t>
      </w:r>
      <w:r w:rsidR="00E403A1" w:rsidRPr="00043784">
        <w:rPr>
          <w:rFonts w:hint="cs"/>
          <w:rtl/>
        </w:rPr>
        <w:t>נפק</w:t>
      </w:r>
      <w:r w:rsidR="00E403A1" w:rsidRPr="00043784">
        <w:rPr>
          <w:rtl/>
        </w:rPr>
        <w:t>"</w:t>
      </w:r>
      <w:r w:rsidR="00E403A1" w:rsidRPr="00043784">
        <w:rPr>
          <w:rFonts w:hint="cs"/>
          <w:rtl/>
        </w:rPr>
        <w:t xml:space="preserve">מ ללולב, </w:t>
      </w:r>
    </w:p>
    <w:p w14:paraId="1FED2626" w14:textId="6D409C6B" w:rsidR="00B7392C" w:rsidRPr="00043784" w:rsidRDefault="00B7392C" w:rsidP="00FB5A2F">
      <w:pPr>
        <w:widowControl w:val="0"/>
        <w:rPr>
          <w:rtl/>
        </w:rPr>
      </w:pPr>
      <w:r w:rsidRPr="00043784">
        <w:rPr>
          <w:rFonts w:hint="cs"/>
          <w:rtl/>
        </w:rPr>
        <w:t>שופר חצצורה,</w:t>
      </w:r>
      <w:r w:rsidR="00E403A1" w:rsidRPr="00043784">
        <w:rPr>
          <w:rFonts w:hint="cs"/>
          <w:rtl/>
        </w:rPr>
        <w:t xml:space="preserve"> </w:t>
      </w:r>
      <w:r w:rsidRPr="00043784">
        <w:rPr>
          <w:rFonts w:hint="cs"/>
          <w:rtl/>
        </w:rPr>
        <w:t xml:space="preserve">      </w:t>
      </w:r>
      <w:r w:rsidR="002470BE">
        <w:rPr>
          <w:rFonts w:hint="cs"/>
          <w:rtl/>
        </w:rPr>
        <w:t xml:space="preserve"> </w:t>
      </w:r>
      <w:r w:rsidR="00E403A1" w:rsidRPr="00043784">
        <w:rPr>
          <w:rFonts w:hint="cs"/>
          <w:rtl/>
        </w:rPr>
        <w:t>נפק</w:t>
      </w:r>
      <w:r w:rsidR="00E403A1" w:rsidRPr="00043784">
        <w:rPr>
          <w:rtl/>
        </w:rPr>
        <w:t>"</w:t>
      </w:r>
      <w:r w:rsidR="00E403A1" w:rsidRPr="00043784">
        <w:rPr>
          <w:rFonts w:hint="cs"/>
          <w:rtl/>
        </w:rPr>
        <w:t>מ ל</w:t>
      </w:r>
      <w:r w:rsidRPr="00043784">
        <w:rPr>
          <w:rFonts w:hint="cs"/>
          <w:rtl/>
        </w:rPr>
        <w:t>ראש השנה</w:t>
      </w:r>
      <w:r w:rsidR="00E403A1" w:rsidRPr="00043784">
        <w:rPr>
          <w:rFonts w:hint="cs"/>
          <w:rtl/>
        </w:rPr>
        <w:t xml:space="preserve">, </w:t>
      </w:r>
    </w:p>
    <w:p w14:paraId="67DD371A" w14:textId="77777777" w:rsidR="00B7392C" w:rsidRPr="00043784" w:rsidRDefault="00E403A1" w:rsidP="00B7392C">
      <w:pPr>
        <w:widowControl w:val="0"/>
        <w:rPr>
          <w:rtl/>
        </w:rPr>
      </w:pPr>
      <w:r w:rsidRPr="00043784">
        <w:rPr>
          <w:rFonts w:hint="cs"/>
          <w:rtl/>
        </w:rPr>
        <w:t xml:space="preserve">פתורתא פתורא </w:t>
      </w:r>
      <w:r w:rsidR="00B7392C" w:rsidRPr="00043784">
        <w:rPr>
          <w:rFonts w:hint="cs"/>
          <w:rtl/>
        </w:rPr>
        <w:t xml:space="preserve">      </w:t>
      </w:r>
      <w:r w:rsidRPr="00043784">
        <w:rPr>
          <w:rFonts w:hint="cs"/>
          <w:rtl/>
        </w:rPr>
        <w:t>נפק</w:t>
      </w:r>
      <w:r w:rsidRPr="00043784">
        <w:rPr>
          <w:rtl/>
        </w:rPr>
        <w:t>"</w:t>
      </w:r>
      <w:r w:rsidRPr="00043784">
        <w:rPr>
          <w:rFonts w:hint="cs"/>
          <w:rtl/>
        </w:rPr>
        <w:t xml:space="preserve">מ למקח וממכר, </w:t>
      </w:r>
    </w:p>
    <w:p w14:paraId="2C97BC3C" w14:textId="78234DED" w:rsidR="00FB5A2F" w:rsidRPr="00043784" w:rsidRDefault="0005587F" w:rsidP="00FB5A2F">
      <w:pPr>
        <w:widowControl w:val="0"/>
        <w:rPr>
          <w:rtl/>
        </w:rPr>
      </w:pPr>
      <w:ins w:id="10567" w:author="דבורה שירה פלג" w:date="2026-07-24T14:48:00Z" w16du:dateUtc="2026-07-24T11:48:00Z">
        <w:r>
          <w:rPr>
            <w:rFonts w:hint="cs"/>
            <w:rtl/>
          </w:rPr>
          <w:t xml:space="preserve">אביי </w:t>
        </w:r>
      </w:ins>
      <w:r w:rsidR="00E403A1" w:rsidRPr="00043784">
        <w:rPr>
          <w:rFonts w:hint="cs"/>
          <w:rtl/>
        </w:rPr>
        <w:t xml:space="preserve">בי כסי הובלילי </w:t>
      </w:r>
      <w:r w:rsidR="00B7392C" w:rsidRPr="00043784">
        <w:rPr>
          <w:rFonts w:hint="cs"/>
          <w:rtl/>
        </w:rPr>
        <w:t xml:space="preserve">    </w:t>
      </w:r>
      <w:r w:rsidR="00FB5A2F" w:rsidRPr="00043784">
        <w:rPr>
          <w:rFonts w:hint="cs"/>
          <w:rtl/>
        </w:rPr>
        <w:t xml:space="preserve">  </w:t>
      </w:r>
      <w:r w:rsidR="00E403A1" w:rsidRPr="00043784">
        <w:rPr>
          <w:rFonts w:hint="cs"/>
          <w:rtl/>
        </w:rPr>
        <w:t>נפק</w:t>
      </w:r>
      <w:r w:rsidR="00E403A1" w:rsidRPr="00043784">
        <w:rPr>
          <w:rtl/>
        </w:rPr>
        <w:t>"</w:t>
      </w:r>
      <w:r w:rsidR="00E403A1" w:rsidRPr="00043784">
        <w:rPr>
          <w:rFonts w:hint="cs"/>
          <w:rtl/>
        </w:rPr>
        <w:t xml:space="preserve">מ למחט בעובי בית הכוסות </w:t>
      </w:r>
    </w:p>
    <w:p w14:paraId="541D10D4" w14:textId="7A2C2B2B" w:rsidR="00E403A1" w:rsidRPr="00043784" w:rsidRDefault="0005587F" w:rsidP="00FB5A2F">
      <w:pPr>
        <w:widowControl w:val="0"/>
        <w:rPr>
          <w:rtl/>
        </w:rPr>
      </w:pPr>
      <w:ins w:id="10566" w:author="דבורה שירה פלג" w:date="2026-07-24T14:48:00Z" w16du:dateUtc="2026-07-24T11:48:00Z">
        <w:r>
          <w:rPr>
            <w:rFonts w:hint="cs"/>
            <w:rtl/>
          </w:rPr>
          <w:t xml:space="preserve">רבא בר יוסף </w:t>
        </w:r>
      </w:ins>
      <w:r w:rsidR="00E403A1" w:rsidRPr="00043784">
        <w:rPr>
          <w:rFonts w:hint="cs"/>
          <w:rtl/>
        </w:rPr>
        <w:t>בבל בורסיף</w:t>
      </w:r>
      <w:r w:rsidR="00B7392C" w:rsidRPr="00043784">
        <w:rPr>
          <w:rFonts w:hint="cs"/>
          <w:rtl/>
        </w:rPr>
        <w:t>,</w:t>
      </w:r>
      <w:r w:rsidR="00E403A1" w:rsidRPr="00043784">
        <w:rPr>
          <w:rFonts w:hint="cs"/>
          <w:rtl/>
        </w:rPr>
        <w:t xml:space="preserve"> </w:t>
      </w:r>
      <w:r w:rsidR="00B7392C" w:rsidRPr="00043784">
        <w:rPr>
          <w:rFonts w:hint="cs"/>
          <w:rtl/>
        </w:rPr>
        <w:t xml:space="preserve">          </w:t>
      </w:r>
      <w:r w:rsidR="00E403A1" w:rsidRPr="00043784">
        <w:rPr>
          <w:rFonts w:hint="cs"/>
          <w:rtl/>
        </w:rPr>
        <w:t>נפק</w:t>
      </w:r>
      <w:r w:rsidR="00E403A1" w:rsidRPr="00043784">
        <w:rPr>
          <w:rtl/>
        </w:rPr>
        <w:t>"</w:t>
      </w:r>
      <w:r w:rsidR="00E403A1" w:rsidRPr="00043784">
        <w:rPr>
          <w:rFonts w:hint="cs"/>
          <w:rtl/>
        </w:rPr>
        <w:t>מ לגיטי נשים.</w:t>
      </w:r>
    </w:p>
    <w:p w14:paraId="7A1B7658" w14:textId="3B3E322D" w:rsidR="00E403A1" w:rsidRPr="00E42FF2" w:rsidRDefault="0026136E" w:rsidP="00E42FF2">
      <w:pPr>
        <w:pStyle w:val="af"/>
        <w:rPr>
          <w:rtl/>
        </w:rPr>
      </w:pPr>
      <w:r>
        <w:rPr>
          <w:rFonts w:hint="cs"/>
          <w:rtl/>
        </w:rPr>
        <w:t>***</w:t>
      </w:r>
    </w:p>
    <w:p w14:paraId="0A980C4D" w14:textId="77777777" w:rsidR="00E403A1" w:rsidRPr="00C01657" w:rsidRDefault="00E403A1" w:rsidP="009D377E">
      <w:pPr>
        <w:pStyle w:val="ad"/>
        <w:framePr w:wrap="around"/>
        <w:rPr>
          <w:rStyle w:val="ae"/>
          <w:rtl/>
        </w:rPr>
      </w:pPr>
      <w:bookmarkStart w:id="231" w:name="_Toc155720415"/>
      <w:r w:rsidRPr="00C01657">
        <w:rPr>
          <w:rStyle w:val="ae"/>
          <w:rFonts w:hint="cs"/>
          <w:rtl/>
        </w:rPr>
        <w:t>לד:</w:t>
      </w:r>
      <w:bookmarkEnd w:id="231"/>
      <w:r w:rsidRPr="00C01657">
        <w:rPr>
          <w:rStyle w:val="ae"/>
          <w:rFonts w:hint="cs"/>
          <w:rtl/>
        </w:rPr>
        <w:t xml:space="preserve"> </w:t>
      </w:r>
    </w:p>
    <w:p>
      <w:pPr>
        <w:pStyle w:val="MishnaBatzad"/>
        <w:rPr>
          <w:ins w:id="20241" w:author="קלוד" w:date="2026-10-06T10:10:33Z"/>
        </w:rPr>
      </w:pPr>
      <w:ins w:id="20240" w:author="קלוד" w:date="2026-10-06T10:10:33Z">
        <w:r>
          <w:t xml:space="preserve">משנה ד</w:t>
        </w:r>
      </w:ins>
    </w:p>
    <w:p w14:paraId="061CA30B" w14:textId="77777777" w:rsidR="002C431F" w:rsidRPr="00721B7C" w:rsidRDefault="00E403A1" w:rsidP="009D377E">
      <w:pPr>
        <w:pStyle w:val="afff"/>
        <w:rPr>
          <w:rtl/>
        </w:rPr>
      </w:pPr>
      <w:bookmarkStart w:id="232" w:name="_Toc155720416"/>
      <w:r w:rsidRPr="00C01657">
        <w:rPr>
          <w:rStyle w:val="TanaimMishna"/>
          <w:rFonts w:hint="cs"/>
          <w:spacing w:val="0"/>
          <w:rtl/>
          <w:rPrChange w:id="20087" w:author="קלוד" w:date="2026-10-06T10:10:33Z">
            <w:rPr>
              <w:rStyle w:val="afff2"/>
              <w:rFonts w:hint="cs"/>
              <w:spacing w:val="0"/>
              <w:rtl/>
            </w:rPr>
          </w:rPrChange>
        </w:rPr>
        <w:t>רי</w:t>
      </w:r>
      <w:r w:rsidRPr="00C01657">
        <w:rPr>
          <w:rStyle w:val="TanaimMishna"/>
          <w:spacing w:val="0"/>
          <w:rtl/>
          <w:rPrChange w:id="20088" w:author="קלוד" w:date="2026-10-06T10:10:33Z">
            <w:rPr>
              <w:rStyle w:val="afff2"/>
              <w:spacing w:val="0"/>
              <w:rtl/>
            </w:rPr>
          </w:rPrChange>
        </w:rPr>
        <w:t>"</w:t>
      </w:r>
      <w:r w:rsidRPr="00C01657">
        <w:rPr>
          <w:rStyle w:val="TanaimMishna"/>
          <w:rFonts w:hint="cs"/>
          <w:spacing w:val="0"/>
          <w:rtl/>
          <w:rPrChange w:id="20089" w:author="קלוד" w:date="2026-10-06T10:10:33Z">
            <w:rPr>
              <w:rStyle w:val="afff2"/>
              <w:rFonts w:hint="cs"/>
              <w:spacing w:val="0"/>
              <w:rtl/>
            </w:rPr>
          </w:rPrChange>
        </w:rPr>
        <w:t>ש:</w:t>
      </w:r>
      <w:r w:rsidRPr="009462D1">
        <w:rPr>
          <w:rStyle w:val="ac"/>
          <w:rFonts w:cs="PFT_Frank" w:hint="cs"/>
          <w:spacing w:val="0"/>
          <w:rtl/>
          <w:rPrChange w:id="40004" w:author="Claude" w:date="2026-10-06T13:34:44Z">
            <w:rPr>
              <w:rStyle w:val="ac"/>
              <w:rFonts w:cs="PFT_Frank" w:hint="cs"/>
              <w:spacing w:val="0"/>
              <w:szCs w:val="16"/>
              <w:rtl/>
            </w:rPr>
          </w:rPrChange>
        </w:rPr>
        <w:t xml:space="preserve"> </w:t>
      </w:r>
      <w:r w:rsidRPr="00D97529">
        <w:rPr>
          <w:rStyle w:val="afffd"/>
          <w:rFonts w:hint="cs"/>
          <w:rtl/>
        </w:rPr>
        <w:t>שלשה הדסים</w:t>
      </w:r>
      <w:r w:rsidRPr="00721B7C">
        <w:rPr>
          <w:rFonts w:hint="cs"/>
          <w:rtl/>
        </w:rPr>
        <w:t xml:space="preserve"> ושתי ערבות לולב אחד ואתרוג אחד,</w:t>
      </w:r>
      <w:bookmarkEnd w:id="232"/>
    </w:p>
    <w:p w14:paraId="13A791E6" w14:textId="77777777" w:rsidR="00E403A1" w:rsidRPr="00721B7C" w:rsidRDefault="002C431F" w:rsidP="009D377E">
      <w:pPr>
        <w:pStyle w:val="a3"/>
        <w:rPr>
          <w:rtl/>
        </w:rPr>
      </w:pPr>
      <w:r w:rsidRPr="00721B7C">
        <w:rPr>
          <w:rFonts w:hint="cs"/>
          <w:rtl/>
        </w:rPr>
        <w:t xml:space="preserve">         </w:t>
      </w:r>
      <w:r w:rsidR="00E403A1" w:rsidRPr="00721B7C">
        <w:rPr>
          <w:rFonts w:hint="cs"/>
          <w:rtl/>
        </w:rPr>
        <w:t xml:space="preserve">אפי' שנים קטומים ואחד אינו קטום, </w:t>
      </w:r>
    </w:p>
    <w:p w14:paraId="1E94E12D" w14:textId="77777777" w:rsidR="00E403A1" w:rsidRPr="00721B7C" w:rsidRDefault="00E403A1" w:rsidP="009D377E">
      <w:pPr>
        <w:pStyle w:val="a3"/>
        <w:rPr>
          <w:rtl/>
        </w:rPr>
      </w:pPr>
      <w:r w:rsidRPr="00C01657">
        <w:rPr>
          <w:rStyle w:val="TanaimMishna"/>
          <w:rFonts w:hint="cs"/>
          <w:rtl/>
          <w:rPrChange w:id="20090" w:author="קלוד" w:date="2026-10-06T10:10:33Z">
            <w:rPr>
              <w:rStyle w:val="afff2"/>
              <w:rFonts w:hint="cs"/>
              <w:rtl/>
            </w:rPr>
          </w:rPrChange>
        </w:rPr>
        <w:t>לר</w:t>
      </w:r>
      <w:r w:rsidRPr="00C01657">
        <w:rPr>
          <w:rStyle w:val="TanaimMishna"/>
          <w:rtl/>
          <w:rPrChange w:id="20091" w:author="קלוד" w:date="2026-10-06T10:10:33Z">
            <w:rPr>
              <w:rStyle w:val="afff2"/>
              <w:rtl/>
            </w:rPr>
          </w:rPrChange>
        </w:rPr>
        <w:t>"</w:t>
      </w:r>
      <w:r w:rsidRPr="00C01657">
        <w:rPr>
          <w:rStyle w:val="TanaimMishna"/>
          <w:rFonts w:hint="cs"/>
          <w:rtl/>
          <w:rPrChange w:id="20092" w:author="קלוד" w:date="2026-10-06T10:10:33Z">
            <w:rPr>
              <w:rStyle w:val="afff2"/>
              <w:rFonts w:hint="cs"/>
              <w:rtl/>
            </w:rPr>
          </w:rPrChange>
        </w:rPr>
        <w:t xml:space="preserve">ט: </w:t>
      </w:r>
      <w:r w:rsidRPr="00721B7C">
        <w:rPr>
          <w:rFonts w:hint="cs"/>
          <w:rtl/>
        </w:rPr>
        <w:t xml:space="preserve">אפי' שלשתן קטומים, </w:t>
      </w:r>
    </w:p>
    <w:p w14:paraId="508F2CCD" w14:textId="77777777" w:rsidR="00E403A1" w:rsidRPr="00721B7C" w:rsidRDefault="00E403A1" w:rsidP="009D377E">
      <w:pPr>
        <w:pStyle w:val="a3"/>
        <w:rPr>
          <w:rtl/>
        </w:rPr>
      </w:pPr>
      <w:r w:rsidRPr="00C01657">
        <w:rPr>
          <w:rStyle w:val="TanaimMishna"/>
          <w:rFonts w:hint="cs"/>
          <w:spacing w:val="-2"/>
          <w:rtl/>
          <w:rPrChange w:id="20093" w:author="קלוד" w:date="2026-10-06T10:10:33Z">
            <w:rPr>
              <w:rStyle w:val="afff2"/>
              <w:rFonts w:hint="cs"/>
              <w:spacing w:val="-2"/>
              <w:rtl/>
            </w:rPr>
          </w:rPrChange>
        </w:rPr>
        <w:t>ר</w:t>
      </w:r>
      <w:r w:rsidRPr="00C01657">
        <w:rPr>
          <w:rStyle w:val="TanaimMishna"/>
          <w:spacing w:val="-2"/>
          <w:rtl/>
          <w:rPrChange w:id="20094" w:author="קלוד" w:date="2026-10-06T10:10:33Z">
            <w:rPr>
              <w:rStyle w:val="afff2"/>
              <w:spacing w:val="-2"/>
              <w:rtl/>
            </w:rPr>
          </w:rPrChange>
        </w:rPr>
        <w:t>"</w:t>
      </w:r>
      <w:r w:rsidRPr="00C01657">
        <w:rPr>
          <w:rStyle w:val="TanaimMishna"/>
          <w:rFonts w:hint="cs"/>
          <w:spacing w:val="-2"/>
          <w:rtl/>
          <w:rPrChange w:id="20095" w:author="קלוד" w:date="2026-10-06T10:10:33Z">
            <w:rPr>
              <w:rStyle w:val="afff2"/>
              <w:rFonts w:hint="cs"/>
              <w:spacing w:val="-2"/>
              <w:rtl/>
            </w:rPr>
          </w:rPrChange>
        </w:rPr>
        <w:t>ע:</w:t>
      </w:r>
      <w:r w:rsidRPr="00721B7C">
        <w:rPr>
          <w:rFonts w:hint="cs"/>
          <w:rtl/>
        </w:rPr>
        <w:t xml:space="preserve"> </w:t>
      </w:r>
      <w:r w:rsidR="002C431F" w:rsidRPr="00721B7C">
        <w:rPr>
          <w:rFonts w:hint="cs"/>
          <w:rtl/>
        </w:rPr>
        <w:t xml:space="preserve">  </w:t>
      </w:r>
      <w:r w:rsidR="004F1198" w:rsidRPr="00721B7C">
        <w:rPr>
          <w:rFonts w:hint="cs"/>
          <w:rtl/>
        </w:rPr>
        <w:t>כשם שלולב ואתרוג אחד, כך הדס וערבה אחד</w:t>
      </w:r>
      <w:r w:rsidRPr="00721B7C">
        <w:rPr>
          <w:rFonts w:hint="cs"/>
          <w:rtl/>
        </w:rPr>
        <w:t>.</w:t>
      </w:r>
    </w:p>
    <w:p w14:paraId="2F833B34" w14:textId="77777777" w:rsidR="002470BE" w:rsidRPr="002470BE" w:rsidRDefault="00E403A1" w:rsidP="001711C4">
      <w:pPr>
        <w:pStyle w:val="31"/>
        <w:framePr w:wrap="notBeside"/>
        <w:rPr>
          <w:rtl/>
        </w:rPr>
      </w:pPr>
      <w:r w:rsidRPr="002470BE">
        <w:rPr>
          <w:rFonts w:hint="cs"/>
          <w:rtl/>
        </w:rPr>
        <w:t>רי</w:t>
      </w:r>
      <w:r w:rsidRPr="002470BE">
        <w:rPr>
          <w:rtl/>
        </w:rPr>
        <w:t>"</w:t>
      </w:r>
      <w:r w:rsidRPr="002470BE">
        <w:rPr>
          <w:rFonts w:hint="cs"/>
          <w:rtl/>
        </w:rPr>
        <w:t>ש:</w:t>
      </w:r>
    </w:p>
    <w:p w14:paraId="1FB689D1" w14:textId="593FDCBE" w:rsidR="00E403A1" w:rsidRPr="00043784" w:rsidRDefault="00E403A1" w:rsidP="002470BE">
      <w:pPr>
        <w:rPr>
          <w:rtl/>
        </w:rPr>
      </w:pPr>
      <w:r w:rsidRPr="00043784">
        <w:rPr>
          <w:rStyle w:val="af8"/>
          <w:rFonts w:hint="cs"/>
          <w:rtl/>
        </w:rPr>
        <w:t>פרי</w:t>
      </w:r>
      <w:r w:rsidRPr="00043784">
        <w:rPr>
          <w:rFonts w:hint="cs"/>
          <w:rtl/>
        </w:rPr>
        <w:t xml:space="preserve"> אחד </w:t>
      </w:r>
      <w:r w:rsidRPr="00043784">
        <w:rPr>
          <w:rStyle w:val="af8"/>
          <w:rFonts w:hint="cs"/>
          <w:rtl/>
        </w:rPr>
        <w:t>כפת</w:t>
      </w:r>
      <w:r w:rsidRPr="00043784">
        <w:rPr>
          <w:rFonts w:hint="cs"/>
          <w:rtl/>
        </w:rPr>
        <w:t xml:space="preserve"> אחד, </w:t>
      </w:r>
      <w:r w:rsidRPr="00043784">
        <w:rPr>
          <w:rStyle w:val="af8"/>
          <w:rFonts w:hint="cs"/>
          <w:rtl/>
        </w:rPr>
        <w:t xml:space="preserve"> ענף עץ עבת</w:t>
      </w:r>
      <w:r w:rsidRPr="00043784">
        <w:rPr>
          <w:rFonts w:hint="cs"/>
          <w:rtl/>
        </w:rPr>
        <w:t xml:space="preserve"> ג' </w:t>
      </w:r>
    </w:p>
    <w:p w14:paraId="38D1EC7F" w14:textId="77777777" w:rsidR="00E403A1" w:rsidRPr="00043784" w:rsidRDefault="00E403A1" w:rsidP="002C431F">
      <w:pPr>
        <w:widowControl w:val="0"/>
        <w:rPr>
          <w:rtl/>
        </w:rPr>
      </w:pPr>
      <w:r w:rsidRPr="00043784">
        <w:rPr>
          <w:rStyle w:val="af8"/>
          <w:rFonts w:hint="cs"/>
          <w:rtl/>
        </w:rPr>
        <w:t>ערבי נחל</w:t>
      </w:r>
      <w:r w:rsidRPr="00043784">
        <w:rPr>
          <w:rFonts w:hint="cs"/>
          <w:rtl/>
        </w:rPr>
        <w:t xml:space="preserve"> שתים ואפי' ב' קטומים. </w:t>
      </w:r>
    </w:p>
    <w:p w14:paraId="686A883F" w14:textId="77777777" w:rsidR="002C431F" w:rsidRPr="00043784" w:rsidRDefault="00E403A1" w:rsidP="002C431F">
      <w:pPr>
        <w:pStyle w:val="affd"/>
        <w:spacing w:before="60"/>
        <w:rPr>
          <w:rtl/>
        </w:rPr>
      </w:pPr>
      <w:r w:rsidRPr="00043784">
        <w:rPr>
          <w:rStyle w:val="af8"/>
          <w:rFonts w:hint="cs"/>
          <w:rtl/>
        </w:rPr>
        <w:t>כפת</w:t>
      </w:r>
      <w:r w:rsidRPr="00043784">
        <w:rPr>
          <w:rFonts w:hint="cs"/>
          <w:rtl/>
        </w:rPr>
        <w:t xml:space="preserve"> </w:t>
      </w:r>
      <w:r w:rsidR="002C431F" w:rsidRPr="000C1CD3">
        <w:rPr>
          <w:rStyle w:val="af6"/>
          <w:rFonts w:hint="cs"/>
          <w:rtl/>
        </w:rPr>
        <w:t>[בלא ו']</w:t>
      </w:r>
      <w:r w:rsidR="002C431F" w:rsidRPr="00043784">
        <w:rPr>
          <w:rFonts w:hint="cs"/>
          <w:rtl/>
        </w:rPr>
        <w:t xml:space="preserve"> </w:t>
      </w:r>
      <w:r w:rsidRPr="00043784">
        <w:rPr>
          <w:rFonts w:hint="cs"/>
          <w:rtl/>
        </w:rPr>
        <w:t>שא</w:t>
      </w:r>
      <w:r w:rsidRPr="00043784">
        <w:rPr>
          <w:rtl/>
        </w:rPr>
        <w:t>"</w:t>
      </w:r>
      <w:r w:rsidRPr="00043784">
        <w:rPr>
          <w:rFonts w:hint="cs"/>
          <w:rtl/>
        </w:rPr>
        <w:t xml:space="preserve">צ </w:t>
      </w:r>
      <w:r w:rsidR="002C431F" w:rsidRPr="00043784">
        <w:rPr>
          <w:rFonts w:hint="cs"/>
          <w:rtl/>
        </w:rPr>
        <w:t xml:space="preserve">האתרוג </w:t>
      </w:r>
      <w:r w:rsidRPr="00043784">
        <w:rPr>
          <w:rFonts w:hint="cs"/>
          <w:rtl/>
        </w:rPr>
        <w:t>באגודה אחת</w:t>
      </w:r>
      <w:r w:rsidR="002C431F" w:rsidRPr="00043784">
        <w:rPr>
          <w:rFonts w:hint="cs"/>
          <w:rtl/>
        </w:rPr>
        <w:t>,</w:t>
      </w:r>
      <w:r w:rsidRPr="00043784">
        <w:rPr>
          <w:rFonts w:hint="cs"/>
          <w:rtl/>
        </w:rPr>
        <w:t xml:space="preserve"> </w:t>
      </w:r>
    </w:p>
    <w:p w14:paraId="59F9B6FF" w14:textId="77777777" w:rsidR="00E403A1" w:rsidRPr="00043784" w:rsidRDefault="00E403A1" w:rsidP="00E403A1">
      <w:pPr>
        <w:pStyle w:val="affd"/>
        <w:widowControl w:val="0"/>
        <w:rPr>
          <w:rtl/>
        </w:rPr>
      </w:pPr>
      <w:r w:rsidRPr="00043784">
        <w:rPr>
          <w:rStyle w:val="af8"/>
          <w:rFonts w:hint="cs"/>
          <w:rtl/>
        </w:rPr>
        <w:t>ולקחתם</w:t>
      </w:r>
      <w:r w:rsidRPr="00043784">
        <w:rPr>
          <w:rFonts w:hint="cs"/>
          <w:rtl/>
        </w:rPr>
        <w:t xml:space="preserve"> לקיחה תמה שמעכבין זא</w:t>
      </w:r>
      <w:r w:rsidRPr="00043784">
        <w:rPr>
          <w:rtl/>
        </w:rPr>
        <w:t>"</w:t>
      </w:r>
      <w:r w:rsidRPr="00043784">
        <w:rPr>
          <w:rFonts w:hint="cs"/>
          <w:rtl/>
        </w:rPr>
        <w:t>ז.</w:t>
      </w:r>
    </w:p>
    <w:p w14:paraId="289E8BCC" w14:textId="77777777" w:rsidR="002470BE" w:rsidRPr="002470BE" w:rsidRDefault="00E403A1" w:rsidP="001711C4">
      <w:pPr>
        <w:pStyle w:val="31"/>
        <w:framePr w:wrap="notBeside"/>
        <w:rPr>
          <w:rtl/>
        </w:rPr>
      </w:pPr>
      <w:r w:rsidRPr="002470BE">
        <w:rPr>
          <w:rFonts w:hint="cs"/>
          <w:rtl/>
        </w:rPr>
        <w:t>ורי</w:t>
      </w:r>
      <w:r w:rsidRPr="002470BE">
        <w:rPr>
          <w:rtl/>
        </w:rPr>
        <w:t>"</w:t>
      </w:r>
      <w:r w:rsidRPr="002470BE">
        <w:rPr>
          <w:rFonts w:hint="cs"/>
          <w:rtl/>
        </w:rPr>
        <w:t>ש</w:t>
      </w:r>
    </w:p>
    <w:p w14:paraId="5BEE33DF" w14:textId="7C1CFF3E" w:rsidR="00E403A1" w:rsidRPr="000C1CD3" w:rsidRDefault="00E403A1" w:rsidP="002470BE">
      <w:pPr>
        <w:rPr>
          <w:rStyle w:val="af6"/>
          <w:rtl/>
        </w:rPr>
      </w:pPr>
      <w:r w:rsidRPr="00043784">
        <w:rPr>
          <w:rFonts w:hint="cs"/>
          <w:rtl/>
        </w:rPr>
        <w:t>חזר בו</w:t>
      </w:r>
      <w:r w:rsidR="002C431F" w:rsidRPr="00043784">
        <w:rPr>
          <w:rFonts w:hint="cs"/>
          <w:rtl/>
        </w:rPr>
        <w:t>,</w:t>
      </w:r>
      <w:r w:rsidRPr="00043784">
        <w:rPr>
          <w:rFonts w:hint="cs"/>
          <w:rtl/>
        </w:rPr>
        <w:t xml:space="preserve"> </w:t>
      </w:r>
      <w:r w:rsidRPr="000C1CD3">
        <w:rPr>
          <w:rStyle w:val="af6"/>
          <w:rFonts w:hint="cs"/>
          <w:rtl/>
        </w:rPr>
        <w:t>וכר</w:t>
      </w:r>
      <w:r w:rsidRPr="000C1CD3">
        <w:rPr>
          <w:rStyle w:val="af6"/>
          <w:rtl/>
        </w:rPr>
        <w:t>"</w:t>
      </w:r>
      <w:r w:rsidR="002C431F" w:rsidRPr="000C1CD3">
        <w:rPr>
          <w:rStyle w:val="af6"/>
          <w:rFonts w:hint="cs"/>
          <w:rtl/>
        </w:rPr>
        <w:t>ע</w:t>
      </w:r>
      <w:r w:rsidRPr="00043784">
        <w:rPr>
          <w:rFonts w:hint="cs"/>
          <w:rtl/>
        </w:rPr>
        <w:t xml:space="preserve"> דאפי' </w:t>
      </w:r>
      <w:r w:rsidR="002C431F" w:rsidRPr="00043784">
        <w:rPr>
          <w:rFonts w:hint="cs"/>
          <w:rtl/>
        </w:rPr>
        <w:t>אחד</w:t>
      </w:r>
      <w:r w:rsidR="002A040B" w:rsidRPr="00043784">
        <w:rPr>
          <w:rFonts w:hint="cs"/>
          <w:rtl/>
        </w:rPr>
        <w:t>,</w:t>
      </w:r>
      <w:r w:rsidR="002C431F" w:rsidRPr="00043784">
        <w:rPr>
          <w:rFonts w:hint="cs"/>
          <w:rtl/>
        </w:rPr>
        <w:t xml:space="preserve"> </w:t>
      </w:r>
    </w:p>
    <w:p w14:paraId="32195BD5" w14:textId="77777777" w:rsidR="002470BE" w:rsidRPr="002470BE" w:rsidRDefault="002C431F" w:rsidP="001711C4">
      <w:pPr>
        <w:pStyle w:val="31"/>
        <w:framePr w:wrap="notBeside"/>
        <w:rPr>
          <w:rtl/>
        </w:rPr>
      </w:pPr>
      <w:r w:rsidRPr="002470BE">
        <w:rPr>
          <w:rFonts w:hint="cs"/>
          <w:rtl/>
        </w:rPr>
        <w:t>שמואל</w:t>
      </w:r>
      <w:r w:rsidR="00E403A1" w:rsidRPr="002470BE">
        <w:rPr>
          <w:rFonts w:hint="cs"/>
          <w:rtl/>
        </w:rPr>
        <w:t>:</w:t>
      </w:r>
    </w:p>
    <w:p w14:paraId="5C48C6AE" w14:textId="2F8787DF" w:rsidR="002A040B" w:rsidRPr="00043784" w:rsidRDefault="00E403A1" w:rsidP="003D6607">
      <w:pPr>
        <w:rPr>
          <w:rtl/>
        </w:rPr>
      </w:pPr>
      <w:r w:rsidRPr="00F8723C">
        <w:rPr>
          <w:rStyle w:val="ac"/>
          <w:rFonts w:cs="PFT_Frank" w:hint="cs"/>
          <w:sz w:val="14"/>
          <w:rtl/>
        </w:rPr>
        <w:t>הלכה</w:t>
      </w:r>
      <w:r w:rsidRPr="00043784">
        <w:rPr>
          <w:rFonts w:hint="cs"/>
          <w:rtl/>
        </w:rPr>
        <w:t xml:space="preserve"> </w:t>
      </w:r>
      <w:r w:rsidRPr="000C1CD3">
        <w:rPr>
          <w:rStyle w:val="af6"/>
          <w:rFonts w:hint="cs"/>
          <w:rtl/>
        </w:rPr>
        <w:t>כר</w:t>
      </w:r>
      <w:r w:rsidRPr="000C1CD3">
        <w:rPr>
          <w:rStyle w:val="af6"/>
          <w:rtl/>
        </w:rPr>
        <w:t>"</w:t>
      </w:r>
      <w:r w:rsidRPr="000C1CD3">
        <w:rPr>
          <w:rStyle w:val="af6"/>
          <w:rFonts w:hint="cs"/>
          <w:rtl/>
        </w:rPr>
        <w:t>ט,</w:t>
      </w:r>
      <w:r w:rsidRPr="00043784">
        <w:rPr>
          <w:rFonts w:hint="cs"/>
          <w:rtl/>
        </w:rPr>
        <w:t xml:space="preserve"> שאמר למוכרי הדס הוזילו ואי לא</w:t>
      </w:r>
      <w:r w:rsidR="002A040B" w:rsidRPr="00043784">
        <w:rPr>
          <w:rFonts w:hint="cs"/>
          <w:rtl/>
        </w:rPr>
        <w:t>,</w:t>
      </w:r>
      <w:r w:rsidRPr="00043784">
        <w:rPr>
          <w:rFonts w:hint="cs"/>
          <w:rtl/>
        </w:rPr>
        <w:t xml:space="preserve"> </w:t>
      </w:r>
    </w:p>
    <w:p w14:paraId="6EFAE4CA" w14:textId="77777777" w:rsidR="00CD4C13" w:rsidRPr="00043784" w:rsidRDefault="00E403A1" w:rsidP="00CD4C13">
      <w:pPr>
        <w:pStyle w:val="affd"/>
        <w:widowControl w:val="0"/>
        <w:rPr>
          <w:rtl/>
        </w:rPr>
      </w:pPr>
      <w:r w:rsidRPr="000C1CD3">
        <w:rPr>
          <w:rStyle w:val="af6"/>
          <w:rFonts w:hint="cs"/>
          <w:rtl/>
        </w:rPr>
        <w:t>אדרוש כר</w:t>
      </w:r>
      <w:r w:rsidRPr="000C1CD3">
        <w:rPr>
          <w:rStyle w:val="af6"/>
          <w:rtl/>
        </w:rPr>
        <w:t>"</w:t>
      </w:r>
      <w:r w:rsidRPr="000C1CD3">
        <w:rPr>
          <w:rStyle w:val="af6"/>
          <w:rFonts w:hint="cs"/>
          <w:rtl/>
        </w:rPr>
        <w:t>ט</w:t>
      </w:r>
      <w:r w:rsidR="00CD4C13" w:rsidRPr="00043784">
        <w:rPr>
          <w:rFonts w:hint="cs"/>
          <w:rtl/>
        </w:rPr>
        <w:t>:</w:t>
      </w:r>
      <w:r w:rsidRPr="00043784">
        <w:rPr>
          <w:rFonts w:hint="cs"/>
          <w:rtl/>
        </w:rPr>
        <w:t xml:space="preserve"> </w:t>
      </w:r>
      <w:del w:id="9001" w:author="עריכה מהאתר" w:date="2026-10-06T13:29:10Z">
        <w:r>
          <w:rPr>
            <w:rFonts w:hint="cs"/>
            <w:rtl/>
          </w:rPr>
          <w:delText xml:space="preserve">ש</w:delText>
        </w:r>
      </w:del>
      <w:ins w:id="9002" w:author="עריכה מהאתר" w:date="2026-10-06T13:29:10Z">
        <w:r>
          <w:rPr>
            <w:rFonts w:hint="cs"/>
            <w:rtl/>
          </w:rPr>
          <w:t xml:space="preserve">לא משום שמיקל, אלא</w:t>
        </w:r>
      </w:ins>
      <w:del w:id="9003" w:author="עריכה מהאתר" w:date="2026-10-06T13:29:10Z">
        <w:r>
          <w:rPr>
            <w:rFonts w:hint="cs"/>
            <w:rtl/>
          </w:rPr>
          <w:delText xml:space="preserve">מיקל מכולן</w:delText>
        </w:r>
      </w:del>
      <w:r>
        <w:rPr>
          <w:rFonts w:hint="cs"/>
          <w:rtl/>
        </w:rPr>
        <w:t xml:space="preserve"> </w:t>
      </w:r>
      <w:r w:rsidR="002C431F" w:rsidRPr="00043784">
        <w:rPr>
          <w:rFonts w:hint="cs"/>
          <w:rtl/>
        </w:rPr>
        <w:t>דמצוי יותר ג' קטומים מא</w:t>
      </w:r>
      <w:r w:rsidR="002A040B" w:rsidRPr="00043784">
        <w:rPr>
          <w:rFonts w:hint="cs"/>
          <w:rtl/>
        </w:rPr>
        <w:t>'</w:t>
      </w:r>
      <w:r w:rsidR="002C431F" w:rsidRPr="00043784">
        <w:rPr>
          <w:rFonts w:hint="cs"/>
          <w:rtl/>
        </w:rPr>
        <w:t xml:space="preserve"> שלם.</w:t>
      </w:r>
    </w:p>
    <w:p w14:paraId="2A280295" w14:textId="15E0845B" w:rsidR="003B12B5" w:rsidRPr="00E42FF2" w:rsidRDefault="0026136E" w:rsidP="00E42FF2">
      <w:pPr>
        <w:pStyle w:val="af"/>
      </w:pPr>
      <w:r>
        <w:rPr>
          <w:rFonts w:hint="cs"/>
          <w:rtl/>
        </w:rPr>
        <w:t>***</w:t>
      </w:r>
    </w:p>
    <w:p>
      <w:pPr>
        <w:pStyle w:val="MishnaBatzad"/>
        <w:rPr>
          <w:ins w:id="20243" w:author="קלוד" w:date="2026-10-06T10:10:33Z"/>
        </w:rPr>
      </w:pPr>
      <w:ins w:id="20242" w:author="קלוד" w:date="2026-10-06T10:10:33Z">
        <w:r>
          <w:t xml:space="preserve">משנה ה</w:t>
        </w:r>
      </w:ins>
    </w:p>
    <w:p w14:paraId="50AD6537" w14:textId="7CEEA61B" w:rsidR="00E403A1" w:rsidRPr="00D703C7" w:rsidRDefault="00E403A1" w:rsidP="009D377E">
      <w:pPr>
        <w:pStyle w:val="afff"/>
        <w:rPr>
          <w:rtl/>
        </w:rPr>
      </w:pPr>
      <w:bookmarkStart w:id="233" w:name="_Toc155720417"/>
      <w:r w:rsidRPr="00D703C7">
        <w:rPr>
          <w:rStyle w:val="afffd"/>
          <w:rFonts w:hint="cs"/>
          <w:spacing w:val="2"/>
          <w:rtl/>
        </w:rPr>
        <w:t>אתרוג הגזול והיבש</w:t>
      </w:r>
      <w:r w:rsidRPr="00D703C7">
        <w:rPr>
          <w:rFonts w:hint="cs"/>
          <w:rtl/>
        </w:rPr>
        <w:t xml:space="preserve"> אשרה ועיה</w:t>
      </w:r>
      <w:r w:rsidRPr="00D703C7">
        <w:rPr>
          <w:rtl/>
        </w:rPr>
        <w:t>"</w:t>
      </w:r>
      <w:r w:rsidRPr="00D703C7">
        <w:rPr>
          <w:rFonts w:hint="cs"/>
          <w:rtl/>
        </w:rPr>
        <w:t>נ</w:t>
      </w:r>
      <w:r w:rsidR="002470BE" w:rsidRPr="00D703C7">
        <w:rPr>
          <w:rFonts w:hint="cs"/>
          <w:rtl/>
        </w:rPr>
        <w:t xml:space="preserve"> </w:t>
      </w:r>
      <w:r w:rsidRPr="00D703C7">
        <w:rPr>
          <w:rFonts w:hint="cs"/>
          <w:rtl/>
        </w:rPr>
        <w:t xml:space="preserve">ערלה ותרומה טמאה </w:t>
      </w:r>
      <w:r w:rsidR="00D97529" w:rsidRPr="00D703C7">
        <w:rPr>
          <w:rFonts w:hint="cs"/>
          <w:rtl/>
        </w:rPr>
        <w:t>-</w:t>
      </w:r>
      <w:r w:rsidRPr="00D703C7">
        <w:rPr>
          <w:rFonts w:hint="cs"/>
          <w:rtl/>
        </w:rPr>
        <w:t>פסול</w:t>
      </w:r>
      <w:bookmarkEnd w:id="233"/>
      <w:r w:rsidRPr="00D703C7">
        <w:rPr>
          <w:rFonts w:hint="cs"/>
          <w:rtl/>
        </w:rPr>
        <w:t xml:space="preserve"> </w:t>
      </w:r>
    </w:p>
    <w:p w14:paraId="3FAAFB94" w14:textId="6BACB1AB" w:rsidR="002470BE" w:rsidRPr="00D703C7" w:rsidRDefault="00E403A1" w:rsidP="009D377E">
      <w:pPr>
        <w:pStyle w:val="afff"/>
        <w:rPr>
          <w:rtl/>
        </w:rPr>
      </w:pPr>
      <w:bookmarkStart w:id="234" w:name="_Toc155720418"/>
      <w:r w:rsidRPr="00D703C7">
        <w:rPr>
          <w:rStyle w:val="afffd"/>
          <w:rFonts w:hint="cs"/>
          <w:spacing w:val="-2"/>
          <w:rtl/>
        </w:rPr>
        <w:t>של תרומה טהורה</w:t>
      </w:r>
      <w:r w:rsidRPr="00D703C7">
        <w:rPr>
          <w:rFonts w:hint="cs"/>
          <w:rtl/>
        </w:rPr>
        <w:t xml:space="preserve"> ושל מעש</w:t>
      </w:r>
      <w:r w:rsidRPr="00D703C7">
        <w:rPr>
          <w:rtl/>
        </w:rPr>
        <w:t>"</w:t>
      </w:r>
      <w:r w:rsidRPr="00D703C7">
        <w:rPr>
          <w:rFonts w:hint="cs"/>
          <w:rtl/>
        </w:rPr>
        <w:t xml:space="preserve">ש </w:t>
      </w:r>
      <w:r w:rsidR="006C1FF0" w:rsidRPr="00D703C7">
        <w:rPr>
          <w:rFonts w:hint="cs"/>
          <w:rtl/>
        </w:rPr>
        <w:t xml:space="preserve">בירושלים </w:t>
      </w:r>
      <w:r w:rsidRPr="00D703C7">
        <w:rPr>
          <w:rFonts w:hint="cs"/>
          <w:rtl/>
        </w:rPr>
        <w:t>לא יטול</w:t>
      </w:r>
      <w:r w:rsidR="00B103A3" w:rsidRPr="00D703C7">
        <w:rPr>
          <w:rFonts w:hint="cs"/>
          <w:rtl/>
        </w:rPr>
        <w:t>,</w:t>
      </w:r>
      <w:r w:rsidR="002470BE" w:rsidRPr="00D703C7">
        <w:rPr>
          <w:rFonts w:hint="cs"/>
          <w:rtl/>
        </w:rPr>
        <w:t xml:space="preserve"> </w:t>
      </w:r>
      <w:r w:rsidRPr="00D703C7">
        <w:rPr>
          <w:rFonts w:hint="cs"/>
          <w:rtl/>
        </w:rPr>
        <w:t xml:space="preserve">ואם נטל </w:t>
      </w:r>
      <w:r w:rsidRPr="00D703C7">
        <w:rPr>
          <w:rFonts w:hint="cs"/>
          <w:b/>
          <w:bCs/>
          <w:rtl/>
        </w:rPr>
        <w:t>כשר</w:t>
      </w:r>
      <w:bookmarkEnd w:id="234"/>
    </w:p>
    <w:p w14:paraId="483A45E0" w14:textId="2AC416CA" w:rsidR="00E403A1" w:rsidRPr="00721B7C" w:rsidRDefault="003B64CF" w:rsidP="009D377E">
      <w:pPr>
        <w:pStyle w:val="afff"/>
        <w:rPr>
          <w:rtl/>
        </w:rPr>
      </w:pPr>
      <w:bookmarkStart w:id="235" w:name="_Toc155720419"/>
      <w:r w:rsidRPr="00D36DD0">
        <w:rPr>
          <w:rStyle w:val="afffd"/>
          <w:rFonts w:hint="cs"/>
          <w:rtl/>
        </w:rPr>
        <w:t>וב</w:t>
      </w:r>
      <w:r w:rsidR="00E403A1" w:rsidRPr="00D36DD0">
        <w:rPr>
          <w:rStyle w:val="afffd"/>
          <w:rFonts w:hint="cs"/>
          <w:rtl/>
        </w:rPr>
        <w:t>דמאי</w:t>
      </w:r>
      <w:r w:rsidR="00E403A1" w:rsidRPr="00721B7C">
        <w:rPr>
          <w:rFonts w:hint="cs"/>
          <w:rtl/>
        </w:rPr>
        <w:t xml:space="preserve"> </w:t>
      </w:r>
      <w:r w:rsidR="005B1143" w:rsidRPr="00C01657">
        <w:rPr>
          <w:rStyle w:val="TanaimMishna"/>
          <w:rFonts w:hint="cs"/>
          <w:rtl/>
          <w:rPrChange w:id="20096" w:author="קלוד" w:date="2026-10-06T10:10:33Z">
            <w:rPr>
              <w:rStyle w:val="afff2"/>
              <w:rFonts w:hint="cs"/>
              <w:rtl/>
            </w:rPr>
          </w:rPrChange>
        </w:rPr>
        <w:t>חלקו</w:t>
      </w:r>
      <w:r w:rsidR="00E403A1" w:rsidRPr="00721B7C">
        <w:rPr>
          <w:rFonts w:hint="cs"/>
          <w:rtl/>
        </w:rPr>
        <w:t xml:space="preserve"> </w:t>
      </w:r>
      <w:r w:rsidR="00E403A1" w:rsidRPr="00C01657">
        <w:rPr>
          <w:rStyle w:val="TanaimMishna"/>
          <w:rFonts w:hint="cs"/>
          <w:rtl/>
          <w:rPrChange w:id="20097" w:author="קלוד" w:date="2026-10-06T10:10:33Z">
            <w:rPr>
              <w:rStyle w:val="afff2"/>
              <w:rFonts w:hint="cs"/>
              <w:rtl/>
            </w:rPr>
          </w:rPrChange>
        </w:rPr>
        <w:t>ב</w:t>
      </w:r>
      <w:r w:rsidR="00E403A1" w:rsidRPr="00C01657">
        <w:rPr>
          <w:rStyle w:val="TanaimMishna"/>
          <w:rtl/>
          <w:rPrChange w:id="20098" w:author="קלוד" w:date="2026-10-06T10:10:33Z">
            <w:rPr>
              <w:rStyle w:val="afff2"/>
              <w:rtl/>
            </w:rPr>
          </w:rPrChange>
        </w:rPr>
        <w:t>"</w:t>
      </w:r>
      <w:r w:rsidR="00E403A1" w:rsidRPr="00C01657">
        <w:rPr>
          <w:rStyle w:val="TanaimMishna"/>
          <w:rFonts w:hint="cs"/>
          <w:rtl/>
          <w:rPrChange w:id="20099" w:author="קלוד" w:date="2026-10-06T10:10:33Z">
            <w:rPr>
              <w:rStyle w:val="afff2"/>
              <w:rFonts w:hint="cs"/>
              <w:rtl/>
            </w:rPr>
          </w:rPrChange>
        </w:rPr>
        <w:t>ש וב</w:t>
      </w:r>
      <w:r w:rsidR="00E403A1" w:rsidRPr="00C01657">
        <w:rPr>
          <w:rStyle w:val="TanaimMishna"/>
          <w:rtl/>
          <w:rPrChange w:id="20100" w:author="קלוד" w:date="2026-10-06T10:10:33Z">
            <w:rPr>
              <w:rStyle w:val="afff2"/>
              <w:rtl/>
            </w:rPr>
          </w:rPrChange>
        </w:rPr>
        <w:t>"</w:t>
      </w:r>
      <w:r w:rsidR="00E403A1" w:rsidRPr="00C01657">
        <w:rPr>
          <w:rStyle w:val="TanaimMishna"/>
          <w:rFonts w:hint="cs"/>
          <w:rtl/>
          <w:rPrChange w:id="20101" w:author="קלוד" w:date="2026-10-06T10:10:33Z">
            <w:rPr>
              <w:rStyle w:val="afff2"/>
              <w:rFonts w:hint="cs"/>
              <w:rtl/>
            </w:rPr>
          </w:rPrChange>
        </w:rPr>
        <w:t>ה,</w:t>
      </w:r>
      <w:bookmarkEnd w:id="235"/>
      <w:r w:rsidR="00E403A1" w:rsidRPr="00721B7C">
        <w:rPr>
          <w:rFonts w:hint="cs"/>
          <w:rtl/>
        </w:rPr>
        <w:t xml:space="preserve"> </w:t>
      </w:r>
    </w:p>
    <w:p w14:paraId="7E979097" w14:textId="77777777" w:rsidR="00B103A3" w:rsidRPr="00721B7C" w:rsidRDefault="00E403A1" w:rsidP="009D377E">
      <w:pPr>
        <w:pStyle w:val="afff"/>
        <w:rPr>
          <w:rtl/>
        </w:rPr>
      </w:pPr>
      <w:bookmarkStart w:id="236" w:name="_Toc155720420"/>
      <w:r w:rsidRPr="008D25FB">
        <w:rPr>
          <w:rStyle w:val="afffd"/>
          <w:rFonts w:hint="cs"/>
          <w:rtl/>
        </w:rPr>
        <w:t>עלתה חזזית על רובו</w:t>
      </w:r>
      <w:r w:rsidRPr="00721B7C">
        <w:rPr>
          <w:rFonts w:hint="cs"/>
          <w:rtl/>
        </w:rPr>
        <w:t>, נטלה פטמתו</w:t>
      </w:r>
      <w:r w:rsidR="00B103A3" w:rsidRPr="00721B7C">
        <w:rPr>
          <w:rFonts w:hint="cs"/>
          <w:rtl/>
        </w:rPr>
        <w:t>,</w:t>
      </w:r>
      <w:bookmarkEnd w:id="236"/>
      <w:r w:rsidRPr="00721B7C">
        <w:rPr>
          <w:rFonts w:hint="cs"/>
          <w:rtl/>
        </w:rPr>
        <w:t xml:space="preserve"> </w:t>
      </w:r>
    </w:p>
    <w:p w14:paraId="1792F87A" w14:textId="1D1765E8" w:rsidR="00E403A1" w:rsidRPr="00721B7C" w:rsidRDefault="00E403A1" w:rsidP="009D377E">
      <w:pPr>
        <w:pStyle w:val="a3"/>
        <w:rPr>
          <w:rtl/>
        </w:rPr>
      </w:pPr>
      <w:r w:rsidRPr="00721B7C">
        <w:rPr>
          <w:rFonts w:hint="cs"/>
          <w:rtl/>
        </w:rPr>
        <w:t xml:space="preserve">נקלף נסדק ניקב וחסר כל שהוא, </w:t>
      </w:r>
      <w:r w:rsidR="002470BE" w:rsidRPr="00721B7C">
        <w:rPr>
          <w:rtl/>
        </w:rPr>
        <w:tab/>
      </w:r>
      <w:r w:rsidR="002470BE" w:rsidRPr="00721B7C">
        <w:rPr>
          <w:rFonts w:hint="cs"/>
          <w:rtl/>
        </w:rPr>
        <w:t xml:space="preserve">- </w:t>
      </w:r>
      <w:r w:rsidRPr="00721B7C">
        <w:rPr>
          <w:rFonts w:hint="cs"/>
          <w:rtl/>
        </w:rPr>
        <w:t xml:space="preserve">פסול, </w:t>
      </w:r>
    </w:p>
    <w:p w14:paraId="7C533177" w14:textId="77777777" w:rsidR="00E403A1" w:rsidRPr="00721B7C" w:rsidRDefault="00E403A1" w:rsidP="009D377E">
      <w:pPr>
        <w:pStyle w:val="afff"/>
        <w:rPr>
          <w:rtl/>
        </w:rPr>
      </w:pPr>
      <w:bookmarkStart w:id="237" w:name="_Toc155720421"/>
      <w:r w:rsidRPr="008D25FB">
        <w:rPr>
          <w:rStyle w:val="afffd"/>
          <w:rFonts w:hint="cs"/>
          <w:rtl/>
        </w:rPr>
        <w:t>עלתה חזזית על מיעוטו</w:t>
      </w:r>
      <w:r w:rsidRPr="00721B7C">
        <w:rPr>
          <w:rFonts w:hint="cs"/>
          <w:rtl/>
        </w:rPr>
        <w:t>, נטל עוקצו, ניקב ולא חסר</w:t>
      </w:r>
      <w:r w:rsidR="00B103A3" w:rsidRPr="00721B7C">
        <w:rPr>
          <w:rFonts w:hint="cs"/>
          <w:rtl/>
        </w:rPr>
        <w:t>-</w:t>
      </w:r>
      <w:r w:rsidRPr="00721B7C">
        <w:rPr>
          <w:rFonts w:hint="cs"/>
          <w:rtl/>
        </w:rPr>
        <w:t xml:space="preserve"> כשר</w:t>
      </w:r>
      <w:bookmarkEnd w:id="237"/>
      <w:r w:rsidRPr="00721B7C">
        <w:rPr>
          <w:rFonts w:hint="cs"/>
          <w:rtl/>
        </w:rPr>
        <w:t xml:space="preserve"> </w:t>
      </w:r>
    </w:p>
    <w:p w14:paraId="1ECC80E7" w14:textId="0CDC2189" w:rsidR="00E403A1" w:rsidRPr="00721B7C" w:rsidRDefault="00E403A1" w:rsidP="009D377E">
      <w:pPr>
        <w:pStyle w:val="afff"/>
        <w:rPr>
          <w:rtl/>
        </w:rPr>
      </w:pPr>
      <w:bookmarkStart w:id="238" w:name="_Toc155720422"/>
      <w:r w:rsidRPr="008D25FB">
        <w:rPr>
          <w:rStyle w:val="afffd"/>
          <w:rFonts w:hint="cs"/>
          <w:rtl/>
        </w:rPr>
        <w:t>אתרוג כושי</w:t>
      </w:r>
      <w:r w:rsidR="002470BE" w:rsidRPr="00721B7C">
        <w:rPr>
          <w:rFonts w:hint="cs"/>
          <w:rtl/>
        </w:rPr>
        <w:t>-</w:t>
      </w:r>
      <w:r w:rsidRPr="00721B7C">
        <w:rPr>
          <w:rFonts w:hint="cs"/>
          <w:rtl/>
        </w:rPr>
        <w:t xml:space="preserve"> פסול, </w:t>
      </w:r>
      <w:r w:rsidR="0054353B" w:rsidRPr="00721B7C">
        <w:rPr>
          <w:rFonts w:hint="cs"/>
          <w:rtl/>
        </w:rPr>
        <w:t xml:space="preserve">        </w:t>
      </w:r>
      <w:r w:rsidRPr="008D25FB">
        <w:rPr>
          <w:rStyle w:val="afffd"/>
          <w:rFonts w:hint="cs"/>
          <w:rtl/>
        </w:rPr>
        <w:t>ככרתי</w:t>
      </w:r>
      <w:r w:rsidR="002470BE" w:rsidRPr="00721B7C">
        <w:rPr>
          <w:rFonts w:hint="cs"/>
          <w:rtl/>
        </w:rPr>
        <w:t>-</w:t>
      </w:r>
      <w:r w:rsidR="002470BE">
        <w:rPr>
          <w:rStyle w:val="TanaimMishna"/>
          <w:rFonts w:hint="cs"/>
          <w:rtl/>
          <w:rPrChange w:id="20102" w:author="קלוד" w:date="2026-10-06T10:10:33Z">
            <w:rPr>
              <w:rStyle w:val="afff2"/>
              <w:rFonts w:hint="cs"/>
              <w:rtl/>
            </w:rPr>
          </w:rPrChange>
        </w:rPr>
        <w:t xml:space="preserve"> </w:t>
      </w:r>
      <w:r w:rsidRPr="00C01657">
        <w:rPr>
          <w:rStyle w:val="TanaimMishna"/>
          <w:rFonts w:hint="cs"/>
          <w:rtl/>
          <w:rPrChange w:id="20103" w:author="קלוד" w:date="2026-10-06T10:10:33Z">
            <w:rPr>
              <w:rStyle w:val="afff2"/>
              <w:rFonts w:hint="cs"/>
              <w:rtl/>
            </w:rPr>
          </w:rPrChange>
        </w:rPr>
        <w:t>לר"מ:</w:t>
      </w:r>
      <w:r w:rsidRPr="00721B7C">
        <w:rPr>
          <w:rFonts w:hint="cs"/>
          <w:rtl/>
        </w:rPr>
        <w:t xml:space="preserve"> כשר, </w:t>
      </w:r>
      <w:r w:rsidRPr="000C1CD3">
        <w:rPr>
          <w:rStyle w:val="TanaimMishna"/>
          <w:rFonts w:hint="cs"/>
          <w:rtl/>
          <w:rPrChange w:id="20104" w:author="קלוד" w:date="2026-10-06T10:10:33Z">
            <w:rPr>
              <w:rStyle w:val="af6"/>
              <w:rFonts w:hint="cs"/>
              <w:rtl/>
            </w:rPr>
          </w:rPrChange>
        </w:rPr>
        <w:t>ר"י:</w:t>
      </w:r>
      <w:r w:rsidRPr="00721B7C">
        <w:rPr>
          <w:rFonts w:hint="cs"/>
          <w:rtl/>
        </w:rPr>
        <w:t xml:space="preserve"> פוסל.</w:t>
      </w:r>
      <w:bookmarkEnd w:id="238"/>
    </w:p>
    <w:p w14:paraId="2679CEA0" w14:textId="7E2A1A82" w:rsidR="00E403A1" w:rsidRPr="00721B7C" w:rsidRDefault="00E403A1" w:rsidP="009D377E">
      <w:pPr>
        <w:pStyle w:val="afff"/>
        <w:rPr>
          <w:rtl/>
        </w:rPr>
      </w:pPr>
      <w:bookmarkStart w:id="239" w:name="_Toc155720423"/>
      <w:r w:rsidRPr="008D25FB">
        <w:rPr>
          <w:rStyle w:val="afffd"/>
          <w:rFonts w:hint="cs"/>
          <w:rtl/>
        </w:rPr>
        <w:t>אתרוג הקטן</w:t>
      </w:r>
      <w:r w:rsidR="002470BE" w:rsidRPr="00721B7C">
        <w:rPr>
          <w:rFonts w:hint="cs"/>
          <w:rtl/>
        </w:rPr>
        <w:t>-</w:t>
      </w:r>
      <w:r w:rsidRPr="00721B7C">
        <w:rPr>
          <w:rFonts w:hint="cs"/>
          <w:rtl/>
        </w:rPr>
        <w:t xml:space="preserve"> </w:t>
      </w:r>
      <w:r w:rsidRPr="00C01657">
        <w:rPr>
          <w:rStyle w:val="TanaimMishna"/>
          <w:rFonts w:hint="cs"/>
          <w:rtl/>
          <w:rPrChange w:id="20105" w:author="קלוד" w:date="2026-10-06T10:10:33Z">
            <w:rPr>
              <w:rStyle w:val="afff2"/>
              <w:rFonts w:hint="cs"/>
              <w:rtl/>
            </w:rPr>
          </w:rPrChange>
        </w:rPr>
        <w:t>ר</w:t>
      </w:r>
      <w:r w:rsidRPr="00C01657">
        <w:rPr>
          <w:rStyle w:val="TanaimMishna"/>
          <w:rtl/>
          <w:rPrChange w:id="20106" w:author="קלוד" w:date="2026-10-06T10:10:33Z">
            <w:rPr>
              <w:rStyle w:val="afff2"/>
              <w:rtl/>
            </w:rPr>
          </w:rPrChange>
        </w:rPr>
        <w:t>"</w:t>
      </w:r>
      <w:r w:rsidRPr="00C01657">
        <w:rPr>
          <w:rStyle w:val="TanaimMishna"/>
          <w:rFonts w:hint="cs"/>
          <w:rtl/>
          <w:rPrChange w:id="20107" w:author="קלוד" w:date="2026-10-06T10:10:33Z">
            <w:rPr>
              <w:rStyle w:val="afff2"/>
              <w:rFonts w:hint="cs"/>
              <w:rtl/>
            </w:rPr>
          </w:rPrChange>
        </w:rPr>
        <w:t>מ:</w:t>
      </w:r>
      <w:r w:rsidRPr="00721B7C">
        <w:rPr>
          <w:rFonts w:hint="cs"/>
          <w:rtl/>
        </w:rPr>
        <w:t xml:space="preserve"> כאגוז, </w:t>
      </w:r>
      <w:r w:rsidR="002470BE" w:rsidRPr="000C1CD3">
        <w:rPr>
          <w:rStyle w:val="TanaimMishna"/>
          <w:rtl/>
          <w:rPrChange w:id="20108" w:author="קלוד" w:date="2026-10-06T10:10:33Z">
            <w:rPr>
              <w:rStyle w:val="af6"/>
              <w:rtl/>
            </w:rPr>
          </w:rPrChange>
        </w:rPr>
        <w:tab/>
      </w:r>
      <w:r w:rsidRPr="000C1CD3">
        <w:rPr>
          <w:rStyle w:val="TanaimMishna"/>
          <w:rFonts w:hint="cs"/>
          <w:rtl/>
          <w:rPrChange w:id="20109" w:author="קלוד" w:date="2026-10-06T10:10:33Z">
            <w:rPr>
              <w:rStyle w:val="af6"/>
              <w:rFonts w:hint="cs"/>
              <w:rtl/>
            </w:rPr>
          </w:rPrChange>
        </w:rPr>
        <w:t>ר</w:t>
      </w:r>
      <w:r w:rsidRPr="000C1CD3">
        <w:rPr>
          <w:rStyle w:val="TanaimMishna"/>
          <w:rtl/>
          <w:rPrChange w:id="20110" w:author="קלוד" w:date="2026-10-06T10:10:33Z">
            <w:rPr>
              <w:rStyle w:val="af6"/>
              <w:rtl/>
            </w:rPr>
          </w:rPrChange>
        </w:rPr>
        <w:t>"</w:t>
      </w:r>
      <w:r w:rsidRPr="000C1CD3">
        <w:rPr>
          <w:rStyle w:val="TanaimMishna"/>
          <w:rFonts w:hint="cs"/>
          <w:rtl/>
          <w:rPrChange w:id="20111" w:author="קלוד" w:date="2026-10-06T10:10:33Z">
            <w:rPr>
              <w:rStyle w:val="af6"/>
              <w:rFonts w:hint="cs"/>
              <w:rtl/>
            </w:rPr>
          </w:rPrChange>
        </w:rPr>
        <w:t>י:</w:t>
      </w:r>
      <w:r w:rsidRPr="00721B7C">
        <w:rPr>
          <w:rFonts w:hint="cs"/>
          <w:rtl/>
        </w:rPr>
        <w:t xml:space="preserve"> כביצה,</w:t>
      </w:r>
      <w:bookmarkEnd w:id="239"/>
      <w:r w:rsidRPr="00721B7C">
        <w:rPr>
          <w:rFonts w:hint="cs"/>
          <w:rtl/>
        </w:rPr>
        <w:t xml:space="preserve"> </w:t>
      </w:r>
    </w:p>
    <w:p w14:paraId="3E3F3838" w14:textId="27A0C30D" w:rsidR="00E403A1" w:rsidRPr="00721B7C" w:rsidRDefault="0054353B" w:rsidP="009D377E">
      <w:pPr>
        <w:pStyle w:val="afff"/>
        <w:rPr>
          <w:rtl/>
        </w:rPr>
      </w:pPr>
      <w:r w:rsidRPr="00721B7C">
        <w:rPr>
          <w:rFonts w:hint="cs"/>
          <w:rtl/>
        </w:rPr>
        <w:t xml:space="preserve">        </w:t>
      </w:r>
      <w:r w:rsidR="00E403A1" w:rsidRPr="008D25FB">
        <w:rPr>
          <w:rStyle w:val="afffd"/>
          <w:rFonts w:hint="cs"/>
          <w:rtl/>
        </w:rPr>
        <w:t>ובגדול</w:t>
      </w:r>
      <w:r w:rsidRPr="00721B7C">
        <w:rPr>
          <w:rFonts w:hint="cs"/>
          <w:rtl/>
        </w:rPr>
        <w:t>-</w:t>
      </w:r>
      <w:ins w:id="10565" w:author="דבורה שירה פלג" w:date="2026-07-24T14:50:00Z" w16du:dateUtc="2026-07-24T11:50:00Z">
        <w:r w:rsidR="0005587F">
          <w:rPr>
            <w:rFonts w:hint="cs"/>
            <w:rtl/>
          </w:rPr>
          <w:t xml:space="preserve">ר"י</w:t>
        </w:r>
      </w:ins>
      <w:r w:rsidR="00E403A1" w:rsidRPr="00721B7C">
        <w:rPr>
          <w:rFonts w:hint="cs"/>
          <w:rtl/>
        </w:rPr>
        <w:t xml:space="preserve"> שיאחז שנים בידו, </w:t>
      </w:r>
      <w:r w:rsidR="00E403A1" w:rsidRPr="000C1CD3">
        <w:rPr>
          <w:rStyle w:val="TanaimMishna"/>
          <w:rFonts w:hint="cs"/>
          <w:rtl/>
          <w:rPrChange w:id="20112" w:author="קלוד" w:date="2026-10-06T10:10:33Z">
            <w:rPr>
              <w:rStyle w:val="af6"/>
              <w:rFonts w:hint="cs"/>
              <w:rtl/>
            </w:rPr>
          </w:rPrChange>
        </w:rPr>
        <w:t>רבי יוסי:</w:t>
      </w:r>
      <w:r w:rsidR="00E403A1" w:rsidRPr="00721B7C">
        <w:rPr>
          <w:rFonts w:hint="cs"/>
          <w:rtl/>
        </w:rPr>
        <w:t xml:space="preserve"> אפי' </w:t>
      </w:r>
      <w:r w:rsidRPr="00721B7C">
        <w:rPr>
          <w:rFonts w:hint="cs"/>
          <w:rtl/>
        </w:rPr>
        <w:t>א</w:t>
      </w:r>
      <w:r w:rsidR="00E403A1" w:rsidRPr="00721B7C">
        <w:rPr>
          <w:rFonts w:hint="cs"/>
          <w:rtl/>
        </w:rPr>
        <w:t>חד בשתי ידיו.</w:t>
      </w:r>
    </w:p>
    <w:p w14:paraId="1A5CA313" w14:textId="77777777" w:rsidR="00E403A1" w:rsidRPr="00C01657" w:rsidRDefault="00E403A1" w:rsidP="009D377E">
      <w:pPr>
        <w:pStyle w:val="ad"/>
        <w:framePr w:wrap="around"/>
        <w:rPr>
          <w:rStyle w:val="ae"/>
          <w:rtl/>
        </w:rPr>
      </w:pPr>
      <w:bookmarkStart w:id="241" w:name="_Toc155720425"/>
      <w:r w:rsidRPr="00C01657">
        <w:rPr>
          <w:rStyle w:val="ae"/>
          <w:rFonts w:hint="cs"/>
          <w:rtl/>
        </w:rPr>
        <w:t>לה</w:t>
      </w:r>
      <w:r w:rsidR="00B103A3" w:rsidRPr="00C01657">
        <w:rPr>
          <w:rStyle w:val="ae"/>
          <w:rFonts w:hint="cs"/>
          <w:rtl/>
        </w:rPr>
        <w:t>.</w:t>
      </w:r>
      <w:bookmarkEnd w:id="241"/>
      <w:r w:rsidRPr="00C01657">
        <w:rPr>
          <w:rStyle w:val="ae"/>
          <w:rFonts w:hint="cs"/>
          <w:rtl/>
        </w:rPr>
        <w:t xml:space="preserve"> </w:t>
      </w:r>
    </w:p>
    <w:p w14:paraId="6EE8C480" w14:textId="77777777" w:rsidR="006C1FF0" w:rsidRPr="00043784" w:rsidRDefault="00E403A1" w:rsidP="00EB787C">
      <w:pPr>
        <w:jc w:val="center"/>
        <w:rPr>
          <w:rStyle w:val="af4"/>
          <w:color w:val="auto"/>
          <w:rtl/>
        </w:rPr>
      </w:pPr>
      <w:r>
        <w:rPr>
          <w:rFonts w:hint="cs"/>
          <w:rtl/>
          <w:rPrChange w:id="9006" w:author="עריכה מהאתר" w:date="2026-10-01T11:26:03Z">
            <w:rPr>
              <w:rStyle w:val="afffd"/>
              <w:rFonts w:hint="cs"/>
              <w:rtl/>
            </w:rPr>
          </w:rPrChange>
        </w:rPr>
        <w:t xml:space="preserve">פרי עץ הדר</w:t>
      </w:r>
      <w:r>
        <w:rPr>
          <w:rStyle w:val="afffd"/>
          <w:rFonts w:hint="cs"/>
          <w:rtl/>
          <w:rPrChange w:id="9003" w:author="עריכה מהאתר" w:date="2026-10-01T11:26:03Z">
            <w:rPr>
              <w:rFonts w:hint="cs"/>
              <w:rtl/>
            </w:rPr>
          </w:rPrChange>
        </w:rPr>
        <w:t xml:space="preserve"> </w:t>
      </w:r>
      <w:r>
        <w:rPr>
          <w:rFonts w:hint="cs"/>
          <w:rtl/>
          <w:rPrChange w:id="9007" w:author="עריכה מהאתר" w:date="2026-10-01T11:26:03Z">
            <w:rPr>
              <w:rStyle w:val="afffd"/>
              <w:rFonts w:hint="cs"/>
              <w:rtl/>
            </w:rPr>
          </w:rPrChange>
        </w:rPr>
        <w:t xml:space="preserve">מנין שהוא</w:t>
      </w:r>
      <w:r>
        <w:rPr>
          <w:rFonts w:hint="cs"/>
          <w:rtl/>
          <w:rPrChange w:id="9008" w:author="עריכה מהאתר" w:date="2026-10-01T11:26:03Z">
            <w:rPr>
              <w:rStyle w:val="afffd"/>
              <w:rFonts w:hint="cs"/>
              <w:rtl/>
            </w:rPr>
          </w:rPrChange>
        </w:rPr>
        <w:t xml:space="preserve"> אתרוג</w:t>
      </w:r>
    </w:p>
    <w:p w14:paraId="72C74FF8" w14:textId="77777777" w:rsidR="006C1FF0" w:rsidRPr="00043784" w:rsidRDefault="006C1FF0" w:rsidP="00EB787C">
      <w:pPr>
        <w:pStyle w:val="affd"/>
        <w:rPr>
          <w:rtl/>
        </w:rPr>
      </w:pPr>
      <w:del w:id="9001" w:author="עריכה מהאתר" w:date="2026-10-01T11:26:03Z">
        <w:r>
          <w:rPr>
            <w:rStyle w:val="af4"/>
            <w:rFonts w:hint="cs"/>
            <w:color w:val="auto"/>
            <w:rtl/>
          </w:rPr>
          <w:delText xml:space="preserve">א</w:delText>
        </w:r>
      </w:del>
      <w:ins w:id="9002" w:author="עריכה מהאתר" w:date="2026-10-01T11:26:03Z">
        <w:r>
          <w:rPr>
            <w:rStyle w:val="af6"/>
            <w:rFonts w:hint="cs"/>
            <w:color w:val="auto"/>
            <w:rtl/>
            <w:rPrChange w:id="9067" w:author="מנוע אמוראים" w:date="2026-10-05T16:41:47Z">
              <w:rPr>
                <w:rStyle w:val="af4"/>
                <w:rFonts w:hint="cs"/>
                <w:color w:val="auto"/>
                <w:rtl/>
              </w:rPr>
            </w:rPrChange>
          </w:rPr>
          <w:t xml:space="preserve">ר"מ</w:t>
        </w:r>
        <w:r>
          <w:rPr>
            <w:rStyle w:val="af4"/>
            <w:rFonts w:hint="cs"/>
            <w:color w:val="auto"/>
            <w:rtl/>
          </w:rPr>
          <w:t xml:space="preserve">: א</w:t>
        </w:r>
      </w:ins>
      <w:r>
        <w:rPr>
          <w:rStyle w:val="af4"/>
          <w:rFonts w:hint="cs"/>
          <w:color w:val="auto"/>
          <w:rtl/>
        </w:rPr>
        <w:t xml:space="preserve">.</w:t>
      </w:r>
      <w:r w:rsidRPr="00043784">
        <w:rPr>
          <w:rFonts w:hint="cs"/>
          <w:rtl/>
        </w:rPr>
        <w:t xml:space="preserve">  </w:t>
      </w:r>
      <w:r w:rsidRPr="00043784">
        <w:rPr>
          <w:rStyle w:val="af8"/>
          <w:rFonts w:hint="cs"/>
          <w:rtl/>
        </w:rPr>
        <w:t>פרי עץ</w:t>
      </w:r>
      <w:r w:rsidRPr="00043784">
        <w:rPr>
          <w:rFonts w:hint="cs"/>
          <w:rtl/>
        </w:rPr>
        <w:t xml:space="preserve"> </w:t>
      </w:r>
      <w:r w:rsidR="00EB787C" w:rsidRPr="00043784">
        <w:rPr>
          <w:rFonts w:hint="cs"/>
          <w:rtl/>
        </w:rPr>
        <w:t xml:space="preserve">- </w:t>
      </w:r>
      <w:r w:rsidR="00E403A1" w:rsidRPr="00043784">
        <w:rPr>
          <w:rFonts w:hint="cs"/>
          <w:rtl/>
        </w:rPr>
        <w:t>שטעם עצו ופריו שוה</w:t>
      </w:r>
      <w:r w:rsidRPr="00043784">
        <w:rPr>
          <w:rFonts w:hint="cs"/>
          <w:rtl/>
        </w:rPr>
        <w:t xml:space="preserve">, </w:t>
      </w:r>
    </w:p>
    <w:p w14:paraId="6353C578" w14:textId="73C73E0C" w:rsidR="00E403A1" w:rsidRPr="00043784" w:rsidRDefault="00E403A1" w:rsidP="00BE18C7">
      <w:pPr>
        <w:ind w:left="510" w:firstLine="170"/>
        <w:rPr>
          <w:rtl/>
        </w:rPr>
      </w:pPr>
      <w:r w:rsidRPr="00043784">
        <w:rPr>
          <w:rStyle w:val="afff6"/>
          <w:rFonts w:hint="cs"/>
          <w:rtl/>
        </w:rPr>
        <w:t>ולא פלפלין</w:t>
      </w:r>
      <w:r w:rsidR="00EB787C" w:rsidRPr="00043784">
        <w:rPr>
          <w:rStyle w:val="afff6"/>
          <w:rFonts w:hint="cs"/>
          <w:rtl/>
        </w:rPr>
        <w:t>- שא</w:t>
      </w:r>
      <w:r w:rsidRPr="00043784">
        <w:rPr>
          <w:rStyle w:val="afff6"/>
          <w:rFonts w:hint="cs"/>
          <w:rtl/>
        </w:rPr>
        <w:t>חד לא ניכר, ופרי</w:t>
      </w:r>
      <w:ins w:id="10564" w:author="דבורה שירה פלג" w:date="2026-07-24T14:50:00Z" w16du:dateUtc="2026-07-24T11:50:00Z">
        <w:r w:rsidR="0005587F">
          <w:rPr>
            <w:rStyle w:val="afff6"/>
            <w:rFonts w:hint="cs"/>
            <w:rtl/>
          </w:rPr>
          <w:t xml:space="preserve"> אחד</w:t>
        </w:r>
      </w:ins>
      <w:r w:rsidRPr="00043784">
        <w:rPr>
          <w:rStyle w:val="afff6"/>
          <w:rFonts w:hint="cs"/>
          <w:rtl/>
        </w:rPr>
        <w:t xml:space="preserve"> </w:t>
      </w:r>
      <w:r w:rsidR="006C1FF0" w:rsidRPr="00043784">
        <w:rPr>
          <w:rStyle w:val="afff6"/>
          <w:rFonts w:hint="cs"/>
          <w:rtl/>
        </w:rPr>
        <w:t xml:space="preserve">ולא </w:t>
      </w:r>
      <w:r w:rsidR="00EB787C" w:rsidRPr="00043784">
        <w:rPr>
          <w:rStyle w:val="afff6"/>
          <w:rFonts w:hint="cs"/>
          <w:rtl/>
        </w:rPr>
        <w:t>שנים ושלוש</w:t>
      </w:r>
      <w:r w:rsidRPr="00043784">
        <w:rPr>
          <w:rFonts w:hint="cs"/>
          <w:sz w:val="18"/>
          <w:szCs w:val="16"/>
          <w:rtl/>
        </w:rPr>
        <w:t>.</w:t>
      </w:r>
      <w:r w:rsidRPr="00043784">
        <w:rPr>
          <w:rFonts w:hint="cs"/>
          <w:rtl/>
        </w:rPr>
        <w:t xml:space="preserve"> </w:t>
      </w:r>
    </w:p>
    <w:p w14:paraId="1FCB677C" w14:textId="77777777" w:rsidR="00EB787C" w:rsidRPr="00043784" w:rsidRDefault="006C1FF0" w:rsidP="00745FD9">
      <w:pPr>
        <w:widowControl w:val="0"/>
        <w:rPr>
          <w:rtl/>
        </w:rPr>
      </w:pPr>
      <w:r w:rsidRPr="00043784">
        <w:rPr>
          <w:rStyle w:val="af8"/>
          <w:rFonts w:hint="cs"/>
          <w:rtl/>
        </w:rPr>
        <w:t xml:space="preserve">      </w:t>
      </w:r>
      <w:r w:rsidR="00745FD9" w:rsidRPr="00043784">
        <w:rPr>
          <w:rStyle w:val="af8"/>
          <w:rtl/>
        </w:rPr>
        <w:tab/>
      </w:r>
      <w:r w:rsidR="00745FD9" w:rsidRPr="00043784">
        <w:rPr>
          <w:rStyle w:val="af8"/>
          <w:rtl/>
        </w:rPr>
        <w:tab/>
      </w:r>
      <w:r w:rsidR="00745FD9" w:rsidRPr="00043784">
        <w:rPr>
          <w:rStyle w:val="af8"/>
          <w:rtl/>
        </w:rPr>
        <w:tab/>
      </w:r>
      <w:r w:rsidR="00E403A1" w:rsidRPr="00043784">
        <w:rPr>
          <w:rStyle w:val="af8"/>
          <w:rFonts w:hint="cs"/>
          <w:rtl/>
        </w:rPr>
        <w:t>עץ מאכל</w:t>
      </w:r>
      <w:r w:rsidR="00745FD9" w:rsidRPr="00043784">
        <w:rPr>
          <w:rStyle w:val="af8"/>
          <w:rFonts w:hint="cs"/>
          <w:rtl/>
        </w:rPr>
        <w:t xml:space="preserve"> </w:t>
      </w:r>
      <w:r w:rsidR="00745FD9" w:rsidRPr="00043784">
        <w:rPr>
          <w:rStyle w:val="afff6"/>
          <w:rFonts w:hint="cs"/>
          <w:rtl/>
        </w:rPr>
        <w:t>בערלה</w:t>
      </w:r>
      <w:r w:rsidR="004C6E42" w:rsidRPr="00043784">
        <w:rPr>
          <w:rFonts w:hint="cs"/>
          <w:rtl/>
        </w:rPr>
        <w:t>-</w:t>
      </w:r>
      <w:r w:rsidR="00E403A1" w:rsidRPr="00043784">
        <w:rPr>
          <w:rFonts w:hint="cs"/>
          <w:rtl/>
        </w:rPr>
        <w:t xml:space="preserve"> שטעם עצו ופריו שוה, </w:t>
      </w:r>
    </w:p>
    <w:p w14:paraId="594DC02F" w14:textId="77777777" w:rsidR="00E403A1" w:rsidRPr="00043784" w:rsidRDefault="00E403A1" w:rsidP="00BE18C7">
      <w:pPr>
        <w:widowControl w:val="0"/>
        <w:ind w:left="906" w:firstLine="284"/>
        <w:rPr>
          <w:rtl/>
        </w:rPr>
      </w:pPr>
      <w:r w:rsidRPr="00043784">
        <w:rPr>
          <w:rFonts w:hint="cs"/>
          <w:rtl/>
        </w:rPr>
        <w:t xml:space="preserve">היינו פלפלין שחייבין בערלה, </w:t>
      </w:r>
    </w:p>
    <w:p w14:paraId="16D2B780" w14:textId="77777777" w:rsidR="00E403A1" w:rsidRPr="006F2339" w:rsidRDefault="006C1FF0" w:rsidP="00E403A1">
      <w:pPr>
        <w:pStyle w:val="affd"/>
        <w:rPr>
          <w:spacing w:val="-2"/>
          <w:rtl/>
        </w:rPr>
      </w:pPr>
      <w:r w:rsidRPr="00043784">
        <w:rPr>
          <w:rStyle w:val="af8"/>
          <w:rFonts w:hint="cs"/>
          <w:rtl/>
        </w:rPr>
        <w:t xml:space="preserve">      </w:t>
      </w:r>
      <w:r w:rsidR="00BE18C7" w:rsidRPr="00043784">
        <w:rPr>
          <w:rStyle w:val="af8"/>
          <w:rtl/>
        </w:rPr>
        <w:tab/>
      </w:r>
      <w:r w:rsidR="00BE18C7" w:rsidRPr="00043784">
        <w:rPr>
          <w:rStyle w:val="af8"/>
          <w:rtl/>
        </w:rPr>
        <w:tab/>
      </w:r>
      <w:r w:rsidR="00BE18C7" w:rsidRPr="00043784">
        <w:rPr>
          <w:rStyle w:val="af8"/>
          <w:rtl/>
        </w:rPr>
        <w:tab/>
      </w:r>
      <w:r w:rsidR="00E403A1" w:rsidRPr="006F2339">
        <w:rPr>
          <w:rStyle w:val="af8"/>
          <w:rFonts w:hint="cs"/>
          <w:spacing w:val="-2"/>
          <w:rtl/>
        </w:rPr>
        <w:t>לא תחסר כל בה</w:t>
      </w:r>
      <w:r w:rsidR="00E403A1" w:rsidRPr="006F2339">
        <w:rPr>
          <w:rFonts w:hint="cs"/>
          <w:spacing w:val="-2"/>
          <w:rtl/>
        </w:rPr>
        <w:t xml:space="preserve"> אין א''י חסרה כלום. </w:t>
      </w:r>
      <w:r w:rsidR="00FC220D" w:rsidRPr="006F2339">
        <w:rPr>
          <w:rFonts w:hint="cs"/>
          <w:spacing w:val="-2"/>
          <w:rtl/>
        </w:rPr>
        <w:t>אפי' פלפלין.</w:t>
      </w:r>
    </w:p>
    <w:p w14:paraId="2CD6569C" w14:textId="77777777" w:rsidR="00EB787C" w:rsidRPr="00043784" w:rsidRDefault="00EB787C" w:rsidP="00EB787C">
      <w:pPr>
        <w:pStyle w:val="affd"/>
        <w:rPr>
          <w:rStyle w:val="af4"/>
          <w:color w:val="auto"/>
          <w:rtl/>
        </w:rPr>
      </w:pPr>
      <w:del w:id="9003" w:author="עריכה מהאתר" w:date="2026-10-01T11:26:03Z">
        <w:r>
          <w:rPr>
            <w:rStyle w:val="af6"/>
            <w:rFonts w:hint="cs"/>
            <w:rtl/>
          </w:rPr>
          <w:delText xml:space="preserve">ב.</w:delText>
        </w:r>
      </w:del>
      <w:ins w:id="9004" w:author="עריכה מהאתר" w:date="2026-10-01T11:26:03Z">
        <w:r>
          <w:rPr>
            <w:rStyle w:val="af6"/>
            <w:rFonts w:hint="cs"/>
            <w:rtl/>
          </w:rPr>
          <w:t xml:space="preserve">רבי: ב.</w:t>
        </w:r>
      </w:ins>
      <w:r w:rsidRPr="00043784">
        <w:rPr>
          <w:rStyle w:val="af8"/>
          <w:rFonts w:hint="cs"/>
          <w:rtl/>
        </w:rPr>
        <w:t xml:space="preserve"> </w:t>
      </w:r>
      <w:r w:rsidR="00E403A1" w:rsidRPr="00043784">
        <w:rPr>
          <w:rStyle w:val="af8"/>
          <w:rFonts w:hint="cs"/>
          <w:rtl/>
        </w:rPr>
        <w:t>הדר</w:t>
      </w:r>
      <w:r w:rsidRPr="00043784">
        <w:rPr>
          <w:rStyle w:val="af4"/>
          <w:rFonts w:hint="cs"/>
          <w:color w:val="auto"/>
          <w:rtl/>
        </w:rPr>
        <w:t xml:space="preserve"> </w:t>
      </w:r>
      <w:r w:rsidRPr="000C1CD3">
        <w:rPr>
          <w:rStyle w:val="af6"/>
          <w:rFonts w:hint="cs"/>
          <w:rtl/>
        </w:rPr>
        <w:t xml:space="preserve">- </w:t>
      </w:r>
      <w:r w:rsidRPr="00F8723C">
        <w:rPr>
          <w:rStyle w:val="ac"/>
          <w:rFonts w:cs="PFT_Frank"/>
          <w:sz w:val="14"/>
          <w:rtl/>
        </w:rPr>
        <w:tab/>
      </w:r>
      <w:r w:rsidRPr="00F8723C">
        <w:rPr>
          <w:rStyle w:val="ac"/>
          <w:rFonts w:cs="PFT_Frank" w:hint="cs"/>
          <w:sz w:val="14"/>
          <w:rtl/>
        </w:rPr>
        <w:t xml:space="preserve">   </w:t>
      </w:r>
      <w:r w:rsidR="00E403A1" w:rsidRPr="00F8723C">
        <w:rPr>
          <w:rStyle w:val="ac"/>
          <w:rFonts w:cs="PFT_Frank" w:hint="cs"/>
          <w:sz w:val="14"/>
          <w:rtl/>
        </w:rPr>
        <w:t>כדיר</w:t>
      </w:r>
      <w:r w:rsidR="00E403A1" w:rsidRPr="00043784">
        <w:rPr>
          <w:rFonts w:hint="cs"/>
          <w:rtl/>
        </w:rPr>
        <w:t xml:space="preserve"> עד שבאין קטנים גדולים קיימין.</w:t>
      </w:r>
    </w:p>
    <w:p w14:paraId="35C55F7C" w14:textId="77777777" w:rsidR="00145C3D" w:rsidRPr="00043784" w:rsidRDefault="00EB787C" w:rsidP="00EB787C">
      <w:pPr>
        <w:pStyle w:val="affd"/>
        <w:ind w:left="568"/>
        <w:rPr>
          <w:rStyle w:val="af4"/>
          <w:color w:val="auto"/>
          <w:rtl/>
        </w:rPr>
      </w:pPr>
      <w:r>
        <w:rPr>
          <w:rStyle w:val="ac"/>
          <w:rFonts w:cs="PFT_Frank" w:hint="cs"/>
          <w:sz w:val="14"/>
          <w:rtl/>
        </w:rPr>
        <w:t xml:space="preserve"> </w:t>
      </w:r>
      <w:del w:id="9008" w:author="עריכה מהאתר" w:date="2026-10-01T11:26:03Z">
        <w:r>
          <w:rPr>
            <w:rStyle w:val="ac"/>
            <w:rFonts w:cs="PFT_Frank" w:hint="cs"/>
            <w:sz w:val="14"/>
            <w:rtl/>
          </w:rPr>
          <w:delText xml:space="preserve"> </w:delText>
        </w:r>
      </w:del>
      <w:ins w:id="9009" w:author="עריכה מהאתר" w:date="2026-10-01T11:26:03Z">
        <w:r>
          <w:rPr>
            <w:rStyle w:val="ac"/>
            <w:rFonts w:cs="PFT_Frank" w:hint="cs"/>
            <w:sz w:val="14"/>
            <w:rtl/>
            <w:rPrChange w:id="9001" w:author="עריכה מהאתר" w:date="2026-10-05T17:06:04Z">
              <w:rPr>
                <w:rStyle w:val="ac"/>
                <w:rFonts w:cs="PFT_Frank" w:hint="cs"/>
                <w:sz w:val="14"/>
                <w:rtl/>
              </w:rPr>
            </w:rPrChange>
          </w:rPr>
          <w:t xml:space="preserve">רב אבהו: ג.</w:t>
        </w:r>
        <w:r>
          <w:rPr>
            <w:rStyle w:val="ac"/>
            <w:rFonts w:cs="PFT_Frank" w:hint="cs"/>
            <w:sz w:val="14"/>
            <w:rtl/>
          </w:rPr>
          <w:t xml:space="preserve"> </w:t>
        </w:r>
        <w:r>
          <w:rPr>
            <w:rFonts w:cs="PFT_Frank" w:hint="cs"/>
            <w:sz w:val="14"/>
            <w:rtl/>
            <w:rPrChange w:id="9002" w:author="עריכה מהאתר" w:date="2026-10-05T17:06:04Z">
              <w:rPr>
                <w:rFonts w:cs="PFT_Frank" w:hint="cs"/>
                <w:sz w:val="14"/>
                <w:rtl/>
              </w:rPr>
            </w:rPrChange>
          </w:rPr>
          <w:t xml:space="preserve">ש</w:t>
        </w:r>
      </w:ins>
      <w:del w:id="9010" w:author="עריכה מהאתר" w:date="2026-10-01T11:26:03Z">
        <w:r>
          <w:rPr>
            <w:rStyle w:val="ac"/>
            <w:rFonts w:cs="PFT_Frank" w:hint="cs"/>
            <w:sz w:val="14"/>
            <w:rtl/>
          </w:rPr>
          <w:delText xml:space="preserve">ש</w:delText>
        </w:r>
      </w:del>
      <w:r>
        <w:rPr>
          <w:rFonts w:cs="PFT_Frank" w:hint="cs"/>
          <w:sz w:val="14"/>
          <w:rtl/>
          <w:rPrChange w:id="9003" w:author="עריכה מהאתר" w:date="2026-10-05T17:06:04Z">
            <w:rPr>
              <w:rFonts w:cs="PFT_Frank" w:hint="cs"/>
              <w:sz w:val="14"/>
              <w:rtl/>
            </w:rPr>
          </w:rPrChange>
        </w:rPr>
        <w:t xml:space="preserve">דר</w:t>
      </w:r>
      <w:r w:rsidR="00E403A1" w:rsidRPr="00043784">
        <w:rPr>
          <w:rFonts w:hint="cs"/>
          <w:rtl/>
        </w:rPr>
        <w:t xml:space="preserve"> באילנו משנה לשנה,</w:t>
      </w:r>
      <w:r w:rsidR="00E403A1" w:rsidRPr="00043784">
        <w:rPr>
          <w:rStyle w:val="af4"/>
          <w:rFonts w:hint="cs"/>
          <w:color w:val="auto"/>
          <w:rtl/>
        </w:rPr>
        <w:t xml:space="preserve"> </w:t>
      </w:r>
    </w:p>
    <w:p w14:paraId="70B7BB3F" w14:textId="3A246E10" w:rsidR="00BE18C7" w:rsidRPr="00043784" w:rsidRDefault="00EB787C" w:rsidP="006F2339">
      <w:pPr>
        <w:pStyle w:val="affd"/>
        <w:ind w:left="568"/>
        <w:rPr>
          <w:rtl/>
        </w:rPr>
      </w:pPr>
      <w:del w:id="9005" w:author="עריכה מהאתר" w:date="2026-10-01T11:26:03Z">
        <w:r>
          <w:rPr>
            <w:rStyle w:val="af4"/>
            <w:rFonts w:hint="cs"/>
            <w:color w:val="auto"/>
            <w:rtl/>
          </w:rPr>
          <w:delText xml:space="preserve"> </w:delText>
        </w:r>
      </w:del>
      <w:ins w:id="9006" w:author="עריכה מהאתר" w:date="2026-10-01T11:26:03Z">
        <w:r>
          <w:rPr>
            <w:rStyle w:val="af4"/>
            <w:rFonts w:hint="cs"/>
            <w:color w:val="auto"/>
            <w:rtl/>
          </w:rPr>
          <w:t xml:space="preserve">בן עזאי: ג. </w:t>
        </w:r>
      </w:ins>
      <w:del w:id="9007" w:author="עריכה מהאתר" w:date="2026-10-01T11:26:03Z">
        <w:r>
          <w:rPr>
            <w:rStyle w:val="ac"/>
            <w:rFonts w:cs="PFT_Frank" w:hint="cs"/>
            <w:sz w:val="14"/>
            <w:rtl/>
          </w:rPr>
          <w:delText xml:space="preserve"> </w:delText>
        </w:r>
      </w:del>
      <w:r w:rsidR="006C1FF0" w:rsidRPr="00F8723C">
        <w:rPr>
          <w:rStyle w:val="ac"/>
          <w:rFonts w:cs="PFT_Frank" w:hint="cs"/>
          <w:sz w:val="14"/>
          <w:rtl/>
        </w:rPr>
        <w:t xml:space="preserve">הדור, </w:t>
      </w:r>
      <w:r w:rsidRPr="000C1CD3">
        <w:rPr>
          <w:rStyle w:val="af6"/>
          <w:rFonts w:hint="cs"/>
          <w:rtl/>
        </w:rPr>
        <w:t>בלשון יוני</w:t>
      </w:r>
      <w:r w:rsidRPr="00F8723C">
        <w:rPr>
          <w:rStyle w:val="ac"/>
          <w:rFonts w:cs="PFT_Frank" w:hint="cs"/>
          <w:sz w:val="14"/>
          <w:rtl/>
        </w:rPr>
        <w:t xml:space="preserve"> </w:t>
      </w:r>
      <w:r w:rsidR="00E403A1" w:rsidRPr="00F8723C">
        <w:rPr>
          <w:rStyle w:val="ac"/>
          <w:rFonts w:cs="PFT_Frank" w:hint="cs"/>
          <w:sz w:val="14"/>
          <w:rtl/>
        </w:rPr>
        <w:t>מים</w:t>
      </w:r>
      <w:r w:rsidR="006C1FF0" w:rsidRPr="00043784">
        <w:rPr>
          <w:rFonts w:hint="cs"/>
          <w:rtl/>
        </w:rPr>
        <w:t xml:space="preserve">, </w:t>
      </w:r>
      <w:r w:rsidR="00E403A1" w:rsidRPr="00043784">
        <w:rPr>
          <w:rFonts w:hint="cs"/>
          <w:rtl/>
        </w:rPr>
        <w:t xml:space="preserve"> גדל על כל מים</w:t>
      </w:r>
      <w:r w:rsidR="006F2339">
        <w:rPr>
          <w:rFonts w:hint="cs"/>
          <w:rtl/>
        </w:rPr>
        <w:t>.</w:t>
      </w:r>
    </w:p>
    <w:p w14:paraId="53974A82" w14:textId="77777777" w:rsidR="00E403A1" w:rsidRPr="00043784" w:rsidRDefault="00E403A1" w:rsidP="003D6607">
      <w:pPr>
        <w:rPr>
          <w:rFonts w:ascii="BA חניכי הישיבות" w:hAnsi="BA חניכי הישיבות" w:cs="BA חניכי הישיבות"/>
          <w:sz w:val="12"/>
          <w:szCs w:val="12"/>
          <w:rtl/>
        </w:rPr>
      </w:pPr>
      <w:bookmarkStart w:id="242" w:name="_Toc155720426"/>
      <w:r>
        <w:rPr>
          <w:rStyle w:val="a6"/>
          <w:rFonts w:hint="cs"/>
          <w:spacing w:val="0"/>
          <w:rtl/>
          <w:rPrChange w:id="9091" w:author="עריכה מהאתר" w:date="2026-10-17T22:24:53Z">
            <w:rPr>
              <w:rStyle w:val="a6"/>
              <w:rFonts w:hint="cs"/>
              <w:spacing w:val="0"/>
              <w:rtl/>
            </w:rPr>
          </w:rPrChange>
        </w:rPr>
        <w:t xml:space="preserve">של אשרה ועיה</w:t>
      </w:r>
      <w:r>
        <w:rPr>
          <w:rStyle w:val="a6"/>
          <w:spacing w:val="0"/>
          <w:rtl/>
          <w:rPrChange w:id="9092" w:author="עריכה מהאתר" w:date="2026-10-17T22:24:53Z">
            <w:rPr>
              <w:rStyle w:val="a6"/>
              <w:spacing w:val="0"/>
              <w:rtl/>
            </w:rPr>
          </w:rPrChange>
        </w:rPr>
        <w:t xml:space="preserve">"</w:t>
      </w:r>
      <w:r>
        <w:rPr>
          <w:rStyle w:val="a6"/>
          <w:rFonts w:hint="cs"/>
          <w:spacing w:val="0"/>
          <w:rtl/>
          <w:rPrChange w:id="9093" w:author="עריכה מהאתר" w:date="2026-10-17T22:24:53Z">
            <w:rPr>
              <w:rStyle w:val="a6"/>
              <w:rFonts w:hint="cs"/>
              <w:spacing w:val="0"/>
              <w:rtl/>
            </w:rPr>
          </w:rPrChange>
        </w:rPr>
        <w:t xml:space="preserve">נ פסול</w:t>
      </w:r>
      <w:r>
        <w:rPr>
          <w:rStyle w:val="a6"/>
          <w:rFonts w:hint="cs"/>
          <w:spacing w:val="0"/>
          <w:rtl/>
          <w:rPrChange w:id="9094" w:author="עריכה מהאתר" w:date="2026-10-17T22:24:53Z">
            <w:rPr>
              <w:rStyle w:val="a6"/>
              <w:rFonts w:hint="cs"/>
              <w:spacing w:val="0"/>
              <w:rtl/>
            </w:rPr>
          </w:rPrChange>
        </w:rPr>
        <w:t xml:space="preserve">:</w:t>
      </w:r>
      <w:bookmarkEnd w:id="242"/>
      <w:r w:rsidRPr="00043784">
        <w:rPr>
          <w:rFonts w:hint="cs"/>
          <w:rtl/>
        </w:rPr>
        <w:t xml:space="preserve"> מיכתת שיעורו</w:t>
      </w:r>
      <w:r w:rsidR="0054353B" w:rsidRPr="00043784">
        <w:rPr>
          <w:rFonts w:hint="cs"/>
          <w:rtl/>
        </w:rPr>
        <w:t xml:space="preserve"> </w:t>
      </w:r>
      <w:r w:rsidR="00CF5C70" w:rsidRPr="00043784">
        <w:rPr>
          <w:rFonts w:hint="cs"/>
          <w:rtl/>
        </w:rPr>
        <w:t>ד</w:t>
      </w:r>
      <w:r w:rsidR="0054353B" w:rsidRPr="00043784">
        <w:rPr>
          <w:rFonts w:hint="cs"/>
          <w:rtl/>
        </w:rPr>
        <w:t xml:space="preserve">לשריפה </w:t>
      </w:r>
      <w:r w:rsidR="00CF5C70" w:rsidRPr="00043784">
        <w:rPr>
          <w:rFonts w:hint="cs"/>
          <w:rtl/>
        </w:rPr>
        <w:t>עומד.</w:t>
      </w:r>
      <w:r w:rsidRPr="00043784">
        <w:rPr>
          <w:rFonts w:hint="cs"/>
          <w:rtl/>
        </w:rPr>
        <w:t xml:space="preserve"> </w:t>
      </w:r>
    </w:p>
    <w:p w14:paraId="6E124958" w14:textId="77777777" w:rsidR="00BE18C7" w:rsidRPr="000C1CD3" w:rsidRDefault="00E403A1" w:rsidP="00CF5C70">
      <w:pPr>
        <w:widowControl w:val="0"/>
        <w:rPr>
          <w:rStyle w:val="af6"/>
          <w:rtl/>
        </w:rPr>
      </w:pPr>
      <w:bookmarkStart w:id="243" w:name="_Toc155720427"/>
      <w:r>
        <w:rPr>
          <w:rStyle w:val="a6"/>
          <w:rFonts w:hint="cs"/>
          <w:spacing w:val="0"/>
          <w:rtl/>
          <w:rPrChange w:id="9095" w:author="עריכה מהאתר" w:date="2026-10-17T22:24:53Z">
            <w:rPr>
              <w:rStyle w:val="a6"/>
              <w:rFonts w:hint="cs"/>
              <w:spacing w:val="0"/>
              <w:rtl/>
            </w:rPr>
          </w:rPrChange>
        </w:rPr>
        <w:t xml:space="preserve">של ערלה פסול</w:t>
      </w:r>
      <w:bookmarkEnd w:id="243"/>
      <w:r>
        <w:rPr>
          <w:rFonts w:hint="cs"/>
          <w:rtl/>
          <w:rPrChange w:id="9097" w:author="עריכה מהאתר" w:date="2026-10-17T22:24:53Z">
            <w:rPr>
              <w:rStyle w:val="a6"/>
              <w:rFonts w:hint="cs"/>
              <w:rtl/>
            </w:rPr>
          </w:rPrChange>
        </w:rPr>
        <w:t xml:space="preserve">:</w:t>
      </w:r>
      <w:r w:rsidRPr="000C1CD3">
        <w:rPr>
          <w:rStyle w:val="af6"/>
          <w:rFonts w:hint="cs"/>
          <w:rtl/>
        </w:rPr>
        <w:t xml:space="preserve"> </w:t>
      </w:r>
    </w:p>
    <w:p w14:paraId="72CDB7B8" w14:textId="77777777" w:rsidR="002470BE" w:rsidRPr="002470BE" w:rsidRDefault="00BE18C7" w:rsidP="001711C4">
      <w:pPr>
        <w:pStyle w:val="31"/>
        <w:framePr w:wrap="notBeside"/>
        <w:rPr>
          <w:rtl/>
        </w:rPr>
      </w:pPr>
      <w:r w:rsidRPr="002470BE">
        <w:rPr>
          <w:rFonts w:hint="cs"/>
          <w:rtl/>
        </w:rPr>
        <w:t>ל</w:t>
      </w:r>
      <w:r w:rsidR="00E403A1" w:rsidRPr="002470BE">
        <w:rPr>
          <w:rFonts w:hint="cs"/>
          <w:rtl/>
        </w:rPr>
        <w:t>כו</w:t>
      </w:r>
      <w:r w:rsidR="00E403A1" w:rsidRPr="002470BE">
        <w:rPr>
          <w:rtl/>
        </w:rPr>
        <w:t>"</w:t>
      </w:r>
      <w:r w:rsidR="00E403A1" w:rsidRPr="002470BE">
        <w:rPr>
          <w:rFonts w:hint="cs"/>
          <w:rtl/>
        </w:rPr>
        <w:t>ע</w:t>
      </w:r>
      <w:r w:rsidRPr="002470BE">
        <w:rPr>
          <w:rFonts w:hint="cs"/>
          <w:rtl/>
        </w:rPr>
        <w:t>:</w:t>
      </w:r>
    </w:p>
    <w:p w14:paraId="4E94B94B" w14:textId="32E8AF13" w:rsidR="00BE18C7" w:rsidRPr="000C1CD3" w:rsidRDefault="00E403A1" w:rsidP="00CF5C70">
      <w:pPr>
        <w:widowControl w:val="0"/>
        <w:rPr>
          <w:rStyle w:val="af6"/>
          <w:rtl/>
        </w:rPr>
      </w:pPr>
      <w:r w:rsidRPr="00043784">
        <w:rPr>
          <w:rFonts w:hint="cs"/>
          <w:rtl/>
        </w:rPr>
        <w:t>בעי היתר אכילה</w:t>
      </w:r>
      <w:r w:rsidR="00CF5C70" w:rsidRPr="00043784">
        <w:rPr>
          <w:rFonts w:hint="cs"/>
          <w:rtl/>
        </w:rPr>
        <w:t>,</w:t>
      </w:r>
      <w:r w:rsidRPr="00043784">
        <w:rPr>
          <w:rFonts w:hint="cs"/>
          <w:rtl/>
        </w:rPr>
        <w:t xml:space="preserve"> מדשל תרומה טמאה פסול,</w:t>
      </w:r>
      <w:r w:rsidR="00CF5C70" w:rsidRPr="00043784">
        <w:rPr>
          <w:rFonts w:hint="cs"/>
          <w:rtl/>
        </w:rPr>
        <w:t xml:space="preserve"> </w:t>
      </w:r>
    </w:p>
    <w:p w14:paraId="0A4F37C2" w14:textId="77777777" w:rsidR="002470BE" w:rsidRPr="002470BE" w:rsidRDefault="00CF5C70" w:rsidP="001711C4">
      <w:pPr>
        <w:pStyle w:val="31"/>
        <w:framePr w:wrap="notBeside"/>
        <w:rPr>
          <w:rtl/>
        </w:rPr>
      </w:pPr>
      <w:r w:rsidRPr="002470BE">
        <w:rPr>
          <w:rFonts w:hint="cs"/>
          <w:rtl/>
        </w:rPr>
        <w:t>ו</w:t>
      </w:r>
      <w:r w:rsidR="005B1143" w:rsidRPr="002470BE">
        <w:rPr>
          <w:rFonts w:hint="cs"/>
          <w:rtl/>
        </w:rPr>
        <w:t>חלקו</w:t>
      </w:r>
      <w:r w:rsidR="00BE18C7" w:rsidRPr="002470BE">
        <w:rPr>
          <w:rFonts w:hint="cs"/>
          <w:rtl/>
        </w:rPr>
        <w:t>:</w:t>
      </w:r>
    </w:p>
    <w:p w14:paraId="3A9543B2" w14:textId="1E4B7AC1" w:rsidR="00CF5C70" w:rsidRPr="00043784" w:rsidRDefault="0029445F" w:rsidP="00CF5C70">
      <w:pPr>
        <w:widowControl w:val="0"/>
        <w:rPr>
          <w:rtl/>
        </w:rPr>
      </w:pPr>
      <w:r w:rsidRPr="00043784">
        <w:rPr>
          <w:rFonts w:hint="cs"/>
          <w:rtl/>
        </w:rPr>
        <w:t xml:space="preserve">אי בעי גם </w:t>
      </w:r>
      <w:r w:rsidR="00CF5C70" w:rsidRPr="00043784">
        <w:rPr>
          <w:rFonts w:hint="cs"/>
          <w:rtl/>
        </w:rPr>
        <w:t>דין ממון</w:t>
      </w:r>
      <w:r w:rsidR="00DE3D97" w:rsidRPr="00043784">
        <w:rPr>
          <w:rFonts w:hint="cs"/>
          <w:rtl/>
        </w:rPr>
        <w:t xml:space="preserve"> -</w:t>
      </w:r>
      <w:r w:rsidR="00DE3D97" w:rsidRPr="000C1CD3">
        <w:rPr>
          <w:rStyle w:val="af6"/>
          <w:rFonts w:hint="cs"/>
          <w:rtl/>
        </w:rPr>
        <w:t>רב אסי</w:t>
      </w:r>
      <w:r w:rsidR="00CF5C70" w:rsidRPr="000C1CD3">
        <w:rPr>
          <w:rStyle w:val="af6"/>
          <w:rFonts w:hint="cs"/>
          <w:rtl/>
        </w:rPr>
        <w:t>.</w:t>
      </w:r>
      <w:r w:rsidR="00CF5C70" w:rsidRPr="00043784">
        <w:rPr>
          <w:rFonts w:hint="cs"/>
          <w:rtl/>
        </w:rPr>
        <w:t xml:space="preserve"> </w:t>
      </w:r>
    </w:p>
    <w:p w14:paraId="74DC2333" w14:textId="77777777" w:rsidR="002470BE" w:rsidRPr="002470BE" w:rsidRDefault="00E403A1" w:rsidP="001711C4">
      <w:pPr>
        <w:pStyle w:val="31"/>
        <w:framePr w:wrap="notBeside"/>
        <w:rPr>
          <w:rtl/>
        </w:rPr>
      </w:pPr>
      <w:r w:rsidRPr="002470BE">
        <w:rPr>
          <w:rFonts w:hint="cs"/>
          <w:rtl/>
        </w:rPr>
        <w:t>ונפק</w:t>
      </w:r>
      <w:r w:rsidRPr="002470BE">
        <w:rPr>
          <w:rtl/>
        </w:rPr>
        <w:t>"</w:t>
      </w:r>
      <w:r w:rsidRPr="002470BE">
        <w:rPr>
          <w:rFonts w:hint="cs"/>
          <w:rtl/>
        </w:rPr>
        <w:t>מ</w:t>
      </w:r>
    </w:p>
    <w:p w14:paraId="01D53466" w14:textId="3D852A01" w:rsidR="00E403A1" w:rsidRPr="00A150D6" w:rsidRDefault="00E403A1" w:rsidP="002470BE">
      <w:pPr>
        <w:spacing w:after="60"/>
        <w:rPr>
          <w:spacing w:val="-4"/>
          <w:rtl/>
        </w:rPr>
      </w:pPr>
      <w:r w:rsidRPr="00A150D6">
        <w:rPr>
          <w:rFonts w:hint="cs"/>
          <w:spacing w:val="-4"/>
          <w:rtl/>
        </w:rPr>
        <w:t>מעש</w:t>
      </w:r>
      <w:r w:rsidRPr="00A150D6">
        <w:rPr>
          <w:spacing w:val="-4"/>
          <w:rtl/>
        </w:rPr>
        <w:t>"</w:t>
      </w:r>
      <w:r w:rsidRPr="00A150D6">
        <w:rPr>
          <w:rFonts w:hint="cs"/>
          <w:spacing w:val="-4"/>
          <w:rtl/>
        </w:rPr>
        <w:t>ש בירושלים</w:t>
      </w:r>
      <w:r w:rsidR="002470BE" w:rsidRPr="00A150D6">
        <w:rPr>
          <w:rFonts w:hint="cs"/>
          <w:spacing w:val="-4"/>
          <w:rtl/>
        </w:rPr>
        <w:t>,</w:t>
      </w:r>
      <w:r w:rsidR="002470BE" w:rsidRPr="000C1CD3">
        <w:rPr>
          <w:rStyle w:val="af6"/>
          <w:rFonts w:hint="cs"/>
          <w:rtl/>
        </w:rPr>
        <w:t xml:space="preserve"> ל</w:t>
      </w:r>
      <w:r w:rsidRPr="000C1CD3">
        <w:rPr>
          <w:rStyle w:val="af6"/>
          <w:rFonts w:hint="cs"/>
          <w:rtl/>
        </w:rPr>
        <w:t>ר</w:t>
      </w:r>
      <w:r w:rsidRPr="000C1CD3">
        <w:rPr>
          <w:rStyle w:val="af6"/>
          <w:rtl/>
        </w:rPr>
        <w:t>"</w:t>
      </w:r>
      <w:r w:rsidRPr="000C1CD3">
        <w:rPr>
          <w:rStyle w:val="af6"/>
          <w:rFonts w:hint="cs"/>
          <w:rtl/>
        </w:rPr>
        <w:t>מ</w:t>
      </w:r>
      <w:r w:rsidR="002470BE" w:rsidRPr="000C1CD3">
        <w:rPr>
          <w:rStyle w:val="af6"/>
          <w:rFonts w:hint="cs"/>
          <w:rtl/>
        </w:rPr>
        <w:t>:</w:t>
      </w:r>
      <w:r w:rsidR="0035595C" w:rsidRPr="00A150D6">
        <w:rPr>
          <w:rFonts w:hint="cs"/>
          <w:spacing w:val="-4"/>
          <w:rtl/>
        </w:rPr>
        <w:t xml:space="preserve"> דיש </w:t>
      </w:r>
      <w:r w:rsidRPr="00A150D6">
        <w:rPr>
          <w:rFonts w:hint="cs"/>
          <w:spacing w:val="-4"/>
          <w:rtl/>
        </w:rPr>
        <w:t>היתר אכילה</w:t>
      </w:r>
      <w:r w:rsidR="00BE18C7" w:rsidRPr="00A150D6">
        <w:rPr>
          <w:rFonts w:hint="cs"/>
          <w:spacing w:val="-4"/>
          <w:rtl/>
        </w:rPr>
        <w:t>,</w:t>
      </w:r>
      <w:r w:rsidRPr="00A150D6">
        <w:rPr>
          <w:rFonts w:hint="cs"/>
          <w:spacing w:val="-4"/>
          <w:rtl/>
        </w:rPr>
        <w:t xml:space="preserve"> אבל ממון גבוה הוא.</w:t>
      </w:r>
    </w:p>
    <w:p w14:paraId="5C0C6BE8" w14:textId="77777777" w:rsidR="002470BE" w:rsidRPr="002470BE" w:rsidRDefault="0035595C" w:rsidP="001711C4">
      <w:pPr>
        <w:pStyle w:val="31"/>
        <w:framePr w:wrap="notBeside"/>
        <w:rPr>
          <w:rtl/>
        </w:rPr>
      </w:pPr>
      <w:r w:rsidRPr="002470BE">
        <w:rPr>
          <w:rFonts w:hint="cs"/>
          <w:rtl/>
        </w:rPr>
        <w:t>רב אסי:</w:t>
      </w:r>
    </w:p>
    <w:p w14:paraId="6B47D151" w14:textId="1218F128" w:rsidR="0035595C" w:rsidRPr="000C1CD3" w:rsidRDefault="00E403A1" w:rsidP="002470BE">
      <w:pPr>
        <w:rPr>
          <w:rStyle w:val="af6"/>
          <w:rtl/>
        </w:rPr>
      </w:pPr>
      <w:r w:rsidRPr="00F8723C">
        <w:rPr>
          <w:rStyle w:val="ac"/>
          <w:rFonts w:cs="PFT_Frank" w:hint="cs"/>
          <w:sz w:val="14"/>
          <w:rtl/>
        </w:rPr>
        <w:t>אתרוג ומצה ועיסה של מע</w:t>
      </w:r>
      <w:r w:rsidRPr="00F8723C">
        <w:rPr>
          <w:rStyle w:val="ac"/>
          <w:rFonts w:cs="PFT_Frank"/>
          <w:sz w:val="14"/>
          <w:rtl/>
        </w:rPr>
        <w:t>"</w:t>
      </w:r>
      <w:r w:rsidRPr="00F8723C">
        <w:rPr>
          <w:rStyle w:val="ac"/>
          <w:rFonts w:cs="PFT_Frank" w:hint="cs"/>
          <w:sz w:val="14"/>
          <w:rtl/>
        </w:rPr>
        <w:t>ש,</w:t>
      </w:r>
      <w:r w:rsidRPr="00043784">
        <w:rPr>
          <w:rStyle w:val="a6"/>
          <w:rFonts w:hint="cs"/>
          <w:spacing w:val="0"/>
          <w:rtl/>
        </w:rPr>
        <w:t xml:space="preserve"> </w:t>
      </w:r>
    </w:p>
    <w:p w14:paraId="3D360D56" w14:textId="67C5082F" w:rsidR="00DE3D97" w:rsidRPr="00043784" w:rsidRDefault="00E403A1" w:rsidP="00CD4C13">
      <w:pPr>
        <w:rPr>
          <w:rtl/>
        </w:rPr>
      </w:pPr>
      <w:r w:rsidRPr="000C1CD3">
        <w:rPr>
          <w:rStyle w:val="af6"/>
          <w:rFonts w:hint="cs"/>
          <w:rtl/>
        </w:rPr>
        <w:t>לחכמים</w:t>
      </w:r>
      <w:r w:rsidR="00BE18C7" w:rsidRPr="000C1CD3">
        <w:rPr>
          <w:rStyle w:val="af6"/>
          <w:rFonts w:hint="cs"/>
          <w:rtl/>
        </w:rPr>
        <w:t>:</w:t>
      </w:r>
      <w:r w:rsidRPr="00043784">
        <w:rPr>
          <w:rFonts w:hint="cs"/>
          <w:rtl/>
        </w:rPr>
        <w:t xml:space="preserve"> י</w:t>
      </w:r>
      <w:r w:rsidR="00CD4C13" w:rsidRPr="00043784">
        <w:rPr>
          <w:rFonts w:hint="cs"/>
          <w:rtl/>
        </w:rPr>
        <w:t>צא ידי חובה</w:t>
      </w:r>
      <w:r w:rsidRPr="00043784">
        <w:rPr>
          <w:rFonts w:hint="cs"/>
          <w:rtl/>
        </w:rPr>
        <w:t xml:space="preserve">, </w:t>
      </w:r>
      <w:r w:rsidRPr="000C1CD3">
        <w:rPr>
          <w:rStyle w:val="af6"/>
          <w:rFonts w:hint="cs"/>
          <w:rtl/>
        </w:rPr>
        <w:t>לר</w:t>
      </w:r>
      <w:r w:rsidRPr="000C1CD3">
        <w:rPr>
          <w:rStyle w:val="af6"/>
          <w:rtl/>
        </w:rPr>
        <w:t>"</w:t>
      </w:r>
      <w:r w:rsidRPr="000C1CD3">
        <w:rPr>
          <w:rStyle w:val="af6"/>
          <w:rFonts w:hint="cs"/>
          <w:rtl/>
        </w:rPr>
        <w:t>מ</w:t>
      </w:r>
      <w:r w:rsidR="00BE18C7" w:rsidRPr="000C1CD3">
        <w:rPr>
          <w:rStyle w:val="af6"/>
          <w:rFonts w:hint="cs"/>
          <w:rtl/>
        </w:rPr>
        <w:t>:</w:t>
      </w:r>
      <w:r w:rsidRPr="00043784">
        <w:rPr>
          <w:rFonts w:hint="cs"/>
          <w:rtl/>
        </w:rPr>
        <w:t xml:space="preserve"> </w:t>
      </w:r>
      <w:r w:rsidR="0035595C" w:rsidRPr="00043784">
        <w:rPr>
          <w:rFonts w:hint="cs"/>
          <w:rtl/>
        </w:rPr>
        <w:t>ממון גבוה ו</w:t>
      </w:r>
      <w:r w:rsidRPr="00043784">
        <w:rPr>
          <w:rFonts w:hint="cs"/>
          <w:rtl/>
        </w:rPr>
        <w:t>אין יוצא</w:t>
      </w:r>
      <w:r w:rsidR="0035595C" w:rsidRPr="00043784">
        <w:rPr>
          <w:rFonts w:hint="cs"/>
          <w:rtl/>
        </w:rPr>
        <w:t>.</w:t>
      </w:r>
      <w:r w:rsidRPr="00043784">
        <w:rPr>
          <w:rFonts w:hint="cs"/>
          <w:rtl/>
        </w:rPr>
        <w:t xml:space="preserve"> </w:t>
      </w:r>
    </w:p>
    <w:p w14:paraId="5DAA5EDA" w14:textId="77777777" w:rsidR="00DE3D97" w:rsidRPr="00C01657" w:rsidRDefault="00DE3D97" w:rsidP="009D377E">
      <w:pPr>
        <w:pStyle w:val="ad"/>
        <w:framePr w:wrap="around"/>
        <w:rPr>
          <w:rtl/>
        </w:rPr>
      </w:pPr>
      <w:bookmarkStart w:id="244" w:name="_Toc155720428"/>
      <w:r w:rsidRPr="00C01657">
        <w:rPr>
          <w:rFonts w:hint="cs"/>
          <w:rtl/>
        </w:rPr>
        <w:t>לה:</w:t>
      </w:r>
      <w:bookmarkEnd w:id="244"/>
    </w:p>
    <w:p w14:paraId="6C05BD64" w14:textId="77777777" w:rsidR="0035595C" w:rsidRPr="00043784" w:rsidRDefault="00E403A1" w:rsidP="0035595C">
      <w:pPr>
        <w:widowControl w:val="0"/>
        <w:rPr>
          <w:rtl/>
        </w:rPr>
      </w:pPr>
      <w:r w:rsidRPr="00C91EAB">
        <w:rPr>
          <w:rFonts w:cs="PFT_Frank" w:hint="cs"/>
          <w:b/>
          <w:bCs/>
          <w:szCs w:val="14"/>
          <w:rtl/>
        </w:rPr>
        <w:t>בחלה</w:t>
      </w:r>
      <w:r w:rsidRPr="00043784">
        <w:rPr>
          <w:rFonts w:hint="cs"/>
          <w:rtl/>
        </w:rPr>
        <w:t xml:space="preserve"> </w:t>
      </w:r>
      <w:r w:rsidRPr="00043784">
        <w:rPr>
          <w:rStyle w:val="af8"/>
          <w:rFonts w:hint="cs"/>
          <w:rtl/>
        </w:rPr>
        <w:t>ראשית ערסתם</w:t>
      </w:r>
      <w:r w:rsidRPr="00043784">
        <w:rPr>
          <w:rFonts w:hint="cs"/>
          <w:rtl/>
        </w:rPr>
        <w:t xml:space="preserve">, </w:t>
      </w:r>
      <w:r w:rsidRPr="00C91EAB">
        <w:rPr>
          <w:rFonts w:cs="PFT_Frank" w:hint="cs"/>
          <w:b/>
          <w:bCs/>
          <w:szCs w:val="14"/>
          <w:rtl/>
        </w:rPr>
        <w:t>אתרוג</w:t>
      </w:r>
      <w:r w:rsidRPr="00043784">
        <w:rPr>
          <w:rFonts w:hint="cs"/>
          <w:rtl/>
        </w:rPr>
        <w:t xml:space="preserve"> מ</w:t>
      </w:r>
      <w:r w:rsidRPr="00043784">
        <w:rPr>
          <w:rStyle w:val="af8"/>
          <w:rFonts w:hint="cs"/>
          <w:rtl/>
        </w:rPr>
        <w:t>לכם</w:t>
      </w:r>
      <w:r w:rsidRPr="00043784">
        <w:rPr>
          <w:rFonts w:hint="cs"/>
          <w:rtl/>
        </w:rPr>
        <w:t xml:space="preserve">. </w:t>
      </w:r>
      <w:r w:rsidRPr="00C91EAB">
        <w:rPr>
          <w:rFonts w:cs="PFT_Frank" w:hint="cs"/>
          <w:b/>
          <w:bCs/>
          <w:szCs w:val="14"/>
          <w:rtl/>
        </w:rPr>
        <w:t>מצה</w:t>
      </w:r>
      <w:r w:rsidRPr="00043784">
        <w:rPr>
          <w:rFonts w:hint="cs"/>
          <w:rtl/>
        </w:rPr>
        <w:t xml:space="preserve"> מ</w:t>
      </w:r>
      <w:r>
        <w:rPr>
          <w:rFonts w:hint="cs"/>
          <w:rtl/>
          <w:rPrChange w:id="9098" w:author="עריכה מהאתר" w:date="2026-10-17T22:24:53Z">
            <w:rPr>
              <w:rFonts w:hint="cs"/>
              <w:rtl/>
            </w:rPr>
          </w:rPrChange>
        </w:rPr>
        <w:t xml:space="preserve">לחם הארץ</w:t>
      </w:r>
      <w:r w:rsidRPr="00043784">
        <w:rPr>
          <w:rFonts w:hint="cs"/>
          <w:rtl/>
        </w:rPr>
        <w:t xml:space="preserve">. </w:t>
      </w:r>
    </w:p>
    <w:p w14:paraId="6C27B4AE" w14:textId="77777777" w:rsidR="002470BE" w:rsidRPr="002470BE" w:rsidRDefault="0035595C" w:rsidP="001711C4">
      <w:pPr>
        <w:pStyle w:val="31"/>
        <w:framePr w:wrap="notBeside"/>
        <w:rPr>
          <w:rtl/>
        </w:rPr>
      </w:pPr>
      <w:r w:rsidRPr="002470BE">
        <w:rPr>
          <w:rFonts w:hint="cs"/>
          <w:rtl/>
        </w:rPr>
        <w:t>תניא מסייע</w:t>
      </w:r>
    </w:p>
    <w:p w14:paraId="27A7D33B" w14:textId="7C649D73" w:rsidR="00145C3D" w:rsidRPr="00A150D6" w:rsidRDefault="0035595C" w:rsidP="002470BE">
      <w:pPr>
        <w:widowControl w:val="0"/>
        <w:rPr>
          <w:rStyle w:val="af8"/>
          <w:rFonts w:asciiTheme="minorHAnsi" w:hAnsiTheme="minorHAnsi" w:cs="BA Esthetic Regular"/>
          <w:spacing w:val="-4"/>
          <w:sz w:val="22"/>
          <w:rtl/>
        </w:rPr>
      </w:pPr>
      <w:r w:rsidRPr="00A150D6">
        <w:rPr>
          <w:rFonts w:hint="cs"/>
          <w:spacing w:val="-4"/>
          <w:rtl/>
        </w:rPr>
        <w:t>לחלה</w:t>
      </w:r>
      <w:r w:rsidR="00FB5A2F" w:rsidRPr="00A150D6">
        <w:rPr>
          <w:rFonts w:hint="cs"/>
          <w:spacing w:val="-4"/>
          <w:rtl/>
        </w:rPr>
        <w:t>,</w:t>
      </w:r>
      <w:r w:rsidRPr="00A150D6">
        <w:rPr>
          <w:rFonts w:hint="cs"/>
          <w:spacing w:val="-4"/>
          <w:rtl/>
        </w:rPr>
        <w:t xml:space="preserve"> ומספקי' </w:t>
      </w:r>
      <w:r w:rsidRPr="000C1CD3">
        <w:rPr>
          <w:rStyle w:val="af6"/>
          <w:rFonts w:hint="cs"/>
          <w:rtl/>
        </w:rPr>
        <w:t>אי</w:t>
      </w:r>
      <w:r w:rsidRPr="00A150D6">
        <w:rPr>
          <w:rFonts w:hint="cs"/>
          <w:spacing w:val="-4"/>
          <w:rtl/>
        </w:rPr>
        <w:t xml:space="preserve"> ה''נ מצה ואתרוג</w:t>
      </w:r>
      <w:r w:rsidR="00BB1F3B" w:rsidRPr="00A150D6">
        <w:rPr>
          <w:rFonts w:hint="cs"/>
          <w:spacing w:val="-4"/>
          <w:rtl/>
        </w:rPr>
        <w:t>,</w:t>
      </w:r>
      <w:r w:rsidRPr="00A150D6">
        <w:rPr>
          <w:rFonts w:hint="cs"/>
          <w:spacing w:val="-4"/>
          <w:rtl/>
        </w:rPr>
        <w:t xml:space="preserve"> </w:t>
      </w:r>
      <w:r w:rsidRPr="000C1CD3">
        <w:rPr>
          <w:rStyle w:val="af6"/>
          <w:rFonts w:hint="cs"/>
          <w:rtl/>
        </w:rPr>
        <w:t>או</w:t>
      </w:r>
      <w:r w:rsidRPr="00A150D6">
        <w:rPr>
          <w:rFonts w:hint="cs"/>
          <w:spacing w:val="-4"/>
          <w:rtl/>
        </w:rPr>
        <w:t xml:space="preserve"> דוקא בעיסה</w:t>
      </w:r>
      <w:r w:rsidRPr="00A150D6">
        <w:rPr>
          <w:rStyle w:val="afff6"/>
          <w:rFonts w:hint="cs"/>
          <w:spacing w:val="-4"/>
          <w:rtl/>
        </w:rPr>
        <w:t xml:space="preserve"> דתרי עריסותכם</w:t>
      </w:r>
    </w:p>
    <w:p w14:paraId="6C5F3C52" w14:textId="77777777" w:rsidR="00E403A1" w:rsidRPr="00043784" w:rsidRDefault="00E403A1" w:rsidP="00DE3D97">
      <w:pPr>
        <w:spacing w:before="60"/>
        <w:rPr>
          <w:rtl/>
        </w:rPr>
      </w:pPr>
      <w:bookmarkStart w:id="245" w:name="_Toc155720429"/>
      <w:r w:rsidRPr="00043784">
        <w:rPr>
          <w:rStyle w:val="a6"/>
          <w:rFonts w:hint="cs"/>
          <w:spacing w:val="0"/>
          <w:rtl/>
        </w:rPr>
        <w:t>תרומה טמאה:</w:t>
      </w:r>
      <w:bookmarkEnd w:id="245"/>
      <w:r w:rsidRPr="00043784">
        <w:rPr>
          <w:rStyle w:val="a6"/>
          <w:rFonts w:hint="cs"/>
          <w:spacing w:val="0"/>
          <w:rtl/>
        </w:rPr>
        <w:t xml:space="preserve"> </w:t>
      </w:r>
      <w:r w:rsidRPr="00043784">
        <w:rPr>
          <w:rFonts w:hint="cs"/>
          <w:rtl/>
        </w:rPr>
        <w:t>פסולה דאין בה היתר אכילה.</w:t>
      </w:r>
    </w:p>
    <w:p w14:paraId="1C9A1758" w14:textId="77777777" w:rsidR="0029445F" w:rsidRPr="00F8723C" w:rsidRDefault="00E403A1" w:rsidP="00E403A1">
      <w:pPr>
        <w:pStyle w:val="affd"/>
        <w:rPr>
          <w:rStyle w:val="ac"/>
          <w:rFonts w:cs="PFT_Frank"/>
          <w:sz w:val="14"/>
          <w:rtl/>
        </w:rPr>
      </w:pPr>
      <w:bookmarkStart w:id="246" w:name="_Toc155720430"/>
      <w:r w:rsidRPr="00043784">
        <w:rPr>
          <w:rStyle w:val="a6"/>
          <w:rFonts w:hint="cs"/>
          <w:spacing w:val="0"/>
          <w:rtl/>
        </w:rPr>
        <w:t>תרומה טהורה</w:t>
      </w:r>
      <w:bookmarkEnd w:id="246"/>
      <w:r w:rsidRPr="00043784">
        <w:rPr>
          <w:rFonts w:hint="cs"/>
          <w:rtl/>
        </w:rPr>
        <w:t xml:space="preserve"> </w:t>
      </w:r>
      <w:r w:rsidRPr="00043784">
        <w:rPr>
          <w:rStyle w:val="a6"/>
          <w:rFonts w:hint="cs"/>
          <w:spacing w:val="0"/>
          <w:rtl/>
        </w:rPr>
        <w:t>לא יטול</w:t>
      </w:r>
      <w:r w:rsidRPr="000C1CD3">
        <w:rPr>
          <w:rStyle w:val="af6"/>
          <w:rFonts w:hint="cs"/>
          <w:rtl/>
        </w:rPr>
        <w:t xml:space="preserve"> או </w:t>
      </w:r>
      <w:r w:rsidRPr="00043784">
        <w:rPr>
          <w:rFonts w:hint="cs"/>
          <w:rtl/>
        </w:rPr>
        <w:t>מפני שמכשירה</w:t>
      </w:r>
      <w:r w:rsidRPr="000C1CD3">
        <w:rPr>
          <w:rStyle w:val="af6"/>
          <w:rFonts w:hint="cs"/>
          <w:rtl/>
        </w:rPr>
        <w:t xml:space="preserve"> או </w:t>
      </w:r>
      <w:r w:rsidRPr="00043784">
        <w:rPr>
          <w:rFonts w:hint="cs"/>
          <w:rtl/>
        </w:rPr>
        <w:t xml:space="preserve">שמפסידה, </w:t>
      </w:r>
      <w:r w:rsidR="0029445F" w:rsidRPr="00F8723C">
        <w:rPr>
          <w:rStyle w:val="ac"/>
          <w:rFonts w:cs="PFT_Frank" w:hint="cs"/>
          <w:sz w:val="14"/>
          <w:rtl/>
        </w:rPr>
        <w:t xml:space="preserve">  </w:t>
      </w:r>
    </w:p>
    <w:p w14:paraId="5E7E40B1" w14:textId="77777777" w:rsidR="0029445F" w:rsidRPr="00043784" w:rsidRDefault="00E403A1" w:rsidP="0029445F">
      <w:pPr>
        <w:pStyle w:val="affd"/>
        <w:ind w:firstLine="720"/>
        <w:rPr>
          <w:rStyle w:val="a6"/>
          <w:spacing w:val="0"/>
          <w:rtl/>
        </w:rPr>
      </w:pPr>
      <w:r w:rsidRPr="00F8723C">
        <w:rPr>
          <w:rStyle w:val="ac"/>
          <w:rFonts w:cs="PFT_Frank" w:hint="cs"/>
          <w:sz w:val="14"/>
          <w:rtl/>
        </w:rPr>
        <w:t>נפק</w:t>
      </w:r>
      <w:r w:rsidRPr="00F8723C">
        <w:rPr>
          <w:rStyle w:val="ac"/>
          <w:rFonts w:cs="PFT_Frank"/>
          <w:sz w:val="14"/>
          <w:rtl/>
        </w:rPr>
        <w:t>"</w:t>
      </w:r>
      <w:r w:rsidRPr="00F8723C">
        <w:rPr>
          <w:rStyle w:val="ac"/>
          <w:rFonts w:cs="PFT_Frank" w:hint="cs"/>
          <w:sz w:val="14"/>
          <w:rtl/>
        </w:rPr>
        <w:t>מ</w:t>
      </w:r>
      <w:r w:rsidRPr="00043784">
        <w:rPr>
          <w:rFonts w:hint="cs"/>
          <w:rtl/>
        </w:rPr>
        <w:t xml:space="preserve"> בקרא עליה שם חוץ מקליפתה, </w:t>
      </w:r>
    </w:p>
    <w:p w14:paraId="2C84A935" w14:textId="77777777" w:rsidR="00E403A1" w:rsidRPr="00043784" w:rsidRDefault="00E403A1" w:rsidP="00E403A1">
      <w:pPr>
        <w:pStyle w:val="affd"/>
        <w:rPr>
          <w:rtl/>
        </w:rPr>
      </w:pPr>
      <w:bookmarkStart w:id="247" w:name="_Toc155720431"/>
      <w:r w:rsidRPr="00043784">
        <w:rPr>
          <w:rStyle w:val="a6"/>
          <w:rFonts w:hint="cs"/>
          <w:spacing w:val="0"/>
          <w:rtl/>
        </w:rPr>
        <w:t>ואם נטל כשרה</w:t>
      </w:r>
      <w:bookmarkEnd w:id="247"/>
      <w:r w:rsidRPr="00043784">
        <w:rPr>
          <w:rFonts w:hint="cs"/>
          <w:rtl/>
        </w:rPr>
        <w:t xml:space="preserve"> גם למ</w:t>
      </w:r>
      <w:r w:rsidRPr="00043784">
        <w:rPr>
          <w:rtl/>
        </w:rPr>
        <w:t>"</w:t>
      </w:r>
      <w:r w:rsidRPr="00043784">
        <w:rPr>
          <w:rFonts w:hint="cs"/>
          <w:rtl/>
        </w:rPr>
        <w:t>ד היתר אכילה וגם למ</w:t>
      </w:r>
      <w:r w:rsidRPr="00043784">
        <w:rPr>
          <w:rtl/>
        </w:rPr>
        <w:t>"</w:t>
      </w:r>
      <w:r w:rsidRPr="00043784">
        <w:rPr>
          <w:rFonts w:hint="cs"/>
          <w:rtl/>
        </w:rPr>
        <w:t>ד דין ממון.</w:t>
      </w:r>
    </w:p>
    <w:p w14:paraId="785C2719" w14:textId="77777777" w:rsidR="00E403A1" w:rsidRPr="00043784" w:rsidRDefault="00E403A1" w:rsidP="00BB1F3B">
      <w:pPr>
        <w:widowControl w:val="0"/>
        <w:spacing w:before="60"/>
        <w:rPr>
          <w:rtl/>
        </w:rPr>
      </w:pPr>
      <w:bookmarkStart w:id="248" w:name="_Toc155720432"/>
      <w:r w:rsidRPr="00043784">
        <w:rPr>
          <w:rStyle w:val="a6"/>
          <w:rFonts w:hint="cs"/>
          <w:spacing w:val="0"/>
          <w:rtl/>
        </w:rPr>
        <w:t>של דמאי</w:t>
      </w:r>
      <w:bookmarkEnd w:id="248"/>
      <w:r w:rsidRPr="00043784">
        <w:rPr>
          <w:rFonts w:hint="cs"/>
          <w:rtl/>
        </w:rPr>
        <w:t xml:space="preserve"> </w:t>
      </w:r>
      <w:r w:rsidRPr="000C1CD3">
        <w:rPr>
          <w:rStyle w:val="af6"/>
          <w:rFonts w:hint="cs"/>
          <w:rtl/>
        </w:rPr>
        <w:t>לב</w:t>
      </w:r>
      <w:r w:rsidRPr="000C1CD3">
        <w:rPr>
          <w:rStyle w:val="af6"/>
          <w:rtl/>
        </w:rPr>
        <w:t>"</w:t>
      </w:r>
      <w:r w:rsidRPr="000C1CD3">
        <w:rPr>
          <w:rStyle w:val="af6"/>
          <w:rFonts w:hint="cs"/>
          <w:rtl/>
        </w:rPr>
        <w:t>ה:</w:t>
      </w:r>
      <w:r w:rsidRPr="00043784">
        <w:rPr>
          <w:rFonts w:hint="cs"/>
          <w:rtl/>
        </w:rPr>
        <w:t xml:space="preserve"> דיכול להפקיר, ויעני וס"ל מאכילין</w:t>
      </w:r>
      <w:r w:rsidR="00BB1F3B" w:rsidRPr="00043784">
        <w:rPr>
          <w:rFonts w:hint="cs"/>
          <w:rtl/>
        </w:rPr>
        <w:t xml:space="preserve"> </w:t>
      </w:r>
      <w:r w:rsidRPr="00043784">
        <w:rPr>
          <w:rFonts w:hint="cs"/>
          <w:rtl/>
        </w:rPr>
        <w:t xml:space="preserve">העניים והאכסניה דמאי, </w:t>
      </w:r>
      <w:r w:rsidRPr="000C1CD3">
        <w:rPr>
          <w:rStyle w:val="af6"/>
          <w:rFonts w:hint="cs"/>
          <w:rtl/>
        </w:rPr>
        <w:t>ולב</w:t>
      </w:r>
      <w:r w:rsidRPr="000C1CD3">
        <w:rPr>
          <w:rStyle w:val="af6"/>
          <w:rtl/>
        </w:rPr>
        <w:t>"</w:t>
      </w:r>
      <w:r w:rsidRPr="000C1CD3">
        <w:rPr>
          <w:rStyle w:val="af6"/>
          <w:rFonts w:hint="cs"/>
          <w:rtl/>
        </w:rPr>
        <w:t>ש:</w:t>
      </w:r>
      <w:r w:rsidRPr="00043784">
        <w:rPr>
          <w:rFonts w:hint="cs"/>
          <w:rtl/>
        </w:rPr>
        <w:t xml:space="preserve"> אין מאכילין.</w:t>
      </w:r>
    </w:p>
    <w:p w14:paraId="0254E9EA" w14:textId="77777777" w:rsidR="0029445F" w:rsidRPr="00043784" w:rsidRDefault="00E403A1" w:rsidP="0029445F">
      <w:pPr>
        <w:spacing w:before="60"/>
      </w:pPr>
      <w:bookmarkStart w:id="249" w:name="_Toc155720433"/>
      <w:r w:rsidRPr="00043784">
        <w:rPr>
          <w:rStyle w:val="a6"/>
          <w:rFonts w:hint="cs"/>
          <w:spacing w:val="0"/>
          <w:rtl/>
        </w:rPr>
        <w:t>מעש</w:t>
      </w:r>
      <w:r w:rsidRPr="00043784">
        <w:rPr>
          <w:rStyle w:val="a6"/>
          <w:spacing w:val="0"/>
          <w:rtl/>
        </w:rPr>
        <w:t>"</w:t>
      </w:r>
      <w:r w:rsidRPr="00043784">
        <w:rPr>
          <w:rStyle w:val="a6"/>
          <w:rFonts w:hint="cs"/>
          <w:spacing w:val="0"/>
          <w:rtl/>
        </w:rPr>
        <w:t>ש בירושלים</w:t>
      </w:r>
      <w:bookmarkEnd w:id="249"/>
      <w:r w:rsidRPr="00043784">
        <w:rPr>
          <w:rFonts w:hint="cs"/>
          <w:rtl/>
        </w:rPr>
        <w:t xml:space="preserve"> </w:t>
      </w:r>
      <w:r w:rsidR="0029445F" w:rsidRPr="00043784">
        <w:rPr>
          <w:rFonts w:hint="cs"/>
          <w:rtl/>
        </w:rPr>
        <w:t xml:space="preserve">דמכשירה </w:t>
      </w:r>
      <w:r w:rsidR="0029445F" w:rsidRPr="000C1CD3">
        <w:rPr>
          <w:rStyle w:val="af6"/>
          <w:rFonts w:hint="cs"/>
          <w:rtl/>
        </w:rPr>
        <w:t>או</w:t>
      </w:r>
      <w:r w:rsidR="0029445F" w:rsidRPr="00043784">
        <w:rPr>
          <w:rFonts w:hint="cs"/>
          <w:rtl/>
        </w:rPr>
        <w:t xml:space="preserve"> דמפסידה,</w:t>
      </w:r>
    </w:p>
    <w:p w14:paraId="71C598DF" w14:textId="77777777" w:rsidR="002470BE" w:rsidRDefault="00E403A1" w:rsidP="003049F3">
      <w:pPr>
        <w:pStyle w:val="a5"/>
        <w:rPr>
          <w:rtl/>
        </w:rPr>
      </w:pPr>
      <w:ins w:id="9836" w:author="מספור קטעי משנה" w:date="2026-10-06T06:45:53Z">
        <w:r>
          <w:rPr>
            <w:rStyle w:val="MisparKeta"/>
          </w:rPr>
          <w:t xml:space="preserve">ב. </w:t>
        </w:r>
      </w:ins>
      <w:bookmarkStart w:id="250" w:name="_Toc155720434"/>
      <w:r w:rsidRPr="00043784">
        <w:rPr>
          <w:rStyle w:val="a6"/>
          <w:rFonts w:hint="cs"/>
          <w:spacing w:val="0"/>
          <w:rtl/>
        </w:rPr>
        <w:t>ואם נטל כשרה</w:t>
      </w:r>
      <w:bookmarkEnd w:id="250"/>
      <w:r w:rsidRPr="00043784">
        <w:rPr>
          <w:rStyle w:val="a6"/>
          <w:rFonts w:hint="cs"/>
          <w:spacing w:val="0"/>
          <w:rtl/>
        </w:rPr>
        <w:t xml:space="preserve"> </w:t>
      </w:r>
    </w:p>
    <w:p w14:paraId="6D95137A" w14:textId="3FCCE525" w:rsidR="00E403A1" w:rsidRPr="00043784" w:rsidRDefault="00E403A1" w:rsidP="002470BE">
      <w:pPr>
        <w:rPr>
          <w:rtl/>
        </w:rPr>
      </w:pPr>
      <w:r w:rsidRPr="000C1CD3">
        <w:rPr>
          <w:rStyle w:val="af6"/>
          <w:rFonts w:hint="cs"/>
          <w:rtl/>
        </w:rPr>
        <w:t>למ</w:t>
      </w:r>
      <w:r w:rsidRPr="000C1CD3">
        <w:rPr>
          <w:rStyle w:val="af6"/>
          <w:rtl/>
        </w:rPr>
        <w:t>"</w:t>
      </w:r>
      <w:r w:rsidRPr="000C1CD3">
        <w:rPr>
          <w:rStyle w:val="af6"/>
          <w:rFonts w:hint="cs"/>
          <w:rtl/>
        </w:rPr>
        <w:t>ד</w:t>
      </w:r>
      <w:r w:rsidR="002470BE" w:rsidRPr="000C1CD3">
        <w:rPr>
          <w:rStyle w:val="af6"/>
          <w:rFonts w:hint="cs"/>
          <w:rtl/>
        </w:rPr>
        <w:t>:</w:t>
      </w:r>
      <w:r w:rsidRPr="00043784">
        <w:rPr>
          <w:rFonts w:hint="cs"/>
          <w:rtl/>
        </w:rPr>
        <w:t xml:space="preserve"> היתר אכילה </w:t>
      </w:r>
      <w:r w:rsidRPr="000C1CD3">
        <w:rPr>
          <w:rStyle w:val="af6"/>
          <w:rFonts w:hint="cs"/>
          <w:rtl/>
        </w:rPr>
        <w:t>לכו</w:t>
      </w:r>
      <w:r w:rsidRPr="000C1CD3">
        <w:rPr>
          <w:rStyle w:val="af6"/>
          <w:rtl/>
        </w:rPr>
        <w:t>"</w:t>
      </w:r>
      <w:r w:rsidRPr="000C1CD3">
        <w:rPr>
          <w:rStyle w:val="af6"/>
          <w:rFonts w:hint="cs"/>
          <w:rtl/>
        </w:rPr>
        <w:t>ע,</w:t>
      </w:r>
      <w:r w:rsidRPr="00043784">
        <w:rPr>
          <w:rFonts w:hint="cs"/>
          <w:rtl/>
        </w:rPr>
        <w:t xml:space="preserve"> </w:t>
      </w:r>
      <w:r w:rsidR="00BB1F3B" w:rsidRPr="00043784">
        <w:rPr>
          <w:rFonts w:hint="cs"/>
          <w:rtl/>
        </w:rPr>
        <w:t xml:space="preserve"> </w:t>
      </w:r>
      <w:r w:rsidR="002470BE">
        <w:rPr>
          <w:rtl/>
        </w:rPr>
        <w:tab/>
      </w:r>
      <w:r w:rsidRPr="000C1CD3">
        <w:rPr>
          <w:rStyle w:val="af6"/>
          <w:rFonts w:hint="cs"/>
          <w:rtl/>
        </w:rPr>
        <w:t>למ</w:t>
      </w:r>
      <w:r w:rsidRPr="000C1CD3">
        <w:rPr>
          <w:rStyle w:val="af6"/>
          <w:rtl/>
        </w:rPr>
        <w:t>"</w:t>
      </w:r>
      <w:r w:rsidRPr="000C1CD3">
        <w:rPr>
          <w:rStyle w:val="af6"/>
          <w:rFonts w:hint="cs"/>
          <w:rtl/>
        </w:rPr>
        <w:t>ד</w:t>
      </w:r>
      <w:r w:rsidR="002470BE" w:rsidRPr="000C1CD3">
        <w:rPr>
          <w:rStyle w:val="af6"/>
          <w:rFonts w:hint="cs"/>
          <w:rtl/>
        </w:rPr>
        <w:t>:</w:t>
      </w:r>
      <w:r w:rsidRPr="00043784">
        <w:rPr>
          <w:rFonts w:hint="cs"/>
          <w:rtl/>
        </w:rPr>
        <w:t xml:space="preserve"> שאין בה דין ממון  </w:t>
      </w:r>
      <w:r w:rsidRPr="000C1CD3">
        <w:rPr>
          <w:rStyle w:val="af6"/>
          <w:rFonts w:hint="cs"/>
          <w:rtl/>
        </w:rPr>
        <w:t>כרבנן</w:t>
      </w:r>
      <w:r w:rsidRPr="00043784">
        <w:rPr>
          <w:rFonts w:hint="cs"/>
          <w:rtl/>
        </w:rPr>
        <w:t>.</w:t>
      </w:r>
    </w:p>
    <w:p w14:paraId="0B1930CD" w14:textId="77777777" w:rsidR="00E403A1" w:rsidRPr="00043784" w:rsidRDefault="00E403A1" w:rsidP="003049F3">
      <w:pPr>
        <w:pStyle w:val="a5"/>
        <w:rPr>
          <w:rStyle w:val="a6"/>
          <w:spacing w:val="0"/>
          <w:rtl/>
        </w:rPr>
      </w:pPr>
      <w:ins w:id="9837" w:author="מספור קטעי משנה" w:date="2026-10-06T06:45:53Z">
        <w:r>
          <w:rPr>
            <w:rStyle w:val="MisparKeta"/>
          </w:rPr>
          <w:t xml:space="preserve">ה. </w:t>
        </w:r>
      </w:ins>
      <w:bookmarkStart w:id="251" w:name="_Toc155720435"/>
      <w:r w:rsidRPr="00043784">
        <w:rPr>
          <w:rStyle w:val="a6"/>
          <w:rFonts w:hint="cs"/>
          <w:spacing w:val="0"/>
          <w:rtl/>
        </w:rPr>
        <w:t>חזזית על מיעוטו כשר:</w:t>
      </w:r>
      <w:bookmarkEnd w:id="251"/>
      <w:r w:rsidRPr="00043784">
        <w:rPr>
          <w:rStyle w:val="a6"/>
          <w:rFonts w:hint="cs"/>
          <w:spacing w:val="0"/>
          <w:rtl/>
        </w:rPr>
        <w:t xml:space="preserve"> </w:t>
      </w:r>
    </w:p>
    <w:p w14:paraId="6071D727" w14:textId="77777777" w:rsidR="00E403A1" w:rsidRPr="00043784" w:rsidRDefault="0029445F" w:rsidP="00BB1F3B">
      <w:pPr>
        <w:rPr>
          <w:rtl/>
        </w:rPr>
      </w:pPr>
      <w:del w:id="9001" w:author="עריכה מהאתר" w:date="2026-10-06T13:29:12Z">
        <w:r>
          <w:rPr>
            <w:rStyle w:val="af6"/>
            <w:rFonts w:hint="cs"/>
            <w:rtl/>
          </w:rPr>
          <w:delText xml:space="preserve">רבא</w:delText>
        </w:r>
      </w:del>
      <w:ins w:id="9002" w:author="עריכה מהאתר" w:date="2026-10-06T13:29:12Z">
        <w:r>
          <w:rPr>
            <w:rStyle w:val="af6"/>
            <w:rFonts w:hint="cs"/>
            <w:rtl/>
            <w:rPrChange w:id="9099" w:author="עריכה מהאתר" w:date="2026-10-17T22:24:53Z">
              <w:rPr>
                <w:rStyle w:val="af6"/>
                <w:rFonts w:hint="cs"/>
                <w:rtl/>
              </w:rPr>
            </w:rPrChange>
          </w:rPr>
          <w:t xml:space="preserve">רב חסדא</w:t>
        </w:r>
      </w:ins>
      <w:r>
        <w:rPr>
          <w:rStyle w:val="af6"/>
          <w:rFonts w:hint="cs"/>
          <w:rtl/>
          <w:rPrChange w:id="9100" w:author="עריכה מהאתר" w:date="2026-10-17T22:24:53Z">
            <w:rPr>
              <w:rStyle w:val="af6"/>
              <w:rFonts w:hint="cs"/>
              <w:rtl/>
            </w:rPr>
          </w:rPrChange>
        </w:rPr>
        <w:t xml:space="preserve">:</w:t>
      </w:r>
      <w:r w:rsidRPr="00043784">
        <w:rPr>
          <w:rFonts w:hint="cs"/>
          <w:rtl/>
        </w:rPr>
        <w:t xml:space="preserve"> </w:t>
      </w:r>
      <w:r w:rsidR="00E403A1" w:rsidRPr="00043784">
        <w:rPr>
          <w:rFonts w:hint="cs"/>
          <w:rtl/>
        </w:rPr>
        <w:t>רבנו הגדול אמר</w:t>
      </w:r>
      <w:r w:rsidRPr="00043784">
        <w:rPr>
          <w:rFonts w:hint="cs"/>
          <w:rtl/>
        </w:rPr>
        <w:t>ו, והמקום בעזרו, ורק במקום אחד,</w:t>
      </w:r>
    </w:p>
    <w:p w14:paraId="664F2CAA" w14:textId="6D22B873" w:rsidR="00E403A1" w:rsidRPr="006F2339" w:rsidRDefault="0015262F" w:rsidP="006F2339">
      <w:pPr>
        <w:pStyle w:val="affd"/>
        <w:widowControl w:val="0"/>
        <w:rPr>
          <w:spacing w:val="-6"/>
          <w:rtl/>
        </w:rPr>
      </w:pPr>
      <w:r w:rsidRPr="006F2339">
        <w:rPr>
          <w:rStyle w:val="ac"/>
          <w:rFonts w:cs="PFT_Frank" w:hint="cs"/>
          <w:spacing w:val="-6"/>
          <w:sz w:val="14"/>
          <w:rtl/>
        </w:rPr>
        <w:t xml:space="preserve">אבל </w:t>
      </w:r>
      <w:r w:rsidR="00E403A1" w:rsidRPr="006F2339">
        <w:rPr>
          <w:rStyle w:val="ac"/>
          <w:rFonts w:cs="PFT_Frank" w:hint="cs"/>
          <w:spacing w:val="-6"/>
          <w:sz w:val="14"/>
          <w:rtl/>
        </w:rPr>
        <w:t>ב' וג' מקומות</w:t>
      </w:r>
      <w:r w:rsidR="00D53889" w:rsidRPr="006F2339">
        <w:rPr>
          <w:rStyle w:val="ac"/>
          <w:rFonts w:cs="PFT_Frank" w:hint="cs"/>
          <w:spacing w:val="-6"/>
          <w:sz w:val="14"/>
          <w:rtl/>
        </w:rPr>
        <w:t>:</w:t>
      </w:r>
      <w:r w:rsidR="00E403A1" w:rsidRPr="006F2339">
        <w:rPr>
          <w:rFonts w:hint="cs"/>
          <w:spacing w:val="-6"/>
          <w:rtl/>
        </w:rPr>
        <w:t xml:space="preserve"> מנומר ופסול. </w:t>
      </w:r>
      <w:r w:rsidR="00E403A1" w:rsidRPr="006F2339">
        <w:rPr>
          <w:rStyle w:val="ac"/>
          <w:rFonts w:cs="PFT_Frank" w:hint="cs"/>
          <w:spacing w:val="-6"/>
          <w:sz w:val="14"/>
          <w:rtl/>
        </w:rPr>
        <w:t>ועל חוטמו</w:t>
      </w:r>
      <w:r w:rsidR="00D53889" w:rsidRPr="006F2339">
        <w:rPr>
          <w:rFonts w:hint="cs"/>
          <w:spacing w:val="-6"/>
          <w:rtl/>
        </w:rPr>
        <w:t>:</w:t>
      </w:r>
      <w:r w:rsidR="00E403A1" w:rsidRPr="006F2339">
        <w:rPr>
          <w:rFonts w:hint="cs"/>
          <w:spacing w:val="-6"/>
          <w:rtl/>
        </w:rPr>
        <w:t xml:space="preserve"> אפי' במשהו פסול.</w:t>
      </w:r>
    </w:p>
    <w:p w14:paraId="0671525F" w14:textId="3E5B1005" w:rsidR="00E403A1" w:rsidRPr="00043784" w:rsidRDefault="00E403A1" w:rsidP="003B64CF">
      <w:pPr>
        <w:pStyle w:val="affd"/>
        <w:rPr>
          <w:rtl/>
        </w:rPr>
      </w:pPr>
      <w:r w:rsidRPr="00043784">
        <w:rPr>
          <w:rStyle w:val="a6"/>
          <w:rFonts w:hint="cs"/>
          <w:spacing w:val="0"/>
          <w:rtl/>
        </w:rPr>
        <w:t>נטלה פטמתו:</w:t>
      </w:r>
      <w:ins w:id="10563" w:author="דבורה שירה פלג" w:date="2026-07-24T14:53:00Z" w16du:dateUtc="2026-07-24T11:53:00Z">
        <w:r>
          <w:rPr>
            <w:rStyle w:val="af6"/>
            <w:rFonts w:hint="cs"/>
            <w:spacing w:val="0"/>
            <w:rtl/>
            <w:rPrChange w:id="9068" w:author="מנוע אמוראים" w:date="2026-10-05T16:41:47Z">
              <w:rPr>
                <w:rStyle w:val="a6"/>
                <w:rFonts w:hint="cs"/>
                <w:spacing w:val="0"/>
                <w:rtl/>
              </w:rPr>
            </w:rPrChange>
          </w:rPr>
          <w:t xml:space="preserve">ריב"א</w:t>
        </w:r>
      </w:ins>
      <w:r w:rsidRPr="00043784">
        <w:rPr>
          <w:rStyle w:val="a6"/>
          <w:rFonts w:hint="cs"/>
          <w:spacing w:val="0"/>
          <w:rtl/>
        </w:rPr>
        <w:t xml:space="preserve"> </w:t>
      </w:r>
      <w:r w:rsidRPr="00043784">
        <w:rPr>
          <w:rFonts w:hint="cs"/>
          <w:rtl/>
        </w:rPr>
        <w:t>בוכנתו,</w:t>
      </w:r>
    </w:p>
    <w:p w14:paraId="4471CD78" w14:textId="77777777" w:rsidR="00E403A1" w:rsidRPr="00043784" w:rsidRDefault="00E403A1" w:rsidP="00BA59BB">
      <w:bookmarkStart w:id="253" w:name="_Toc155720437"/>
      <w:r w:rsidRPr="00043784">
        <w:rPr>
          <w:rStyle w:val="a6"/>
          <w:rFonts w:hint="cs"/>
          <w:spacing w:val="0"/>
          <w:rtl/>
        </w:rPr>
        <w:t>נקלף:</w:t>
      </w:r>
      <w:bookmarkEnd w:id="253"/>
      <w:r w:rsidRPr="00043784">
        <w:rPr>
          <w:rStyle w:val="a6"/>
          <w:rFonts w:hint="cs"/>
          <w:spacing w:val="0"/>
          <w:rtl/>
        </w:rPr>
        <w:t xml:space="preserve"> </w:t>
      </w:r>
      <w:r w:rsidR="0015262F" w:rsidRPr="00F8723C">
        <w:rPr>
          <w:rStyle w:val="ac"/>
          <w:rFonts w:cs="PFT_Frank" w:hint="cs"/>
          <w:sz w:val="14"/>
          <w:rtl/>
        </w:rPr>
        <w:t>במקצתו</w:t>
      </w:r>
      <w:r>
        <w:rPr>
          <w:rFonts w:hint="cs"/>
          <w:rtl/>
        </w:rPr>
        <w:t xml:space="preserve"> פסול דמנומר, בכולו </w:t>
      </w:r>
      <w:r>
        <w:rPr>
          <w:rStyle w:val="afff6"/>
          <w:rFonts w:hint="cs"/>
          <w:rtl/>
          <w:rPrChange w:id="9001" w:author="עריכה מהאתר" w:date="2026-10-01T11:26:03Z">
            <w:rPr>
              <w:rFonts w:hint="cs"/>
              <w:rtl/>
            </w:rPr>
          </w:rPrChange>
        </w:rPr>
        <w:t xml:space="preserve">[כסומקא]</w:t>
      </w:r>
      <w:r>
        <w:rPr>
          <w:rFonts w:hint="cs"/>
          <w:rtl/>
        </w:rPr>
        <w:t xml:space="preserve"> כשר</w:t>
      </w:r>
      <w:r w:rsidRPr="00043784">
        <w:rPr>
          <w:rFonts w:hint="cs"/>
          <w:rtl/>
        </w:rPr>
        <w:t>.</w:t>
      </w:r>
    </w:p>
    <w:p w14:paraId="5CE44EF5" w14:textId="77777777" w:rsidR="0015262F" w:rsidRPr="00C01657" w:rsidRDefault="0015262F" w:rsidP="009D377E">
      <w:pPr>
        <w:pStyle w:val="ad"/>
        <w:framePr w:wrap="around"/>
        <w:rPr>
          <w:rtl/>
        </w:rPr>
      </w:pPr>
      <w:bookmarkStart w:id="254" w:name="_Toc155720438"/>
      <w:r w:rsidRPr="00C01657">
        <w:rPr>
          <w:rFonts w:hint="cs"/>
          <w:rtl/>
        </w:rPr>
        <w:t>לו.</w:t>
      </w:r>
      <w:bookmarkEnd w:id="254"/>
    </w:p>
    <w:p w14:paraId="3DB5E917" w14:textId="242FDF49" w:rsidR="00E403A1" w:rsidRPr="00043784" w:rsidRDefault="00E403A1" w:rsidP="00F856E4">
      <w:pPr>
        <w:pStyle w:val="affd"/>
        <w:widowControl w:val="0"/>
        <w:spacing w:before="60"/>
        <w:rPr>
          <w:rtl/>
        </w:rPr>
      </w:pPr>
      <w:r>
        <w:rPr>
          <w:rFonts w:hint="cs"/>
          <w:spacing w:val="0"/>
          <w:rtl/>
          <w:rPrChange w:id="9103" w:author="עריכה מהאתר" w:date="2026-10-17T22:24:53Z">
            <w:rPr>
              <w:rStyle w:val="a6"/>
              <w:rFonts w:hint="cs"/>
              <w:spacing w:val="0"/>
              <w:rtl/>
            </w:rPr>
          </w:rPrChange>
        </w:rPr>
        <w:t xml:space="preserve">נסדק ניקב</w:t>
      </w:r>
      <w:r>
        <w:rPr>
          <w:rFonts w:hint="cs"/>
          <w:spacing w:val="0"/>
          <w:rtl/>
          <w:rPrChange w:id="9104" w:author="עריכה מהאתר" w:date="2026-10-17T22:24:53Z">
            <w:rPr>
              <w:rFonts w:hint="cs"/>
              <w:spacing w:val="0"/>
              <w:rtl/>
            </w:rPr>
          </w:rPrChange>
        </w:rPr>
        <w:t xml:space="preserve"> </w:t>
      </w:r>
      <w:ins w:id="10562" w:author="דבורה שירה פלג" w:date="2026-07-24T14:54:00Z" w16du:dateUtc="2026-07-24T11:54:00Z">
        <w:r>
          <w:rPr>
            <w:rFonts w:hint="cs"/>
            <w:spacing w:val="0"/>
            <w:rtl/>
            <w:rPrChange w:id="9105" w:author="עריכה מהאתר" w:date="2026-10-17T22:24:53Z">
              <w:rPr>
                <w:rStyle w:val="af6"/>
                <w:rFonts w:hint="cs"/>
                <w:spacing w:val="0"/>
                <w:rtl/>
              </w:rPr>
            </w:rPrChange>
          </w:rPr>
          <w:t xml:space="preserve">עולא בר חיננא</w:t>
        </w:r>
        <w:r w:rsidR="00974010">
          <w:rPr>
            <w:rStyle w:val="a6"/>
            <w:rFonts w:hint="cs"/>
            <w:spacing w:val="0"/>
            <w:rtl/>
          </w:rPr>
          <w:t xml:space="preserve"> </w:t>
        </w:r>
      </w:ins>
      <w:r w:rsidRPr="00043784">
        <w:rPr>
          <w:rFonts w:hint="cs"/>
          <w:rtl/>
        </w:rPr>
        <w:t xml:space="preserve">מפולש במשהו, ושאינו </w:t>
      </w:r>
      <w:r w:rsidR="00E55D89">
        <w:rPr>
          <w:rFonts w:hint="cs"/>
          <w:rtl/>
        </w:rPr>
        <w:t xml:space="preserve">מפולש </w:t>
      </w:r>
      <w:r w:rsidRPr="00043784">
        <w:rPr>
          <w:rFonts w:hint="cs"/>
          <w:rtl/>
        </w:rPr>
        <w:t>בכאיסר</w:t>
      </w:r>
    </w:p>
    <w:p w14:paraId="06BBFA44" w14:textId="77777777" w:rsidR="00BB1F3B" w:rsidRPr="002470BE" w:rsidRDefault="00E403A1" w:rsidP="002470BE">
      <w:pPr>
        <w:pStyle w:val="af1"/>
        <w:rPr>
          <w:rtl/>
        </w:rPr>
      </w:pPr>
      <w:bookmarkStart w:id="256" w:name="_Toc155720440"/>
      <w:r w:rsidRPr="002470BE">
        <w:rPr>
          <w:rFonts w:hint="cs"/>
          <w:rtl/>
        </w:rPr>
        <w:t>בעי רבא נולדו בו סימני טרפה</w:t>
      </w:r>
      <w:bookmarkEnd w:id="256"/>
    </w:p>
    <w:p w14:paraId="18E39E95" w14:textId="00661D3B" w:rsidR="00036C7A" w:rsidRPr="00036C7A" w:rsidRDefault="00036C7A" w:rsidP="001711C4">
      <w:pPr>
        <w:pStyle w:val="31"/>
        <w:framePr w:wrap="notBeside"/>
        <w:rPr>
          <w:rtl/>
        </w:rPr>
      </w:pPr>
      <w:r>
        <w:rPr>
          <w:rFonts w:hint="cs"/>
          <w:rtl/>
        </w:rPr>
        <w:t xml:space="preserve">אי </w:t>
      </w:r>
      <w:r w:rsidR="0015262F" w:rsidRPr="00036C7A">
        <w:rPr>
          <w:rFonts w:hint="cs"/>
          <w:rtl/>
        </w:rPr>
        <w:t>כ</w:t>
      </w:r>
      <w:ins w:id="10561" w:author="דבורה שירה פלג" w:date="2026-07-24T14:54:00Z" w16du:dateUtc="2026-07-24T11:54:00Z">
        <w:r w:rsidR="00575F9F">
          <w:rPr>
            <w:rFonts w:hint="cs"/>
            <w:rtl/>
          </w:rPr>
          <w:t xml:space="preserve">עולא א</w:t>
        </w:r>
      </w:ins>
      <w:r w:rsidR="00E403A1" w:rsidRPr="00036C7A">
        <w:rPr>
          <w:rFonts w:hint="cs"/>
          <w:rtl/>
        </w:rPr>
        <w:t>רי</w:t>
      </w:r>
      <w:r w:rsidR="00E403A1" w:rsidRPr="00036C7A">
        <w:rPr>
          <w:rtl/>
        </w:rPr>
        <w:t>"</w:t>
      </w:r>
      <w:r w:rsidR="00E403A1" w:rsidRPr="00036C7A">
        <w:rPr>
          <w:rFonts w:hint="cs"/>
          <w:rtl/>
        </w:rPr>
        <w:t>ו</w:t>
      </w:r>
    </w:p>
    <w:p w14:paraId="747CAD2F" w14:textId="0E659975" w:rsidR="00BB1F3B" w:rsidRPr="000C1CD3" w:rsidRDefault="0015262F" w:rsidP="0015262F">
      <w:pPr>
        <w:rPr>
          <w:rStyle w:val="af6"/>
          <w:rtl/>
        </w:rPr>
      </w:pPr>
      <w:r w:rsidRPr="00043784">
        <w:rPr>
          <w:rFonts w:hint="cs"/>
          <w:rtl/>
        </w:rPr>
        <w:t>ד</w:t>
      </w:r>
      <w:r w:rsidR="00E403A1" w:rsidRPr="00043784">
        <w:rPr>
          <w:rFonts w:hint="cs"/>
          <w:rtl/>
        </w:rPr>
        <w:t>ריאה שנשפכה כקיתון כשרה</w:t>
      </w:r>
      <w:r w:rsidR="00D53889" w:rsidRPr="00043784">
        <w:rPr>
          <w:rFonts w:hint="cs"/>
          <w:rtl/>
        </w:rPr>
        <w:t xml:space="preserve">, </w:t>
      </w:r>
      <w:r w:rsidRPr="00043784">
        <w:rPr>
          <w:rFonts w:hint="cs"/>
          <w:rtl/>
        </w:rPr>
        <w:t>דוקא בקיימי סמפונהא</w:t>
      </w:r>
      <w:r w:rsidR="00E403A1" w:rsidRPr="00043784">
        <w:rPr>
          <w:rFonts w:hint="cs"/>
          <w:rtl/>
        </w:rPr>
        <w:t>,</w:t>
      </w:r>
    </w:p>
    <w:p w14:paraId="01FA3C92" w14:textId="77777777" w:rsidR="00036C7A" w:rsidRPr="00036C7A" w:rsidRDefault="00036C7A" w:rsidP="001711C4">
      <w:pPr>
        <w:pStyle w:val="31"/>
        <w:framePr w:wrap="notBeside"/>
        <w:rPr>
          <w:rtl/>
        </w:rPr>
      </w:pPr>
      <w:r w:rsidRPr="00036C7A">
        <w:rPr>
          <w:rFonts w:hint="cs"/>
          <w:rtl/>
        </w:rPr>
        <w:t>א</w:t>
      </w:r>
      <w:r w:rsidR="00E403A1" w:rsidRPr="00036C7A">
        <w:rPr>
          <w:rFonts w:hint="cs"/>
          <w:rtl/>
        </w:rPr>
        <w:t>ו</w:t>
      </w:r>
    </w:p>
    <w:p w14:paraId="6E0CE3E6" w14:textId="4424F679" w:rsidR="00E403A1" w:rsidRPr="00043784" w:rsidRDefault="00C947DC" w:rsidP="0015262F">
      <w:pPr>
        <w:rPr>
          <w:rtl/>
        </w:rPr>
      </w:pPr>
      <w:r w:rsidRPr="00043784">
        <w:rPr>
          <w:rFonts w:hint="cs"/>
          <w:rtl/>
        </w:rPr>
        <w:t xml:space="preserve">גם </w:t>
      </w:r>
      <w:r w:rsidR="00D53889" w:rsidRPr="00043784">
        <w:rPr>
          <w:rFonts w:hint="cs"/>
          <w:rtl/>
        </w:rPr>
        <w:t>באתרוג דיש אויר</w:t>
      </w:r>
      <w:r w:rsidR="00E403A1" w:rsidRPr="00043784">
        <w:rPr>
          <w:rFonts w:hint="cs"/>
          <w:rtl/>
        </w:rPr>
        <w:t xml:space="preserve"> </w:t>
      </w:r>
      <w:r w:rsidR="0015262F" w:rsidRPr="00043784">
        <w:rPr>
          <w:rFonts w:hint="cs"/>
          <w:rtl/>
        </w:rPr>
        <w:t>ו</w:t>
      </w:r>
      <w:r w:rsidR="00D53889" w:rsidRPr="00043784">
        <w:rPr>
          <w:rFonts w:hint="cs"/>
          <w:rtl/>
        </w:rPr>
        <w:t>מסרח</w:t>
      </w:r>
      <w:r w:rsidR="00E403A1" w:rsidRPr="00043784">
        <w:rPr>
          <w:rFonts w:hint="cs"/>
          <w:rtl/>
        </w:rPr>
        <w:t>.</w:t>
      </w:r>
    </w:p>
    <w:p w14:paraId="6C07FEB7" w14:textId="0CD1C33F" w:rsidR="00036C7A" w:rsidRPr="00036C7A" w:rsidRDefault="0015262F" w:rsidP="001711C4">
      <w:pPr>
        <w:pStyle w:val="31"/>
        <w:framePr w:wrap="notBeside"/>
        <w:rPr>
          <w:rtl/>
        </w:rPr>
      </w:pPr>
      <w:r w:rsidRPr="00036C7A">
        <w:rPr>
          <w:rFonts w:hint="cs"/>
          <w:rtl/>
        </w:rPr>
        <w:t>והך</w:t>
      </w:r>
      <w:r w:rsidR="00036C7A">
        <w:rPr>
          <w:rFonts w:hint="cs"/>
          <w:rtl/>
        </w:rPr>
        <w:t>:</w:t>
      </w:r>
    </w:p>
    <w:p w14:paraId="7F8FEA42" w14:textId="7BD847D9" w:rsidR="00D21AE4" w:rsidRPr="00043784" w:rsidRDefault="0015262F" w:rsidP="00BB1F3B">
      <w:pPr>
        <w:rPr>
          <w:rtl/>
        </w:rPr>
      </w:pPr>
      <w:r w:rsidRPr="00F8723C">
        <w:rPr>
          <w:rStyle w:val="ac"/>
          <w:rFonts w:cs="PFT_Frank" w:hint="cs"/>
          <w:sz w:val="14"/>
          <w:rtl/>
        </w:rPr>
        <w:t>ד</w:t>
      </w:r>
      <w:r w:rsidR="00E403A1" w:rsidRPr="00F8723C">
        <w:rPr>
          <w:rStyle w:val="ac"/>
          <w:rFonts w:cs="PFT_Frank" w:hint="cs"/>
          <w:sz w:val="14"/>
          <w:rtl/>
        </w:rPr>
        <w:t>אתרוג תפוח סרוח</w:t>
      </w:r>
      <w:r w:rsidR="00E403A1" w:rsidRPr="00043784">
        <w:rPr>
          <w:rFonts w:hint="cs"/>
          <w:rtl/>
        </w:rPr>
        <w:t xml:space="preserve"> כבוש שלוק כושי לבן מנומר כדור </w:t>
      </w:r>
      <w:r w:rsidRPr="00043784">
        <w:rPr>
          <w:rFonts w:hint="cs"/>
          <w:rtl/>
        </w:rPr>
        <w:t xml:space="preserve">- </w:t>
      </w:r>
      <w:r w:rsidR="00E403A1" w:rsidRPr="00043784">
        <w:rPr>
          <w:rFonts w:hint="cs"/>
          <w:rtl/>
        </w:rPr>
        <w:t xml:space="preserve">פסול </w:t>
      </w:r>
      <w:r w:rsidR="00E403A1" w:rsidRPr="000C1CD3">
        <w:rPr>
          <w:rStyle w:val="af6"/>
          <w:rFonts w:hint="cs"/>
          <w:rtl/>
        </w:rPr>
        <w:t>י</w:t>
      </w:r>
      <w:r w:rsidR="00E403A1" w:rsidRPr="000C1CD3">
        <w:rPr>
          <w:rStyle w:val="af6"/>
          <w:rtl/>
        </w:rPr>
        <w:t>"</w:t>
      </w:r>
      <w:r w:rsidR="00E403A1" w:rsidRPr="000C1CD3">
        <w:rPr>
          <w:rStyle w:val="af6"/>
          <w:rFonts w:hint="cs"/>
          <w:rtl/>
        </w:rPr>
        <w:t>א</w:t>
      </w:r>
      <w:r w:rsidR="00E403A1" w:rsidRPr="00043784">
        <w:rPr>
          <w:rFonts w:hint="cs"/>
          <w:rtl/>
        </w:rPr>
        <w:t xml:space="preserve"> אף התיום</w:t>
      </w:r>
      <w:r w:rsidR="00BB1F3B" w:rsidRPr="00043784">
        <w:rPr>
          <w:rFonts w:hint="cs"/>
          <w:rtl/>
        </w:rPr>
        <w:t>,</w:t>
      </w:r>
      <w:r w:rsidR="00E403A1" w:rsidRPr="00043784">
        <w:rPr>
          <w:rFonts w:hint="cs"/>
          <w:rtl/>
        </w:rPr>
        <w:t xml:space="preserve"> </w:t>
      </w:r>
      <w:r w:rsidR="00BB1F3B" w:rsidRPr="007C19A7">
        <w:rPr>
          <w:rFonts w:hint="cs"/>
          <w:rtl/>
        </w:rPr>
        <w:t xml:space="preserve">     </w:t>
      </w:r>
      <w:r w:rsidR="00E403A1" w:rsidRPr="00F8723C">
        <w:rPr>
          <w:rFonts w:cs="PFT_Frank" w:hint="cs"/>
          <w:b/>
          <w:bCs/>
          <w:sz w:val="14"/>
          <w:szCs w:val="14"/>
          <w:rtl/>
        </w:rPr>
        <w:t>בוסר</w:t>
      </w:r>
      <w:r w:rsidR="00BB1F3B" w:rsidRPr="00F8723C">
        <w:rPr>
          <w:rFonts w:cs="PFT_Frank" w:hint="cs"/>
          <w:b/>
          <w:bCs/>
          <w:sz w:val="14"/>
          <w:szCs w:val="14"/>
          <w:rtl/>
        </w:rPr>
        <w:t>-</w:t>
      </w:r>
      <w:r w:rsidR="00E403A1" w:rsidRPr="00F8723C">
        <w:rPr>
          <w:rFonts w:cs="PFT_Frank" w:hint="cs"/>
          <w:b/>
          <w:bCs/>
          <w:sz w:val="14"/>
          <w:szCs w:val="14"/>
          <w:rtl/>
        </w:rPr>
        <w:t xml:space="preserve"> </w:t>
      </w:r>
      <w:r w:rsidR="00E403A1" w:rsidRPr="000C1CD3">
        <w:rPr>
          <w:rStyle w:val="af6"/>
          <w:rFonts w:hint="cs"/>
          <w:rtl/>
        </w:rPr>
        <w:t>ר</w:t>
      </w:r>
      <w:r w:rsidR="00E403A1" w:rsidRPr="000C1CD3">
        <w:rPr>
          <w:rStyle w:val="af6"/>
          <w:rtl/>
        </w:rPr>
        <w:t>"</w:t>
      </w:r>
      <w:r w:rsidR="00E403A1" w:rsidRPr="000C1CD3">
        <w:rPr>
          <w:rStyle w:val="af6"/>
          <w:rFonts w:hint="cs"/>
          <w:rtl/>
        </w:rPr>
        <w:t>ע:</w:t>
      </w:r>
      <w:r w:rsidR="00E403A1" w:rsidRPr="00043784">
        <w:rPr>
          <w:rFonts w:hint="cs"/>
          <w:rtl/>
        </w:rPr>
        <w:t xml:space="preserve"> פוסל </w:t>
      </w:r>
      <w:r w:rsidR="00E403A1" w:rsidRPr="000C1CD3">
        <w:rPr>
          <w:rStyle w:val="af6"/>
          <w:rFonts w:hint="cs"/>
          <w:rtl/>
        </w:rPr>
        <w:t xml:space="preserve">חכמים: </w:t>
      </w:r>
      <w:r w:rsidR="00E403A1" w:rsidRPr="00043784">
        <w:rPr>
          <w:rFonts w:hint="cs"/>
          <w:rtl/>
        </w:rPr>
        <w:t xml:space="preserve">כשר, </w:t>
      </w:r>
    </w:p>
    <w:p w14:paraId="4F1AE1FB" w14:textId="77777777" w:rsidR="0015262F" w:rsidRPr="00043784" w:rsidRDefault="00E403A1" w:rsidP="0015262F">
      <w:pPr>
        <w:rPr>
          <w:rtl/>
        </w:rPr>
      </w:pPr>
      <w:r w:rsidRPr="00F8723C">
        <w:rPr>
          <w:rStyle w:val="ac"/>
          <w:rFonts w:cs="PFT_Frank" w:hint="cs"/>
          <w:sz w:val="14"/>
          <w:rtl/>
        </w:rPr>
        <w:t xml:space="preserve">גדלו בדפוס </w:t>
      </w:r>
      <w:r w:rsidRPr="00043784">
        <w:rPr>
          <w:rFonts w:hint="cs"/>
          <w:rtl/>
        </w:rPr>
        <w:t xml:space="preserve">כבריה אחרת פסול, </w:t>
      </w:r>
    </w:p>
    <w:p w14:paraId="3416FC9E" w14:textId="77777777" w:rsidR="00036C7A" w:rsidRPr="00036C7A" w:rsidRDefault="0015262F" w:rsidP="001711C4">
      <w:pPr>
        <w:pStyle w:val="31"/>
        <w:framePr w:wrap="notBeside"/>
        <w:rPr>
          <w:rtl/>
        </w:rPr>
      </w:pPr>
      <w:r w:rsidRPr="00036C7A">
        <w:rPr>
          <w:rFonts w:hint="cs"/>
          <w:rtl/>
        </w:rPr>
        <w:t>-</w:t>
      </w:r>
    </w:p>
    <w:p w14:paraId="555C4BB3" w14:textId="31D0D1BB" w:rsidR="00E403A1" w:rsidRPr="00043784" w:rsidRDefault="00E403A1" w:rsidP="0015262F">
      <w:pPr>
        <w:rPr>
          <w:rtl/>
        </w:rPr>
      </w:pPr>
      <w:r w:rsidRPr="00F8723C">
        <w:rPr>
          <w:rStyle w:val="ac"/>
          <w:rFonts w:cs="PFT_Frank" w:hint="cs"/>
          <w:sz w:val="14"/>
          <w:rtl/>
        </w:rPr>
        <w:t>תפח וסרח</w:t>
      </w:r>
      <w:r w:rsidRPr="00043784">
        <w:rPr>
          <w:rFonts w:hint="cs"/>
          <w:rtl/>
        </w:rPr>
        <w:t xml:space="preserve"> היינו מבחוץ.</w:t>
      </w:r>
    </w:p>
    <w:p w14:paraId="50D0F2FC" w14:textId="54F12924" w:rsidR="0015262F" w:rsidRPr="00043784" w:rsidRDefault="0015262F" w:rsidP="003D6607">
      <w:pPr>
        <w:rPr>
          <w:rtl/>
        </w:rPr>
      </w:pPr>
      <w:bookmarkStart w:id="257" w:name="_Toc155720441"/>
      <w:r w:rsidRPr="00043784">
        <w:rPr>
          <w:rStyle w:val="a6"/>
          <w:rFonts w:hint="cs"/>
          <w:spacing w:val="0"/>
          <w:rtl/>
        </w:rPr>
        <w:t xml:space="preserve">אתרוג </w:t>
      </w:r>
      <w:r w:rsidR="003B12B5" w:rsidRPr="00043784">
        <w:rPr>
          <w:rStyle w:val="a6"/>
          <w:rFonts w:hint="cs"/>
          <w:spacing w:val="0"/>
          <w:rtl/>
        </w:rPr>
        <w:t xml:space="preserve">כושי </w:t>
      </w:r>
      <w:r w:rsidR="00E403A1" w:rsidRPr="00043784">
        <w:rPr>
          <w:rStyle w:val="a6"/>
          <w:rFonts w:hint="cs"/>
          <w:spacing w:val="0"/>
          <w:rtl/>
        </w:rPr>
        <w:t>פסול</w:t>
      </w:r>
      <w:bookmarkEnd w:id="257"/>
      <w:r w:rsidR="00E403A1" w:rsidRPr="00043784">
        <w:rPr>
          <w:rStyle w:val="a6"/>
          <w:rFonts w:hint="cs"/>
          <w:spacing w:val="0"/>
          <w:rtl/>
        </w:rPr>
        <w:t xml:space="preserve"> </w:t>
      </w:r>
      <w:r w:rsidRPr="000C1CD3">
        <w:rPr>
          <w:rStyle w:val="af6"/>
          <w:rFonts w:hint="cs"/>
          <w:rtl/>
        </w:rPr>
        <w:t>אביי</w:t>
      </w:r>
      <w:r w:rsidR="00E55D89" w:rsidRPr="000C1CD3">
        <w:rPr>
          <w:rStyle w:val="af6"/>
          <w:rFonts w:hint="cs"/>
          <w:rtl/>
        </w:rPr>
        <w:t xml:space="preserve"> מתני</w:t>
      </w:r>
      <w:r w:rsidRPr="000C1CD3">
        <w:rPr>
          <w:rStyle w:val="af6"/>
          <w:rFonts w:hint="cs"/>
          <w:rtl/>
        </w:rPr>
        <w:t>:</w:t>
      </w:r>
      <w:r w:rsidRPr="00043784">
        <w:rPr>
          <w:rFonts w:hint="cs"/>
          <w:rtl/>
        </w:rPr>
        <w:t xml:space="preserve"> </w:t>
      </w:r>
      <w:r w:rsidR="00E403A1" w:rsidRPr="00043784">
        <w:rPr>
          <w:rFonts w:hint="cs"/>
          <w:rtl/>
        </w:rPr>
        <w:t>בדומה לכושי</w:t>
      </w:r>
      <w:r w:rsidR="00FB6F1F" w:rsidRPr="00043784">
        <w:rPr>
          <w:rFonts w:hint="cs"/>
          <w:rtl/>
        </w:rPr>
        <w:t>,</w:t>
      </w:r>
      <w:r w:rsidRPr="00043784">
        <w:rPr>
          <w:rFonts w:hint="cs"/>
          <w:rtl/>
        </w:rPr>
        <w:t xml:space="preserve"> וכושי עצמו כשר</w:t>
      </w:r>
      <w:r w:rsidR="00BB1F3B" w:rsidRPr="00043784">
        <w:rPr>
          <w:rFonts w:hint="cs"/>
          <w:rtl/>
        </w:rPr>
        <w:t>.</w:t>
      </w:r>
    </w:p>
    <w:p w14:paraId="7B068908" w14:textId="2C3F4953" w:rsidR="00E403A1" w:rsidRPr="00F8723C" w:rsidRDefault="0015262F" w:rsidP="003B64CF">
      <w:pPr>
        <w:rPr>
          <w:rStyle w:val="ac"/>
          <w:rFonts w:cs="PFT_Frank"/>
          <w:sz w:val="14"/>
          <w:rtl/>
        </w:rPr>
      </w:pPr>
      <w:r w:rsidRPr="000C1CD3">
        <w:rPr>
          <w:rStyle w:val="af6"/>
          <w:rFonts w:hint="cs"/>
          <w:rtl/>
        </w:rPr>
        <w:t xml:space="preserve">                           </w:t>
      </w:r>
      <w:r w:rsidR="00036C7A" w:rsidRPr="000C1CD3">
        <w:rPr>
          <w:rStyle w:val="af6"/>
          <w:rtl/>
        </w:rPr>
        <w:tab/>
      </w:r>
      <w:r w:rsidR="00036C7A" w:rsidRPr="000C1CD3">
        <w:rPr>
          <w:rStyle w:val="af6"/>
          <w:rtl/>
        </w:rPr>
        <w:tab/>
      </w:r>
      <w:r w:rsidR="00036C7A" w:rsidRPr="000C1CD3">
        <w:rPr>
          <w:rStyle w:val="af6"/>
          <w:rFonts w:hint="cs"/>
          <w:rtl/>
        </w:rPr>
        <w:t xml:space="preserve"> </w:t>
      </w:r>
      <w:r w:rsidR="00E55D89" w:rsidRPr="000C1CD3">
        <w:rPr>
          <w:rStyle w:val="af6"/>
          <w:rtl/>
        </w:rPr>
        <w:tab/>
      </w:r>
      <w:r w:rsidR="00E55D89" w:rsidRPr="000C1CD3">
        <w:rPr>
          <w:rStyle w:val="af6"/>
          <w:rFonts w:hint="cs"/>
          <w:rtl/>
        </w:rPr>
        <w:t xml:space="preserve">   </w:t>
      </w:r>
      <w:r w:rsidR="00E403A1" w:rsidRPr="000C1CD3">
        <w:rPr>
          <w:rStyle w:val="af6"/>
          <w:rFonts w:hint="cs"/>
          <w:rtl/>
        </w:rPr>
        <w:t>רבא:</w:t>
      </w:r>
      <w:r w:rsidR="00E403A1" w:rsidRPr="00043784">
        <w:rPr>
          <w:rFonts w:hint="cs"/>
          <w:rtl/>
        </w:rPr>
        <w:t xml:space="preserve"> פסול לנו</w:t>
      </w:r>
      <w:r w:rsidR="003E434C" w:rsidRPr="00043784">
        <w:rPr>
          <w:rFonts w:hint="cs"/>
          <w:rtl/>
        </w:rPr>
        <w:t>,</w:t>
      </w:r>
      <w:r w:rsidR="00E403A1" w:rsidRPr="00043784">
        <w:rPr>
          <w:rFonts w:hint="cs"/>
          <w:rtl/>
        </w:rPr>
        <w:t xml:space="preserve"> וכשר להם</w:t>
      </w:r>
      <w:r w:rsidR="00FB6F1F" w:rsidRPr="00043784">
        <w:rPr>
          <w:rFonts w:hint="cs"/>
          <w:rtl/>
        </w:rPr>
        <w:t xml:space="preserve"> </w:t>
      </w:r>
      <w:r w:rsidR="003E434C" w:rsidRPr="00043784">
        <w:rPr>
          <w:rFonts w:hint="cs"/>
          <w:rtl/>
        </w:rPr>
        <w:t>[ב</w:t>
      </w:r>
      <w:r w:rsidR="00FB6F1F" w:rsidRPr="00043784">
        <w:rPr>
          <w:rFonts w:hint="cs"/>
          <w:rtl/>
        </w:rPr>
        <w:t>בל</w:t>
      </w:r>
      <w:r w:rsidR="003E434C" w:rsidRPr="00043784">
        <w:rPr>
          <w:rFonts w:hint="cs"/>
          <w:rtl/>
        </w:rPr>
        <w:t>]</w:t>
      </w:r>
      <w:r w:rsidR="00E403A1" w:rsidRPr="00043784">
        <w:rPr>
          <w:rFonts w:hint="cs"/>
          <w:rtl/>
        </w:rPr>
        <w:t xml:space="preserve">. </w:t>
      </w:r>
    </w:p>
    <w:p w14:paraId="44C3EFCB" w14:textId="4B3D1863" w:rsidR="00FB6F1F" w:rsidRPr="00043784" w:rsidRDefault="00E403A1" w:rsidP="00FB6F1F">
      <w:pPr>
        <w:widowControl w:val="0"/>
        <w:spacing w:before="60"/>
        <w:rPr>
          <w:rtl/>
        </w:rPr>
      </w:pPr>
      <w:bookmarkStart w:id="258" w:name="_Toc155720442"/>
      <w:r w:rsidRPr="007C19A7">
        <w:rPr>
          <w:rStyle w:val="af2"/>
          <w:rFonts w:hint="cs"/>
          <w:rtl/>
        </w:rPr>
        <w:t>בוסר</w:t>
      </w:r>
      <w:bookmarkEnd w:id="258"/>
      <w:r w:rsidRPr="00043784">
        <w:rPr>
          <w:rFonts w:hint="cs"/>
          <w:rtl/>
        </w:rPr>
        <w:t xml:space="preserve"> </w:t>
      </w:r>
      <w:r w:rsidRPr="000C1CD3">
        <w:rPr>
          <w:rStyle w:val="af6"/>
          <w:rFonts w:hint="cs"/>
          <w:rtl/>
        </w:rPr>
        <w:t>ר</w:t>
      </w:r>
      <w:r w:rsidRPr="000C1CD3">
        <w:rPr>
          <w:rStyle w:val="af6"/>
          <w:rtl/>
        </w:rPr>
        <w:t>"</w:t>
      </w:r>
      <w:r w:rsidRPr="000C1CD3">
        <w:rPr>
          <w:rStyle w:val="af6"/>
          <w:rFonts w:hint="cs"/>
          <w:rtl/>
        </w:rPr>
        <w:t>ע</w:t>
      </w:r>
      <w:r w:rsidRPr="00043784">
        <w:rPr>
          <w:rFonts w:hint="cs"/>
          <w:rtl/>
        </w:rPr>
        <w:t>: פוסל</w:t>
      </w:r>
      <w:r w:rsidR="00FB6F1F" w:rsidRPr="00043784">
        <w:rPr>
          <w:rFonts w:hint="cs"/>
          <w:rtl/>
        </w:rPr>
        <w:t xml:space="preserve">. </w:t>
      </w:r>
      <w:r w:rsidR="00FB6F1F" w:rsidRPr="000C1CD3">
        <w:rPr>
          <w:rStyle w:val="af6"/>
          <w:rFonts w:hint="cs"/>
          <w:rtl/>
        </w:rPr>
        <w:t>וחכמים</w:t>
      </w:r>
      <w:r w:rsidR="00036C7A" w:rsidRPr="000C1CD3">
        <w:rPr>
          <w:rStyle w:val="af6"/>
          <w:rFonts w:hint="cs"/>
          <w:rtl/>
        </w:rPr>
        <w:t>:</w:t>
      </w:r>
      <w:r w:rsidR="00FB6F1F" w:rsidRPr="00043784">
        <w:rPr>
          <w:rFonts w:hint="cs"/>
          <w:rtl/>
        </w:rPr>
        <w:t xml:space="preserve"> מכשירין. </w:t>
      </w:r>
    </w:p>
    <w:p w14:paraId="2BD30A33" w14:textId="77777777" w:rsidR="00FB6F1F" w:rsidRPr="000C1CD3" w:rsidRDefault="00FB6F1F" w:rsidP="00FB6F1F">
      <w:pPr>
        <w:rPr>
          <w:rStyle w:val="af6"/>
          <w:rtl/>
        </w:rPr>
      </w:pPr>
      <w:r w:rsidRPr="000C1CD3">
        <w:rPr>
          <w:rStyle w:val="af6"/>
          <w:rFonts w:hint="cs"/>
          <w:rtl/>
        </w:rPr>
        <w:t>רבה: ר"ע</w:t>
      </w:r>
      <w:r w:rsidR="00E403A1" w:rsidRPr="000C1CD3">
        <w:rPr>
          <w:rStyle w:val="af6"/>
          <w:rFonts w:hint="cs"/>
          <w:rtl/>
        </w:rPr>
        <w:t xml:space="preserve"> כר</w:t>
      </w:r>
      <w:r w:rsidR="00E403A1" w:rsidRPr="000C1CD3">
        <w:rPr>
          <w:rStyle w:val="af6"/>
          <w:rtl/>
        </w:rPr>
        <w:t>"</w:t>
      </w:r>
      <w:r w:rsidR="00E403A1" w:rsidRPr="000C1CD3">
        <w:rPr>
          <w:rStyle w:val="af6"/>
          <w:rFonts w:hint="cs"/>
          <w:rtl/>
        </w:rPr>
        <w:t>ש:</w:t>
      </w:r>
      <w:r w:rsidR="00E403A1" w:rsidRPr="00043784">
        <w:rPr>
          <w:rFonts w:hint="cs"/>
          <w:rtl/>
        </w:rPr>
        <w:t xml:space="preserve"> דפוטר האתרוגים בקוטנן,</w:t>
      </w:r>
      <w:r w:rsidRPr="000C1CD3">
        <w:rPr>
          <w:rStyle w:val="af6"/>
          <w:rFonts w:hint="cs"/>
          <w:rtl/>
        </w:rPr>
        <w:t xml:space="preserve"> </w:t>
      </w:r>
    </w:p>
    <w:p w14:paraId="5A3B1CFE" w14:textId="77777777" w:rsidR="00FB6F1F" w:rsidRPr="00043784" w:rsidRDefault="00FB6F1F" w:rsidP="00FB6F1F">
      <w:pPr>
        <w:rPr>
          <w:rtl/>
        </w:rPr>
      </w:pPr>
      <w:r w:rsidRPr="000C1CD3">
        <w:rPr>
          <w:rStyle w:val="af6"/>
          <w:rFonts w:hint="cs"/>
          <w:rtl/>
        </w:rPr>
        <w:t>אביי:</w:t>
      </w:r>
      <w:r w:rsidRPr="00043784">
        <w:rPr>
          <w:rStyle w:val="af4"/>
          <w:rFonts w:hint="cs"/>
          <w:color w:val="auto"/>
          <w:rtl/>
        </w:rPr>
        <w:t xml:space="preserve"> א.</w:t>
      </w:r>
      <w:r w:rsidRPr="000C1CD3">
        <w:rPr>
          <w:rStyle w:val="af6"/>
          <w:rFonts w:hint="cs"/>
          <w:rtl/>
        </w:rPr>
        <w:t xml:space="preserve"> ר"ע כחכמים</w:t>
      </w:r>
      <w:r w:rsidR="00E403A1" w:rsidRPr="000C1CD3">
        <w:rPr>
          <w:rStyle w:val="af6"/>
          <w:rFonts w:hint="cs"/>
          <w:rtl/>
        </w:rPr>
        <w:t xml:space="preserve"> </w:t>
      </w:r>
      <w:r>
        <w:rPr>
          <w:rFonts w:hint="cs"/>
          <w:rtl/>
        </w:rPr>
        <w:t xml:space="preserve">ורק </w:t>
      </w:r>
      <w:del w:id="9001" w:author="עריכה מהאתר" w:date="2026-10-06T13:29:14Z">
        <w:r>
          <w:rPr>
            <w:rFonts w:hint="cs"/>
            <w:rtl/>
          </w:rPr>
          <w:delText xml:space="preserve">הכא</w:delText>
        </w:r>
      </w:del>
      <w:ins w:id="9002" w:author="עריכה מהאתר" w:date="2026-10-06T13:29:14Z">
        <w:r>
          <w:rPr>
            <w:rFonts w:hint="cs"/>
            <w:rtl/>
          </w:rPr>
          <w:t xml:space="preserve">כאן</w:t>
        </w:r>
      </w:ins>
      <w:r>
        <w:rPr>
          <w:rFonts w:hint="cs"/>
          <w:rtl/>
        </w:rPr>
        <w:t xml:space="preserve"> פסול </w:t>
      </w:r>
      <w:r w:rsidR="00E403A1" w:rsidRPr="00043784">
        <w:rPr>
          <w:rFonts w:hint="cs"/>
          <w:rtl/>
        </w:rPr>
        <w:t>ד</w:t>
      </w:r>
      <w:r w:rsidR="00E403A1" w:rsidRPr="00043784">
        <w:rPr>
          <w:rStyle w:val="af8"/>
          <w:rFonts w:hint="cs"/>
          <w:rtl/>
        </w:rPr>
        <w:t>הדר</w:t>
      </w:r>
      <w:r w:rsidR="00E403A1" w:rsidRPr="00043784">
        <w:rPr>
          <w:rFonts w:hint="cs"/>
          <w:rtl/>
        </w:rPr>
        <w:t xml:space="preserve">. </w:t>
      </w:r>
    </w:p>
    <w:p w14:paraId="28D42DA4" w14:textId="77777777" w:rsidR="00E403A1" w:rsidRPr="00043784" w:rsidRDefault="00FB6F1F" w:rsidP="00FB6F1F">
      <w:pPr>
        <w:rPr>
          <w:rtl/>
        </w:rPr>
      </w:pPr>
      <w:r w:rsidRPr="000C1CD3">
        <w:rPr>
          <w:rStyle w:val="af6"/>
          <w:rFonts w:hint="cs"/>
          <w:rtl/>
        </w:rPr>
        <w:t xml:space="preserve">            </w:t>
      </w:r>
      <w:r w:rsidRPr="00043784">
        <w:rPr>
          <w:rStyle w:val="af4"/>
          <w:rFonts w:hint="cs"/>
          <w:color w:val="auto"/>
          <w:rtl/>
        </w:rPr>
        <w:t xml:space="preserve"> ב.</w:t>
      </w:r>
      <w:r w:rsidRPr="000C1CD3">
        <w:rPr>
          <w:rStyle w:val="af6"/>
          <w:rFonts w:hint="cs"/>
          <w:rtl/>
        </w:rPr>
        <w:t xml:space="preserve"> </w:t>
      </w:r>
      <w:r w:rsidR="00E403A1" w:rsidRPr="000C1CD3">
        <w:rPr>
          <w:rStyle w:val="af6"/>
          <w:rFonts w:hint="cs"/>
          <w:rtl/>
        </w:rPr>
        <w:t>ר</w:t>
      </w:r>
      <w:r w:rsidR="00E403A1" w:rsidRPr="000C1CD3">
        <w:rPr>
          <w:rStyle w:val="af6"/>
          <w:rtl/>
        </w:rPr>
        <w:t>"</w:t>
      </w:r>
      <w:r w:rsidR="00E403A1" w:rsidRPr="000C1CD3">
        <w:rPr>
          <w:rStyle w:val="af6"/>
          <w:rFonts w:hint="cs"/>
          <w:rtl/>
        </w:rPr>
        <w:t>ש</w:t>
      </w:r>
      <w:r w:rsidRPr="000C1CD3">
        <w:rPr>
          <w:rStyle w:val="af6"/>
          <w:rFonts w:hint="cs"/>
          <w:rtl/>
        </w:rPr>
        <w:t xml:space="preserve"> כחכמים</w:t>
      </w:r>
      <w:r w:rsidR="00E403A1" w:rsidRPr="000C1CD3">
        <w:rPr>
          <w:rStyle w:val="af6"/>
          <w:rFonts w:hint="cs"/>
          <w:rtl/>
        </w:rPr>
        <w:t>:</w:t>
      </w:r>
      <w:r w:rsidR="00E403A1" w:rsidRPr="00043784">
        <w:rPr>
          <w:rFonts w:hint="cs"/>
          <w:rtl/>
        </w:rPr>
        <w:t xml:space="preserve"> </w:t>
      </w:r>
      <w:r w:rsidRPr="00043784">
        <w:rPr>
          <w:rFonts w:hint="cs"/>
          <w:rtl/>
        </w:rPr>
        <w:t>ובמעשרות פטר דאינם כ</w:t>
      </w:r>
      <w:r w:rsidR="00E403A1" w:rsidRPr="00043784">
        <w:rPr>
          <w:rStyle w:val="af8"/>
          <w:rFonts w:hint="cs"/>
          <w:rtl/>
        </w:rPr>
        <w:t>תבואת זרעך</w:t>
      </w:r>
      <w:r w:rsidR="00E403A1" w:rsidRPr="00043784">
        <w:rPr>
          <w:rFonts w:hint="cs"/>
          <w:rtl/>
        </w:rPr>
        <w:t>.</w:t>
      </w:r>
    </w:p>
    <w:p w14:paraId="66271AC5" w14:textId="77777777" w:rsidR="00A03E72" w:rsidRDefault="00A37E5E" w:rsidP="00A03E72">
      <w:pPr>
        <w:pStyle w:val="aff3"/>
        <w:framePr w:wrap="around"/>
        <w:rPr>
          <w:rStyle w:val="ac"/>
          <w:rFonts w:cs="PFT_Frank"/>
          <w:sz w:val="14"/>
          <w:rtl/>
        </w:rPr>
      </w:pPr>
      <w:del w:id="9086" w:author="הגהת סוכה" w:date="2026-09-27T12:23:34Z">
        <w:r>
          <w:rPr>
            <w:rStyle w:val="ac"/>
            <w:rFonts w:cs="PFT_Frank" w:hint="cs"/>
            <w:sz w:val="14"/>
            <w:rtl/>
          </w:rPr>
          <w:delText xml:space="preserve">לו.</w:delText>
        </w:r>
      </w:del>
      <w:ins w:id="9087" w:author="הגהת סוכה" w:date="2026-09-27T12:23:34Z">
        <w:r>
          <w:rPr>
            <w:rStyle w:val="ac"/>
            <w:rFonts w:cs="PFT_Frank" w:hint="cs"/>
            <w:sz w:val="14"/>
            <w:rtl/>
          </w:rPr>
          <w:t xml:space="preserve">לו:</w:t>
        </w:r>
      </w:ins>
    </w:p>
    <w:p w14:paraId="6EE7BF99" w14:textId="196C2DD6" w:rsidR="00E403A1" w:rsidRPr="00043784" w:rsidRDefault="00E403A1" w:rsidP="00F856E4">
      <w:pPr>
        <w:widowControl w:val="0"/>
        <w:spacing w:before="60"/>
        <w:rPr>
          <w:rtl/>
        </w:rPr>
      </w:pPr>
      <w:r w:rsidRPr="00F8723C">
        <w:rPr>
          <w:rStyle w:val="ac"/>
          <w:rFonts w:cs="PFT_Frank" w:hint="cs"/>
          <w:sz w:val="14"/>
          <w:rtl/>
        </w:rPr>
        <w:t xml:space="preserve">גדלו בדפוס </w:t>
      </w:r>
      <w:r w:rsidRPr="00043784">
        <w:rPr>
          <w:rFonts w:hint="cs"/>
          <w:rtl/>
        </w:rPr>
        <w:t>פסול</w:t>
      </w:r>
      <w:r w:rsidR="009D3FFB" w:rsidRPr="00043784">
        <w:rPr>
          <w:rFonts w:hint="cs"/>
          <w:rtl/>
        </w:rPr>
        <w:t>,</w:t>
      </w:r>
      <w:r w:rsidRPr="00043784">
        <w:rPr>
          <w:rFonts w:hint="cs"/>
          <w:rtl/>
        </w:rPr>
        <w:t xml:space="preserve"> אבל </w:t>
      </w:r>
      <w:r w:rsidRPr="00F8723C">
        <w:rPr>
          <w:rStyle w:val="ac"/>
          <w:rFonts w:cs="PFT_Frank" w:hint="cs"/>
          <w:sz w:val="14"/>
          <w:rtl/>
        </w:rPr>
        <w:t>כברייתו</w:t>
      </w:r>
      <w:r w:rsidRPr="00043784">
        <w:rPr>
          <w:rFonts w:hint="cs"/>
          <w:rtl/>
        </w:rPr>
        <w:t xml:space="preserve"> כשר אפי' כדפי</w:t>
      </w:r>
      <w:r w:rsidR="004A114A">
        <w:rPr>
          <w:rFonts w:hint="cs"/>
          <w:rtl/>
        </w:rPr>
        <w:t xml:space="preserve"> דפי.</w:t>
      </w:r>
    </w:p>
    <w:p w14:paraId="4BAE3450" w14:textId="77777777" w:rsidR="00E403A1" w:rsidRPr="00043784" w:rsidRDefault="00E403A1" w:rsidP="00BB1F3B">
      <w:pPr>
        <w:pStyle w:val="affd"/>
        <w:rPr>
          <w:rtl/>
        </w:rPr>
      </w:pPr>
      <w:r w:rsidRPr="00F8723C">
        <w:rPr>
          <w:rStyle w:val="ac"/>
          <w:rFonts w:cs="PFT_Frank" w:hint="cs"/>
          <w:sz w:val="14"/>
          <w:rtl/>
        </w:rPr>
        <w:t>נקבוהו עכברים,</w:t>
      </w:r>
      <w:r w:rsidRPr="00043784">
        <w:rPr>
          <w:rFonts w:hint="cs"/>
          <w:rtl/>
        </w:rPr>
        <w:t xml:space="preserve"> </w:t>
      </w:r>
      <w:r w:rsidRPr="000C1CD3">
        <w:rPr>
          <w:rStyle w:val="af6"/>
          <w:rFonts w:hint="cs"/>
          <w:rtl/>
        </w:rPr>
        <w:t>לרב:</w:t>
      </w:r>
      <w:r w:rsidRPr="00043784">
        <w:rPr>
          <w:rFonts w:hint="cs"/>
          <w:rtl/>
        </w:rPr>
        <w:t xml:space="preserve"> אי</w:t>
      </w:r>
      <w:r w:rsidRPr="00043784">
        <w:rPr>
          <w:rtl/>
        </w:rPr>
        <w:t>"</w:t>
      </w:r>
      <w:r w:rsidRPr="00043784">
        <w:rPr>
          <w:rFonts w:hint="cs"/>
          <w:rtl/>
        </w:rPr>
        <w:t xml:space="preserve">ז </w:t>
      </w:r>
      <w:r w:rsidRPr="00043784">
        <w:rPr>
          <w:rStyle w:val="af8"/>
          <w:rFonts w:hint="cs"/>
          <w:rtl/>
        </w:rPr>
        <w:t>הדר</w:t>
      </w:r>
      <w:r w:rsidRPr="00043784">
        <w:rPr>
          <w:rFonts w:hint="cs"/>
          <w:rtl/>
        </w:rPr>
        <w:t xml:space="preserve"> דמאוס, </w:t>
      </w:r>
      <w:r w:rsidRPr="000C1CD3">
        <w:rPr>
          <w:rStyle w:val="af6"/>
          <w:rFonts w:hint="cs"/>
          <w:rtl/>
        </w:rPr>
        <w:t>ור</w:t>
      </w:r>
      <w:r w:rsidRPr="000C1CD3">
        <w:rPr>
          <w:rStyle w:val="af6"/>
          <w:rtl/>
        </w:rPr>
        <w:t>"</w:t>
      </w:r>
      <w:r w:rsidRPr="000C1CD3">
        <w:rPr>
          <w:rStyle w:val="af6"/>
          <w:rFonts w:hint="cs"/>
          <w:rtl/>
        </w:rPr>
        <w:t xml:space="preserve">ח: </w:t>
      </w:r>
      <w:r w:rsidR="00BB1F3B" w:rsidRPr="00043784">
        <w:rPr>
          <w:rFonts w:hint="cs"/>
          <w:rtl/>
        </w:rPr>
        <w:t>ש</w:t>
      </w:r>
      <w:r w:rsidRPr="00043784">
        <w:rPr>
          <w:rFonts w:hint="cs"/>
          <w:rtl/>
        </w:rPr>
        <w:t>מטביל</w:t>
      </w:r>
      <w:r w:rsidR="003B64CF" w:rsidRPr="00043784">
        <w:rPr>
          <w:rFonts w:hint="cs"/>
          <w:rtl/>
        </w:rPr>
        <w:t xml:space="preserve"> </w:t>
      </w:r>
      <w:r w:rsidRPr="00043784">
        <w:rPr>
          <w:rFonts w:hint="cs"/>
          <w:rtl/>
        </w:rPr>
        <w:t>ויוצא בו ביו</w:t>
      </w:r>
      <w:r w:rsidRPr="00043784">
        <w:rPr>
          <w:rtl/>
        </w:rPr>
        <w:t>"</w:t>
      </w:r>
      <w:r w:rsidRPr="00043784">
        <w:rPr>
          <w:rFonts w:hint="cs"/>
          <w:rtl/>
        </w:rPr>
        <w:t xml:space="preserve">ט שני, </w:t>
      </w:r>
      <w:r w:rsidRPr="000C1CD3">
        <w:rPr>
          <w:rStyle w:val="af6"/>
          <w:rFonts w:hint="cs"/>
          <w:rtl/>
        </w:rPr>
        <w:t>א</w:t>
      </w:r>
      <w:r w:rsidRPr="000C1CD3">
        <w:rPr>
          <w:rStyle w:val="af6"/>
          <w:rtl/>
        </w:rPr>
        <w:t>"</w:t>
      </w:r>
      <w:r w:rsidRPr="000C1CD3">
        <w:rPr>
          <w:rStyle w:val="af6"/>
          <w:rFonts w:hint="cs"/>
          <w:rtl/>
        </w:rPr>
        <w:t>ד</w:t>
      </w:r>
      <w:r w:rsidRPr="00043784">
        <w:rPr>
          <w:rFonts w:hint="cs"/>
          <w:rtl/>
        </w:rPr>
        <w:t xml:space="preserve"> </w:t>
      </w:r>
      <w:r w:rsidRPr="000C1CD3">
        <w:rPr>
          <w:rStyle w:val="af6"/>
          <w:rFonts w:hint="cs"/>
          <w:rtl/>
        </w:rPr>
        <w:t xml:space="preserve">רב: </w:t>
      </w:r>
      <w:r w:rsidRPr="00043784">
        <w:rPr>
          <w:rFonts w:hint="cs"/>
          <w:rtl/>
        </w:rPr>
        <w:t xml:space="preserve">התיר </w:t>
      </w:r>
      <w:r w:rsidRPr="000C1CD3">
        <w:rPr>
          <w:rStyle w:val="af6"/>
          <w:rFonts w:hint="cs"/>
          <w:rtl/>
        </w:rPr>
        <w:t>מדר</w:t>
      </w:r>
      <w:r w:rsidRPr="000C1CD3">
        <w:rPr>
          <w:rStyle w:val="af6"/>
          <w:rtl/>
        </w:rPr>
        <w:t>"</w:t>
      </w:r>
      <w:r w:rsidRPr="000C1CD3">
        <w:rPr>
          <w:rStyle w:val="af6"/>
          <w:rFonts w:hint="cs"/>
          <w:rtl/>
        </w:rPr>
        <w:t>ח</w:t>
      </w:r>
      <w:r w:rsidRPr="00043784">
        <w:rPr>
          <w:rFonts w:hint="cs"/>
          <w:rtl/>
        </w:rPr>
        <w:t xml:space="preserve"> יצא בו, </w:t>
      </w:r>
    </w:p>
    <w:p w14:paraId="7519B1E8" w14:textId="77777777" w:rsidR="00E403A1" w:rsidRPr="00043784" w:rsidRDefault="00E403A1" w:rsidP="00F856E4">
      <w:pPr>
        <w:widowControl w:val="0"/>
        <w:spacing w:before="60"/>
        <w:rPr>
          <w:rtl/>
        </w:rPr>
      </w:pPr>
      <w:bookmarkStart w:id="259" w:name="_Toc155720443"/>
      <w:r w:rsidRPr="00043784">
        <w:rPr>
          <w:rStyle w:val="a6"/>
          <w:rFonts w:hint="cs"/>
          <w:spacing w:val="0"/>
          <w:rtl/>
        </w:rPr>
        <w:t>אתרוג קטן</w:t>
      </w:r>
      <w:bookmarkEnd w:id="259"/>
      <w:r w:rsidRPr="007C19A7">
        <w:rPr>
          <w:rFonts w:hint="cs"/>
          <w:rtl/>
        </w:rPr>
        <w:t xml:space="preserve"> </w:t>
      </w:r>
      <w:r w:rsidRPr="00043784">
        <w:rPr>
          <w:rFonts w:hint="cs"/>
          <w:rtl/>
        </w:rPr>
        <w:t xml:space="preserve">כמחלוקת באבנים דביה"כ </w:t>
      </w:r>
      <w:r w:rsidRPr="000C1CD3">
        <w:rPr>
          <w:rStyle w:val="af6"/>
          <w:rFonts w:hint="cs"/>
          <w:rtl/>
        </w:rPr>
        <w:t>ר</w:t>
      </w:r>
      <w:r w:rsidRPr="000C1CD3">
        <w:rPr>
          <w:rStyle w:val="af6"/>
          <w:rtl/>
        </w:rPr>
        <w:t>"</w:t>
      </w:r>
      <w:r w:rsidRPr="000C1CD3">
        <w:rPr>
          <w:rStyle w:val="af6"/>
          <w:rFonts w:hint="cs"/>
          <w:rtl/>
        </w:rPr>
        <w:t>מ</w:t>
      </w:r>
      <w:r w:rsidRPr="00043784">
        <w:rPr>
          <w:rFonts w:hint="cs"/>
          <w:rtl/>
        </w:rPr>
        <w:t xml:space="preserve"> כאגוז</w:t>
      </w:r>
      <w:r w:rsidR="003B12B5" w:rsidRPr="00043784">
        <w:rPr>
          <w:rFonts w:hint="cs"/>
          <w:rtl/>
        </w:rPr>
        <w:t>,</w:t>
      </w:r>
      <w:r w:rsidRPr="00043784">
        <w:rPr>
          <w:rFonts w:hint="cs"/>
          <w:rtl/>
        </w:rPr>
        <w:t xml:space="preserve"> </w:t>
      </w:r>
      <w:r w:rsidRPr="000C1CD3">
        <w:rPr>
          <w:rStyle w:val="af6"/>
          <w:rFonts w:hint="cs"/>
          <w:rtl/>
        </w:rPr>
        <w:t>ר</w:t>
      </w:r>
      <w:r w:rsidRPr="000C1CD3">
        <w:rPr>
          <w:rStyle w:val="af6"/>
          <w:rtl/>
        </w:rPr>
        <w:t>"</w:t>
      </w:r>
      <w:r w:rsidRPr="000C1CD3">
        <w:rPr>
          <w:rStyle w:val="af6"/>
          <w:rFonts w:hint="cs"/>
          <w:rtl/>
        </w:rPr>
        <w:t>י</w:t>
      </w:r>
      <w:r w:rsidRPr="00043784">
        <w:rPr>
          <w:rFonts w:hint="cs"/>
          <w:rtl/>
        </w:rPr>
        <w:t xml:space="preserve"> כביצה.</w:t>
      </w:r>
    </w:p>
    <w:p w14:paraId="75CB111B" w14:textId="5378A589" w:rsidR="00B01FE0" w:rsidRPr="000C1CD3" w:rsidRDefault="00B01FE0" w:rsidP="003B64CF">
      <w:pPr>
        <w:pStyle w:val="affd"/>
        <w:rPr>
          <w:rStyle w:val="af6"/>
          <w:rtl/>
        </w:rPr>
      </w:pPr>
      <w:bookmarkStart w:id="260" w:name="_Toc155720444"/>
      <w:r w:rsidRPr="00043784">
        <w:rPr>
          <w:rStyle w:val="a6"/>
          <w:rFonts w:hint="cs"/>
          <w:spacing w:val="0"/>
          <w:rtl/>
        </w:rPr>
        <w:t>אתרוג גדול</w:t>
      </w:r>
      <w:bookmarkEnd w:id="260"/>
      <w:r w:rsidRPr="00043784">
        <w:rPr>
          <w:rStyle w:val="a6"/>
          <w:rFonts w:hint="cs"/>
          <w:spacing w:val="0"/>
          <w:rtl/>
        </w:rPr>
        <w:t xml:space="preserve"> </w:t>
      </w:r>
      <w:r w:rsidRPr="000C1CD3">
        <w:rPr>
          <w:rStyle w:val="af6"/>
          <w:rFonts w:hint="cs"/>
          <w:rtl/>
        </w:rPr>
        <w:t>ר''י</w:t>
      </w:r>
      <w:r w:rsidR="00036C7A" w:rsidRPr="000C1CD3">
        <w:rPr>
          <w:rStyle w:val="af6"/>
          <w:rFonts w:hint="cs"/>
          <w:rtl/>
        </w:rPr>
        <w:t>:</w:t>
      </w:r>
      <w:r w:rsidRPr="000C1CD3">
        <w:rPr>
          <w:rStyle w:val="af6"/>
          <w:rFonts w:hint="cs"/>
          <w:rtl/>
        </w:rPr>
        <w:t xml:space="preserve"> </w:t>
      </w:r>
      <w:r w:rsidRPr="007C19A7">
        <w:rPr>
          <w:rFonts w:hint="cs"/>
          <w:rtl/>
        </w:rPr>
        <w:t xml:space="preserve">שנים ביד אחת, </w:t>
      </w:r>
      <w:r w:rsidRPr="000C1CD3">
        <w:rPr>
          <w:rStyle w:val="af6"/>
          <w:rFonts w:hint="cs"/>
          <w:rtl/>
        </w:rPr>
        <w:t>ולר' יוסי</w:t>
      </w:r>
      <w:r w:rsidR="00036C7A" w:rsidRPr="000C1CD3">
        <w:rPr>
          <w:rStyle w:val="af6"/>
          <w:rFonts w:hint="cs"/>
          <w:rtl/>
        </w:rPr>
        <w:t>:</w:t>
      </w:r>
      <w:r w:rsidR="00E403A1" w:rsidRPr="00043784">
        <w:rPr>
          <w:rStyle w:val="a6"/>
          <w:rFonts w:hint="cs"/>
          <w:spacing w:val="0"/>
          <w:rtl/>
        </w:rPr>
        <w:t xml:space="preserve"> </w:t>
      </w:r>
      <w:r w:rsidR="00E403A1" w:rsidRPr="007C19A7">
        <w:rPr>
          <w:rFonts w:hint="cs"/>
          <w:rtl/>
        </w:rPr>
        <w:t xml:space="preserve">אפי' </w:t>
      </w:r>
      <w:r w:rsidRPr="007C19A7">
        <w:rPr>
          <w:rFonts w:hint="cs"/>
          <w:rtl/>
        </w:rPr>
        <w:t xml:space="preserve">אחד </w:t>
      </w:r>
      <w:r w:rsidR="00E403A1" w:rsidRPr="007C19A7">
        <w:rPr>
          <w:rFonts w:hint="cs"/>
          <w:rtl/>
        </w:rPr>
        <w:t xml:space="preserve">בשתי ידיו, </w:t>
      </w:r>
      <w:r w:rsidR="00E403A1" w:rsidRPr="000C1CD3">
        <w:rPr>
          <w:rStyle w:val="af6"/>
          <w:rFonts w:hint="cs"/>
          <w:rtl/>
        </w:rPr>
        <w:t>כר</w:t>
      </w:r>
      <w:r w:rsidR="00E403A1" w:rsidRPr="000C1CD3">
        <w:rPr>
          <w:rStyle w:val="af6"/>
          <w:rtl/>
        </w:rPr>
        <w:t>"</w:t>
      </w:r>
      <w:r w:rsidR="00E403A1" w:rsidRPr="000C1CD3">
        <w:rPr>
          <w:rStyle w:val="af6"/>
          <w:rFonts w:hint="cs"/>
          <w:rtl/>
        </w:rPr>
        <w:t>ע</w:t>
      </w:r>
      <w:r w:rsidR="00E403A1" w:rsidRPr="00043784">
        <w:rPr>
          <w:rFonts w:hint="cs"/>
          <w:rtl/>
        </w:rPr>
        <w:t xml:space="preserve"> </w:t>
      </w:r>
      <w:r w:rsidR="00036C7A">
        <w:rPr>
          <w:rFonts w:hint="cs"/>
          <w:rtl/>
        </w:rPr>
        <w:t>ש</w:t>
      </w:r>
      <w:r w:rsidR="00E403A1" w:rsidRPr="00043784">
        <w:rPr>
          <w:rFonts w:hint="cs"/>
          <w:rtl/>
        </w:rPr>
        <w:t>בא לביהכנ</w:t>
      </w:r>
      <w:r w:rsidR="00E403A1" w:rsidRPr="00043784">
        <w:rPr>
          <w:rtl/>
        </w:rPr>
        <w:t>"</w:t>
      </w:r>
      <w:r w:rsidR="00E403A1" w:rsidRPr="00043784">
        <w:rPr>
          <w:rFonts w:hint="cs"/>
          <w:rtl/>
        </w:rPr>
        <w:t xml:space="preserve">ס ואתרוגו על כתפו, </w:t>
      </w:r>
    </w:p>
    <w:p w14:paraId="19EEBA53" w14:textId="6E2FC279" w:rsidR="00036C7A" w:rsidRPr="00036C7A" w:rsidRDefault="00E403A1" w:rsidP="001711C4">
      <w:pPr>
        <w:pStyle w:val="31"/>
        <w:framePr w:wrap="notBeside"/>
        <w:rPr>
          <w:rtl/>
        </w:rPr>
      </w:pPr>
      <w:r w:rsidRPr="00036C7A">
        <w:rPr>
          <w:rFonts w:hint="cs"/>
          <w:rtl/>
        </w:rPr>
        <w:t>ודחאו ר''י</w:t>
      </w:r>
      <w:r w:rsidR="00036C7A">
        <w:rPr>
          <w:rFonts w:hint="cs"/>
          <w:rtl/>
        </w:rPr>
        <w:t>:</w:t>
      </w:r>
    </w:p>
    <w:p w14:paraId="0A5C3485" w14:textId="77C50162" w:rsidR="00E403A1" w:rsidRPr="00043784" w:rsidRDefault="00E403A1" w:rsidP="00B01FE0">
      <w:pPr>
        <w:rPr>
          <w:rtl/>
        </w:rPr>
      </w:pPr>
      <w:r w:rsidRPr="00043784">
        <w:rPr>
          <w:rFonts w:hint="cs"/>
          <w:rtl/>
        </w:rPr>
        <w:t>דאף הם אמרו לו</w:t>
      </w:r>
      <w:r w:rsidR="00036C7A">
        <w:rPr>
          <w:rFonts w:hint="cs"/>
          <w:rtl/>
        </w:rPr>
        <w:t>:</w:t>
      </w:r>
      <w:r w:rsidRPr="00043784">
        <w:rPr>
          <w:rFonts w:hint="cs"/>
          <w:rtl/>
        </w:rPr>
        <w:t xml:space="preserve"> </w:t>
      </w:r>
      <w:r w:rsidR="00036C7A">
        <w:rPr>
          <w:rFonts w:hint="cs"/>
          <w:rtl/>
        </w:rPr>
        <w:t>ש</w:t>
      </w:r>
      <w:r w:rsidRPr="00043784">
        <w:rPr>
          <w:rFonts w:hint="cs"/>
          <w:rtl/>
        </w:rPr>
        <w:t>אי</w:t>
      </w:r>
      <w:r w:rsidRPr="00043784">
        <w:rPr>
          <w:rtl/>
        </w:rPr>
        <w:t>"</w:t>
      </w:r>
      <w:r w:rsidRPr="00043784">
        <w:rPr>
          <w:rFonts w:hint="cs"/>
          <w:rtl/>
        </w:rPr>
        <w:t>ז הדר.</w:t>
      </w:r>
    </w:p>
    <w:p w14:paraId="0E578199" w14:textId="4737FB2F" w:rsidR="00E403A1" w:rsidRPr="00E42FF2" w:rsidRDefault="0026136E" w:rsidP="00E42FF2">
      <w:pPr>
        <w:pStyle w:val="af"/>
        <w:rPr>
          <w:rtl/>
        </w:rPr>
      </w:pPr>
      <w:r>
        <w:rPr>
          <w:rFonts w:hint="cs"/>
          <w:rtl/>
        </w:rPr>
        <w:t>***</w:t>
      </w:r>
    </w:p>
    <w:p w14:paraId="4E1395A9" w14:textId="659BA745" w:rsidR="00E403A1" w:rsidRPr="00C01657" w:rsidRDefault="00E403A1" w:rsidP="009D377E">
      <w:pPr>
        <w:pStyle w:val="afff"/>
        <w:rPr>
          <w:rStyle w:val="afff2"/>
          <w:rtl/>
        </w:rPr>
      </w:pPr>
      <w:bookmarkStart w:id="261" w:name="_Toc155720445"/>
      <w:r w:rsidRPr="008D25FB">
        <w:rPr>
          <w:rStyle w:val="afffd"/>
          <w:rFonts w:hint="cs"/>
          <w:rtl/>
        </w:rPr>
        <w:t>אגידת לולב</w:t>
      </w:r>
      <w:r w:rsidRPr="00C01657">
        <w:rPr>
          <w:rFonts w:hint="cs"/>
          <w:rtl/>
        </w:rPr>
        <w:t xml:space="preserve"> </w:t>
      </w:r>
      <w:r w:rsidRPr="00C01657">
        <w:rPr>
          <w:rStyle w:val="TanaimMishna"/>
          <w:rFonts w:hint="cs"/>
          <w:rtl/>
          <w:rPrChange w:id="20113" w:author="קלוד" w:date="2026-10-06T10:10:33Z">
            <w:rPr>
              <w:rStyle w:val="afff2"/>
              <w:rFonts w:hint="cs"/>
              <w:rtl/>
            </w:rPr>
          </w:rPrChange>
        </w:rPr>
        <w:t>לר"י</w:t>
      </w:r>
      <w:r w:rsidR="00036C7A">
        <w:rPr>
          <w:rStyle w:val="TanaimMishna"/>
          <w:rFonts w:hint="cs"/>
          <w:rtl/>
          <w:rPrChange w:id="20114" w:author="קלוד" w:date="2026-10-06T10:10:33Z">
            <w:rPr>
              <w:rStyle w:val="afff2"/>
              <w:rFonts w:hint="cs"/>
              <w:rtl/>
            </w:rPr>
          </w:rPrChange>
        </w:rPr>
        <w:t>:</w:t>
      </w:r>
      <w:r w:rsidRPr="00C01657">
        <w:rPr>
          <w:rFonts w:hint="cs"/>
          <w:rtl/>
        </w:rPr>
        <w:t xml:space="preserve"> רק במינו.</w:t>
      </w:r>
      <w:bookmarkEnd w:id="261"/>
    </w:p>
    <w:p w14:paraId="60614E62" w14:textId="318867A0" w:rsidR="00E403A1" w:rsidRPr="00C01657" w:rsidRDefault="00036C7A" w:rsidP="009D377E">
      <w:pPr>
        <w:pStyle w:val="a3"/>
        <w:rPr>
          <w:rtl/>
        </w:rPr>
      </w:pPr>
      <w:r>
        <w:rPr>
          <w:rStyle w:val="TanaimMishna"/>
          <w:rFonts w:hint="cs"/>
          <w:rtl/>
          <w:rPrChange w:id="20115" w:author="קלוד" w:date="2026-10-06T10:10:33Z">
            <w:rPr>
              <w:rStyle w:val="afff2"/>
              <w:rFonts w:hint="cs"/>
              <w:rtl/>
            </w:rPr>
          </w:rPrChange>
        </w:rPr>
        <w:t xml:space="preserve"> </w:t>
      </w:r>
      <w:r>
        <w:rPr>
          <w:rStyle w:val="TanaimMishna"/>
          <w:rtl/>
          <w:rPrChange w:id="20116" w:author="קלוד" w:date="2026-10-06T10:10:33Z">
            <w:rPr>
              <w:rStyle w:val="afff2"/>
              <w:rtl/>
            </w:rPr>
          </w:rPrChange>
        </w:rPr>
        <w:tab/>
      </w:r>
      <w:r>
        <w:rPr>
          <w:rStyle w:val="TanaimMishna"/>
          <w:rtl/>
          <w:rPrChange w:id="20117" w:author="קלוד" w:date="2026-10-06T10:10:33Z">
            <w:rPr>
              <w:rStyle w:val="afff2"/>
              <w:rtl/>
            </w:rPr>
          </w:rPrChange>
        </w:rPr>
        <w:tab/>
      </w:r>
      <w:r>
        <w:rPr>
          <w:rStyle w:val="TanaimMishna"/>
          <w:rtl/>
          <w:rPrChange w:id="20118" w:author="קלוד" w:date="2026-10-06T10:10:33Z">
            <w:rPr>
              <w:rStyle w:val="afff2"/>
              <w:rtl/>
            </w:rPr>
          </w:rPrChange>
        </w:rPr>
        <w:tab/>
      </w:r>
      <w:r>
        <w:rPr>
          <w:rStyle w:val="TanaimMishna"/>
          <w:rtl/>
          <w:rPrChange w:id="20119" w:author="קלוד" w:date="2026-10-06T10:10:33Z">
            <w:rPr>
              <w:rStyle w:val="afff2"/>
              <w:rtl/>
            </w:rPr>
          </w:rPrChange>
        </w:rPr>
        <w:tab/>
      </w:r>
      <w:r w:rsidR="00E403A1" w:rsidRPr="00C01657">
        <w:rPr>
          <w:rStyle w:val="TanaimMishna"/>
          <w:rFonts w:hint="cs"/>
          <w:rtl/>
          <w:rPrChange w:id="20120" w:author="קלוד" w:date="2026-10-06T10:10:33Z">
            <w:rPr>
              <w:rStyle w:val="afff2"/>
              <w:rFonts w:hint="cs"/>
              <w:rtl/>
            </w:rPr>
          </w:rPrChange>
        </w:rPr>
        <w:t>ר</w:t>
      </w:r>
      <w:r w:rsidR="00E403A1" w:rsidRPr="00C01657">
        <w:rPr>
          <w:rStyle w:val="TanaimMishna"/>
          <w:rtl/>
          <w:rPrChange w:id="20121" w:author="קלוד" w:date="2026-10-06T10:10:33Z">
            <w:rPr>
              <w:rStyle w:val="afff2"/>
              <w:rtl/>
            </w:rPr>
          </w:rPrChange>
        </w:rPr>
        <w:t>"</w:t>
      </w:r>
      <w:r w:rsidR="00E403A1" w:rsidRPr="00C01657">
        <w:rPr>
          <w:rStyle w:val="TanaimMishna"/>
          <w:rFonts w:hint="cs"/>
          <w:rtl/>
          <w:rPrChange w:id="20122" w:author="קלוד" w:date="2026-10-06T10:10:33Z">
            <w:rPr>
              <w:rStyle w:val="afff2"/>
              <w:rFonts w:hint="cs"/>
              <w:rtl/>
            </w:rPr>
          </w:rPrChange>
        </w:rPr>
        <w:t>מ</w:t>
      </w:r>
      <w:r>
        <w:rPr>
          <w:rStyle w:val="TanaimMishna"/>
          <w:rFonts w:hint="cs"/>
          <w:rtl/>
          <w:rPrChange w:id="20123" w:author="קלוד" w:date="2026-10-06T10:10:33Z">
            <w:rPr>
              <w:rStyle w:val="afff2"/>
              <w:rFonts w:hint="cs"/>
              <w:rtl/>
            </w:rPr>
          </w:rPrChange>
        </w:rPr>
        <w:t>:</w:t>
      </w:r>
      <w:r w:rsidR="00E403A1" w:rsidRPr="00C01657">
        <w:rPr>
          <w:rFonts w:hint="cs"/>
          <w:rtl/>
        </w:rPr>
        <w:t xml:space="preserve"> אפי' בחוט או משיחה, </w:t>
      </w:r>
    </w:p>
    <w:p w14:paraId="1008E537" w14:textId="66D224BF" w:rsidR="00E403A1" w:rsidRPr="00C01657" w:rsidRDefault="00036C7A" w:rsidP="009D377E">
      <w:pPr>
        <w:pStyle w:val="a3"/>
        <w:rPr>
          <w:rtl/>
        </w:rPr>
      </w:pPr>
      <w:r>
        <w:rPr>
          <w:rStyle w:val="TanaimMishna"/>
          <w:rFonts w:hint="cs"/>
          <w:spacing w:val="-2"/>
          <w:rtl/>
          <w:rPrChange w:id="20124" w:author="קלוד" w:date="2026-10-06T10:10:33Z">
            <w:rPr>
              <w:rStyle w:val="afff2"/>
              <w:rFonts w:hint="cs"/>
              <w:spacing w:val="-2"/>
              <w:rtl/>
            </w:rPr>
          </w:rPrChange>
        </w:rPr>
        <w:t xml:space="preserve"> </w:t>
      </w:r>
      <w:r>
        <w:rPr>
          <w:rStyle w:val="TanaimMishna"/>
          <w:spacing w:val="-2"/>
          <w:rtl/>
          <w:rPrChange w:id="20125" w:author="קלוד" w:date="2026-10-06T10:10:33Z">
            <w:rPr>
              <w:rStyle w:val="afff2"/>
              <w:spacing w:val="-2"/>
              <w:rtl/>
            </w:rPr>
          </w:rPrChange>
        </w:rPr>
        <w:tab/>
      </w:r>
      <w:r>
        <w:rPr>
          <w:rStyle w:val="TanaimMishna"/>
          <w:spacing w:val="-2"/>
          <w:rtl/>
          <w:rPrChange w:id="20126" w:author="קלוד" w:date="2026-10-06T10:10:33Z">
            <w:rPr>
              <w:rStyle w:val="afff2"/>
              <w:spacing w:val="-2"/>
              <w:rtl/>
            </w:rPr>
          </w:rPrChange>
        </w:rPr>
        <w:tab/>
      </w:r>
      <w:r>
        <w:rPr>
          <w:rStyle w:val="TanaimMishna"/>
          <w:spacing w:val="-2"/>
          <w:rtl/>
          <w:rPrChange w:id="20127" w:author="קלוד" w:date="2026-10-06T10:10:33Z">
            <w:rPr>
              <w:rStyle w:val="afff2"/>
              <w:spacing w:val="-2"/>
              <w:rtl/>
            </w:rPr>
          </w:rPrChange>
        </w:rPr>
        <w:tab/>
      </w:r>
      <w:r>
        <w:rPr>
          <w:rStyle w:val="TanaimMishna"/>
          <w:spacing w:val="-2"/>
          <w:rtl/>
          <w:rPrChange w:id="20128" w:author="קלוד" w:date="2026-10-06T10:10:33Z">
            <w:rPr>
              <w:rStyle w:val="afff2"/>
              <w:spacing w:val="-2"/>
              <w:rtl/>
            </w:rPr>
          </w:rPrChange>
        </w:rPr>
        <w:tab/>
      </w:r>
      <w:r w:rsidR="00E403A1" w:rsidRPr="00C01657">
        <w:rPr>
          <w:rStyle w:val="TanaimMishna"/>
          <w:rFonts w:hint="cs"/>
          <w:spacing w:val="-2"/>
          <w:rtl/>
          <w:rPrChange w:id="20129" w:author="קלוד" w:date="2026-10-06T10:10:33Z">
            <w:rPr>
              <w:rStyle w:val="afff2"/>
              <w:rFonts w:hint="cs"/>
              <w:spacing w:val="-2"/>
              <w:rtl/>
            </w:rPr>
          </w:rPrChange>
        </w:rPr>
        <w:t>ר"מ:</w:t>
      </w:r>
      <w:r w:rsidR="00E403A1" w:rsidRPr="00C01657">
        <w:rPr>
          <w:rFonts w:hint="cs"/>
          <w:rtl/>
        </w:rPr>
        <w:t xml:space="preserve"> אנשי ירושלים אגדו לולביהן בגימוניות זהב, </w:t>
      </w:r>
    </w:p>
    <w:p w14:paraId="404E19C4" w14:textId="77777777" w:rsidR="00E403A1" w:rsidRPr="00C01657" w:rsidRDefault="00E403A1" w:rsidP="009D377E">
      <w:pPr>
        <w:pStyle w:val="a3"/>
        <w:rPr>
          <w:rtl/>
        </w:rPr>
      </w:pPr>
      <w:r w:rsidRPr="00C01657">
        <w:rPr>
          <w:rStyle w:val="TanaimMishna"/>
          <w:rFonts w:hint="cs"/>
          <w:rtl/>
          <w:rPrChange w:id="20130" w:author="קלוד" w:date="2026-10-06T10:10:33Z">
            <w:rPr>
              <w:rStyle w:val="afff2"/>
              <w:rFonts w:hint="cs"/>
              <w:rtl/>
            </w:rPr>
          </w:rPrChange>
        </w:rPr>
        <w:t>אמרו לו</w:t>
      </w:r>
      <w:r w:rsidRPr="00C01657">
        <w:rPr>
          <w:rFonts w:hint="cs"/>
          <w:rtl/>
        </w:rPr>
        <w:t xml:space="preserve"> במינו אגדו אותו מלמטה. </w:t>
      </w:r>
    </w:p>
    <w:p w14:paraId="0F3F432E" w14:textId="77777777" w:rsidR="00E403A1" w:rsidRPr="00043784" w:rsidRDefault="00E403A1" w:rsidP="00600809">
      <w:pPr>
        <w:spacing w:before="60"/>
        <w:rPr>
          <w:rStyle w:val="af8"/>
          <w:rtl/>
        </w:rPr>
      </w:pPr>
      <w:bookmarkStart w:id="262" w:name="_Toc155720446"/>
      <w:r>
        <w:rPr>
          <w:rStyle w:val="af6"/>
          <w:rFonts w:hint="cs"/>
          <w:spacing w:val="0"/>
          <w:rtl/>
          <w:rPrChange w:id="9069" w:author="מנוע אמוראים" w:date="2026-10-05T16:41:47Z">
            <w:rPr>
              <w:rStyle w:val="a6"/>
              <w:rFonts w:hint="cs"/>
              <w:spacing w:val="0"/>
              <w:rtl/>
            </w:rPr>
          </w:rPrChange>
        </w:rPr>
        <w:t xml:space="preserve">ר"י</w:t>
      </w:r>
      <w:r>
        <w:rPr>
          <w:rStyle w:val="a6"/>
          <w:rFonts w:hint="cs"/>
          <w:spacing w:val="0"/>
          <w:rtl/>
        </w:rPr>
        <w:t xml:space="preserve"> דאוגדין במינו</w:t>
      </w:r>
      <w:bookmarkEnd w:id="262"/>
      <w:r w:rsidRPr="00043784">
        <w:rPr>
          <w:rStyle w:val="a6"/>
          <w:rFonts w:hint="cs"/>
          <w:spacing w:val="0"/>
          <w:rtl/>
        </w:rPr>
        <w:t xml:space="preserve"> </w:t>
      </w:r>
      <w:r w:rsidRPr="00043784">
        <w:rPr>
          <w:rFonts w:hint="cs"/>
          <w:rtl/>
        </w:rPr>
        <w:t>אפי' בסיב</w:t>
      </w:r>
      <w:r w:rsidRPr="000C1CD3">
        <w:rPr>
          <w:rStyle w:val="af6"/>
          <w:rFonts w:hint="cs"/>
          <w:rtl/>
        </w:rPr>
        <w:t xml:space="preserve"> </w:t>
      </w:r>
      <w:r w:rsidRPr="00043784">
        <w:rPr>
          <w:rFonts w:hint="cs"/>
          <w:rtl/>
        </w:rPr>
        <w:t>או בעיקר דדקל דמין לולב.</w:t>
      </w:r>
      <w:r w:rsidR="00600809" w:rsidRPr="00043784">
        <w:rPr>
          <w:rFonts w:hint="cs"/>
          <w:rtl/>
        </w:rPr>
        <w:t xml:space="preserve"> וצ</w:t>
      </w:r>
      <w:r w:rsidRPr="00043784">
        <w:rPr>
          <w:rFonts w:hint="cs"/>
          <w:rtl/>
        </w:rPr>
        <w:t xml:space="preserve">ריך אגד, ואי מביא מין אחר הוו חמש מיני. </w:t>
      </w:r>
    </w:p>
    <w:p w14:paraId="1F9966A7" w14:textId="77777777" w:rsidR="00036C7A" w:rsidRPr="00036C7A" w:rsidRDefault="00E403A1" w:rsidP="001711C4">
      <w:pPr>
        <w:pStyle w:val="31"/>
        <w:framePr w:wrap="notBeside"/>
        <w:rPr>
          <w:rtl/>
        </w:rPr>
      </w:pPr>
      <w:r w:rsidRPr="00036C7A">
        <w:rPr>
          <w:rFonts w:hint="cs"/>
          <w:rtl/>
        </w:rPr>
        <w:t>לר</w:t>
      </w:r>
      <w:r w:rsidRPr="00036C7A">
        <w:rPr>
          <w:rtl/>
        </w:rPr>
        <w:t>"</w:t>
      </w:r>
      <w:r w:rsidRPr="00036C7A">
        <w:rPr>
          <w:rFonts w:hint="cs"/>
          <w:rtl/>
        </w:rPr>
        <w:t>י:</w:t>
      </w:r>
    </w:p>
    <w:p w14:paraId="0679F85E" w14:textId="5A7ACD27" w:rsidR="000E15D0" w:rsidRPr="006F2339" w:rsidRDefault="000E15D0" w:rsidP="00036C7A">
      <w:pPr>
        <w:pStyle w:val="affd"/>
        <w:rPr>
          <w:spacing w:val="-6"/>
          <w:rtl/>
        </w:rPr>
      </w:pPr>
      <w:r w:rsidRPr="006F2339">
        <w:rPr>
          <w:rFonts w:hint="cs"/>
          <w:spacing w:val="-6"/>
          <w:rtl/>
        </w:rPr>
        <w:t xml:space="preserve">מסככין רק </w:t>
      </w:r>
      <w:r w:rsidR="00E403A1" w:rsidRPr="006F2339">
        <w:rPr>
          <w:rFonts w:hint="cs"/>
          <w:spacing w:val="-6"/>
          <w:rtl/>
        </w:rPr>
        <w:t xml:space="preserve">בד' מינים שבלולב, </w:t>
      </w:r>
      <w:r>
        <w:rPr>
          <w:rFonts w:hint="cs"/>
          <w:spacing w:val="-6"/>
          <w:rtl/>
        </w:rPr>
        <w:t xml:space="preserve">ק</w:t>
      </w:r>
      <w:del w:id="9001" w:author="עריכה מהאתר" w:date="2026-10-06T13:29:15Z">
        <w:r>
          <w:rPr>
            <w:rFonts w:hint="cs"/>
            <w:spacing w:val="-6"/>
            <w:rtl/>
          </w:rPr>
          <w:delText xml:space="preserve">''ו מ</w:delText>
        </w:r>
      </w:del>
      <w:ins w:id="9002" w:author="עריכה מהאתר" w:date="2026-10-06T13:29:15Z">
        <w:r>
          <w:rPr>
            <w:rFonts w:hint="cs"/>
            <w:spacing w:val="-6"/>
            <w:rtl/>
          </w:rPr>
          <w:t xml:space="preserve">"ו מלולב, ו</w:t>
        </w:r>
      </w:ins>
      <w:r>
        <w:rPr>
          <w:rFonts w:hint="cs"/>
          <w:spacing w:val="-6"/>
          <w:rtl/>
        </w:rPr>
        <w:t xml:space="preserve">סוכה שנוהגת לילות כבימים.</w:t>
      </w:r>
    </w:p>
    <w:p w14:paraId="7B135ED2" w14:textId="7240267A" w:rsidR="00036C7A" w:rsidRPr="00036C7A" w:rsidRDefault="000E15D0" w:rsidP="001711C4">
      <w:pPr>
        <w:pStyle w:val="31"/>
        <w:framePr w:wrap="notBeside"/>
        <w:rPr>
          <w:rtl/>
        </w:rPr>
      </w:pPr>
      <w:r w:rsidRPr="00036C7A">
        <w:rPr>
          <w:rFonts w:hint="cs"/>
          <w:rtl/>
        </w:rPr>
        <w:t>והך</w:t>
      </w:r>
      <w:r w:rsidR="00036C7A">
        <w:rPr>
          <w:rFonts w:hint="cs"/>
          <w:rtl/>
        </w:rPr>
        <w:t>:</w:t>
      </w:r>
    </w:p>
    <w:p w14:paraId="1039EC6B" w14:textId="5A1643FD" w:rsidR="00600809" w:rsidRPr="00043784" w:rsidRDefault="000E15D0" w:rsidP="000E15D0">
      <w:pPr>
        <w:pStyle w:val="affd"/>
        <w:rPr>
          <w:rtl/>
        </w:rPr>
      </w:pPr>
      <w:r w:rsidRPr="00043784">
        <w:rPr>
          <w:rFonts w:hint="cs"/>
          <w:rtl/>
        </w:rPr>
        <w:t xml:space="preserve">דהתיר לסכך בנסרין </w:t>
      </w:r>
      <w:r w:rsidR="00E403A1" w:rsidRPr="00043784">
        <w:rPr>
          <w:rFonts w:hint="cs"/>
          <w:rtl/>
        </w:rPr>
        <w:t>דעיקר דקל מין לולב</w:t>
      </w:r>
      <w:r w:rsidR="00600809" w:rsidRPr="00043784">
        <w:rPr>
          <w:rFonts w:hint="cs"/>
          <w:rtl/>
        </w:rPr>
        <w:t>,</w:t>
      </w:r>
      <w:r w:rsidR="00E403A1" w:rsidRPr="00043784">
        <w:rPr>
          <w:rFonts w:hint="cs"/>
          <w:rtl/>
        </w:rPr>
        <w:t xml:space="preserve"> </w:t>
      </w:r>
    </w:p>
    <w:p w14:paraId="46FEFF76" w14:textId="77777777" w:rsidR="00036C7A" w:rsidRPr="00036C7A" w:rsidRDefault="000E15D0" w:rsidP="001711C4">
      <w:pPr>
        <w:pStyle w:val="31"/>
        <w:framePr w:wrap="notBeside"/>
        <w:rPr>
          <w:rtl/>
        </w:rPr>
      </w:pPr>
      <w:r w:rsidRPr="00036C7A">
        <w:rPr>
          <w:rFonts w:hint="cs"/>
          <w:rtl/>
        </w:rPr>
        <w:t>ולר''מ:</w:t>
      </w:r>
    </w:p>
    <w:p w14:paraId="192F762D" w14:textId="2430FD3E" w:rsidR="000E15D0" w:rsidRPr="00043784" w:rsidRDefault="000E15D0" w:rsidP="000E15D0">
      <w:pPr>
        <w:widowControl w:val="0"/>
        <w:rPr>
          <w:rtl/>
        </w:rPr>
      </w:pPr>
      <w:del w:id="9011" w:author="הגהת סוכה" w:date="2026-09-27T12:23:34Z">
        <w:r w:rsidRPr="00043784">
          <w:rPr>
            <w:rFonts w:hint="cs"/>
            <w:rtl/>
          </w:rPr>
          <w:delText xml:space="preserve">דמסכין</w:delText>
        </w:r>
      </w:del>
      <w:ins w:id="9012" w:author="הגהת סוכה" w:date="2026-09-27T12:23:34Z">
        <w:r w:rsidRPr="00043784">
          <w:rPr>
            <w:rFonts w:hint="cs"/>
            <w:rtl/>
          </w:rPr>
          <w:t xml:space="preserve">דמסככין</w:t>
        </w:r>
      </w:ins>
      <w:r w:rsidRPr="00043784">
        <w:rPr>
          <w:rFonts w:hint="cs"/>
          <w:rtl/>
        </w:rPr>
        <w:t xml:space="preserve"> בכל דבר</w:t>
      </w:r>
      <w:r w:rsidRPr="00043784">
        <w:rPr>
          <w:rStyle w:val="af8"/>
          <w:rFonts w:hint="cs"/>
          <w:rtl/>
        </w:rPr>
        <w:t xml:space="preserve">  דבסכת תשבו</w:t>
      </w:r>
      <w:r w:rsidRPr="00043784">
        <w:rPr>
          <w:rFonts w:hint="cs"/>
          <w:rtl/>
        </w:rPr>
        <w:t>,</w:t>
      </w:r>
      <w:r w:rsidRPr="000C1CD3">
        <w:rPr>
          <w:rStyle w:val="af6"/>
          <w:rFonts w:hint="cs"/>
          <w:rtl/>
        </w:rPr>
        <w:t xml:space="preserve"> </w:t>
      </w:r>
    </w:p>
    <w:p w14:paraId="4CD563C1" w14:textId="77777777" w:rsidR="00B85B36" w:rsidRPr="00C01657" w:rsidRDefault="00B85B36" w:rsidP="009D377E">
      <w:pPr>
        <w:pStyle w:val="ad"/>
        <w:framePr w:wrap="around"/>
        <w:rPr>
          <w:rtl/>
        </w:rPr>
      </w:pPr>
      <w:bookmarkStart w:id="263" w:name="_Toc155720447"/>
      <w:r w:rsidRPr="00C01657">
        <w:rPr>
          <w:rFonts w:hint="cs"/>
          <w:rtl/>
        </w:rPr>
        <w:t>לז.</w:t>
      </w:r>
      <w:bookmarkEnd w:id="263"/>
    </w:p>
    <w:p w14:paraId="7A070090" w14:textId="77777777" w:rsidR="00036C7A" w:rsidRPr="00036C7A" w:rsidRDefault="000E15D0" w:rsidP="001711C4">
      <w:pPr>
        <w:pStyle w:val="31"/>
        <w:framePr w:wrap="notBeside"/>
        <w:rPr>
          <w:rtl/>
        </w:rPr>
      </w:pPr>
      <w:r w:rsidRPr="00036C7A">
        <w:rPr>
          <w:rFonts w:hint="cs"/>
          <w:rtl/>
        </w:rPr>
        <w:t>ולר"י:</w:t>
      </w:r>
    </w:p>
    <w:p w14:paraId="3160C0ED" w14:textId="40419648" w:rsidR="00B97E6F" w:rsidRPr="00D04C3E" w:rsidRDefault="000E15D0" w:rsidP="00036C7A">
      <w:pPr>
        <w:pStyle w:val="affd"/>
        <w:rPr>
          <w:rtl/>
        </w:rPr>
      </w:pPr>
      <w:r w:rsidRPr="00D04C3E">
        <w:rPr>
          <w:rStyle w:val="af8"/>
          <w:rFonts w:hint="cs"/>
          <w:spacing w:val="0"/>
          <w:rtl/>
        </w:rPr>
        <w:t>עלי זית ועלי עץ שמן</w:t>
      </w:r>
      <w:r w:rsidR="00E403A1" w:rsidRPr="00D04C3E">
        <w:rPr>
          <w:rStyle w:val="af8"/>
          <w:rFonts w:hint="cs"/>
          <w:spacing w:val="0"/>
          <w:rtl/>
        </w:rPr>
        <w:t xml:space="preserve"> </w:t>
      </w:r>
      <w:r w:rsidR="00E403A1" w:rsidRPr="00D04C3E">
        <w:rPr>
          <w:rFonts w:hint="cs"/>
          <w:rtl/>
        </w:rPr>
        <w:t xml:space="preserve">לדפנות, </w:t>
      </w:r>
      <w:r w:rsidR="00036C7A" w:rsidRPr="00D04C3E">
        <w:rPr>
          <w:rStyle w:val="af8"/>
          <w:rFonts w:hint="cs"/>
          <w:spacing w:val="0"/>
          <w:rtl/>
        </w:rPr>
        <w:t>עלי הדס ותמרים ועץ עבות</w:t>
      </w:r>
      <w:r w:rsidR="00036C7A" w:rsidRPr="00D04C3E">
        <w:rPr>
          <w:rFonts w:hint="cs"/>
          <w:rtl/>
        </w:rPr>
        <w:t xml:space="preserve"> לסכך,</w:t>
      </w:r>
    </w:p>
    <w:p w14:paraId="27553499" w14:textId="77777777" w:rsidR="00036C7A" w:rsidRPr="00036C7A" w:rsidRDefault="00E403A1" w:rsidP="001711C4">
      <w:pPr>
        <w:pStyle w:val="31"/>
        <w:framePr w:wrap="notBeside"/>
        <w:rPr>
          <w:rtl/>
        </w:rPr>
      </w:pPr>
      <w:r w:rsidRPr="00036C7A">
        <w:rPr>
          <w:rFonts w:hint="cs"/>
          <w:rtl/>
        </w:rPr>
        <w:t>והך ד</w:t>
      </w:r>
      <w:r w:rsidR="000E15D0" w:rsidRPr="00036C7A">
        <w:rPr>
          <w:rFonts w:hint="cs"/>
          <w:rtl/>
        </w:rPr>
        <w:t xml:space="preserve">ר"י </w:t>
      </w:r>
    </w:p>
    <w:p w14:paraId="18E8F8A9" w14:textId="4D864B82" w:rsidR="00B97E6F" w:rsidRPr="00043784" w:rsidRDefault="00036C7A" w:rsidP="000E15D0">
      <w:pPr>
        <w:pStyle w:val="affd"/>
        <w:rPr>
          <w:rtl/>
        </w:rPr>
      </w:pPr>
      <w:r>
        <w:rPr>
          <w:rFonts w:hint="cs"/>
          <w:rtl/>
        </w:rPr>
        <w:t>ה</w:t>
      </w:r>
      <w:r w:rsidR="00E403A1" w:rsidRPr="00043784">
        <w:rPr>
          <w:rFonts w:hint="cs"/>
          <w:rtl/>
        </w:rPr>
        <w:t xml:space="preserve">תיר בנסרי ארז </w:t>
      </w:r>
      <w:r w:rsidR="00B85B36" w:rsidRPr="00043784">
        <w:rPr>
          <w:rFonts w:hint="cs"/>
          <w:rtl/>
        </w:rPr>
        <w:t xml:space="preserve">שאין בהן ד' </w:t>
      </w:r>
    </w:p>
    <w:p w14:paraId="2E0DD5BD" w14:textId="77777777" w:rsidR="00036C7A" w:rsidRPr="00036C7A" w:rsidRDefault="00B97E6F" w:rsidP="001711C4">
      <w:pPr>
        <w:pStyle w:val="31"/>
        <w:framePr w:wrap="notBeside"/>
        <w:rPr>
          <w:rtl/>
        </w:rPr>
      </w:pPr>
      <w:r w:rsidRPr="00036C7A">
        <w:rPr>
          <w:rFonts w:hint="cs"/>
          <w:rtl/>
        </w:rPr>
        <w:t xml:space="preserve"> </w:t>
      </w:r>
      <w:r w:rsidR="00B85B36" w:rsidRPr="00036C7A">
        <w:rPr>
          <w:rFonts w:hint="cs"/>
          <w:rtl/>
        </w:rPr>
        <w:t>-</w:t>
      </w:r>
    </w:p>
    <w:p w14:paraId="3C98271D" w14:textId="467B35AF" w:rsidR="00E403A1" w:rsidRPr="00043784" w:rsidRDefault="00E403A1" w:rsidP="00036C7A">
      <w:pPr>
        <w:pStyle w:val="affd"/>
        <w:spacing w:after="60"/>
        <w:rPr>
          <w:rtl/>
        </w:rPr>
      </w:pPr>
      <w:r w:rsidRPr="00043784">
        <w:rPr>
          <w:rFonts w:hint="cs"/>
          <w:rtl/>
        </w:rPr>
        <w:t xml:space="preserve">היינו הדס די' מיני ארזים </w:t>
      </w:r>
      <w:r w:rsidRPr="00043784">
        <w:rPr>
          <w:rStyle w:val="af8"/>
          <w:rFonts w:hint="cs"/>
          <w:rtl/>
        </w:rPr>
        <w:t>ארז שטה והדס וגו</w:t>
      </w:r>
      <w:r w:rsidRPr="00043784">
        <w:rPr>
          <w:rFonts w:hint="cs"/>
          <w:rtl/>
        </w:rPr>
        <w:t xml:space="preserve">'.  </w:t>
      </w:r>
    </w:p>
    <w:p w14:paraId="4D67BE85" w14:textId="1B7BDDE5" w:rsidR="00036C7A" w:rsidRPr="00036C7A" w:rsidRDefault="00036C7A" w:rsidP="001711C4">
      <w:pPr>
        <w:pStyle w:val="31"/>
        <w:framePr w:wrap="notBeside"/>
        <w:rPr>
          <w:rtl/>
        </w:rPr>
      </w:pPr>
      <w:r>
        <w:rPr>
          <w:rFonts w:hint="cs"/>
          <w:rtl/>
        </w:rPr>
        <w:t xml:space="preserve">א. </w:t>
      </w:r>
      <w:r w:rsidR="00E403A1" w:rsidRPr="00036C7A">
        <w:rPr>
          <w:rFonts w:hint="cs"/>
          <w:rtl/>
        </w:rPr>
        <w:t xml:space="preserve">רבה: </w:t>
      </w:r>
    </w:p>
    <w:p w14:paraId="547457B6" w14:textId="77777777" w:rsidR="00036C7A" w:rsidRPr="000C1CD3" w:rsidRDefault="00E403A1" w:rsidP="00036C7A">
      <w:pPr>
        <w:rPr>
          <w:rStyle w:val="af6"/>
          <w:rtl/>
        </w:rPr>
      </w:pPr>
      <w:r>
        <w:rPr>
          <w:rStyle w:val="ac"/>
          <w:rFonts w:cs="PFT_Frank" w:hint="cs"/>
          <w:sz w:val="14"/>
          <w:rtl/>
          <w:rPrChange w:id="9106" w:author="עריכה מהאתר" w:date="2026-10-17T22:24:53Z">
            <w:rPr>
              <w:rStyle w:val="ac"/>
              <w:rFonts w:cs="PFT_Frank" w:hint="cs"/>
              <w:sz w:val="14"/>
              <w:rtl/>
            </w:rPr>
          </w:rPrChange>
        </w:rPr>
        <w:t xml:space="preserve">למגדלי הושענא ד</w:t>
      </w:r>
      <w:del w:id="9001" w:author="עריכה מהאתר" w:date="2026-10-06T13:29:15Z">
        <w:r>
          <w:rPr>
            <w:rStyle w:val="ac"/>
            <w:rFonts w:cs="PFT_Frank" w:hint="cs"/>
            <w:sz w:val="14"/>
            <w:rtl/>
          </w:rPr>
          <w:delText xml:space="preserve">רבי</w:delText>
        </w:r>
      </w:del>
      <w:ins w:id="9002" w:author="עריכה מהאתר" w:date="2026-10-06T13:29:15Z">
        <w:r>
          <w:rPr>
            <w:rStyle w:val="ac"/>
            <w:rFonts w:cs="PFT_Frank" w:hint="cs"/>
            <w:sz w:val="14"/>
            <w:rtl/>
            <w:rPrChange w:id="9107" w:author="עריכה מהאתר" w:date="2026-10-17T22:24:53Z">
              <w:rPr>
                <w:rStyle w:val="ac"/>
                <w:rFonts w:cs="PFT_Frank" w:hint="cs"/>
                <w:sz w:val="14"/>
                <w:rtl/>
              </w:rPr>
            </w:rPrChange>
          </w:rPr>
          <w:t xml:space="preserve">בי ר"ג</w:t>
        </w:r>
      </w:ins>
      <w:r>
        <w:rPr>
          <w:rStyle w:val="ac"/>
          <w:rFonts w:cs="PFT_Frank" w:hint="cs"/>
          <w:sz w:val="14"/>
          <w:rtl/>
          <w:rPrChange w:id="9108" w:author="עריכה מהאתר" w:date="2026-10-17T22:24:53Z">
            <w:rPr>
              <w:rStyle w:val="ac"/>
              <w:rFonts w:cs="PFT_Frank" w:hint="cs"/>
              <w:sz w:val="14"/>
              <w:rtl/>
            </w:rPr>
          </w:rPrChange>
        </w:rPr>
        <w:t xml:space="preserve"> שישאירו בית יד</w:t>
      </w:r>
      <w:r w:rsidRPr="00043784">
        <w:rPr>
          <w:rStyle w:val="af2"/>
          <w:rFonts w:hint="cs"/>
          <w:rtl/>
        </w:rPr>
        <w:t xml:space="preserve"> </w:t>
      </w:r>
      <w:r w:rsidRPr="00043784">
        <w:rPr>
          <w:rFonts w:hint="cs"/>
          <w:rtl/>
        </w:rPr>
        <w:t xml:space="preserve">שלא יהא חציצה, </w:t>
      </w:r>
    </w:p>
    <w:p w14:paraId="04873ABD" w14:textId="087ADE55" w:rsidR="00036C7A" w:rsidRPr="00036C7A" w:rsidRDefault="00E403A1" w:rsidP="001711C4">
      <w:pPr>
        <w:pStyle w:val="31"/>
        <w:framePr w:wrap="notBeside"/>
        <w:rPr>
          <w:rtl/>
        </w:rPr>
      </w:pPr>
      <w:r w:rsidRPr="00036C7A">
        <w:rPr>
          <w:rFonts w:hint="cs"/>
          <w:rtl/>
        </w:rPr>
        <w:t>ורבא</w:t>
      </w:r>
      <w:r w:rsidR="00036C7A">
        <w:rPr>
          <w:rFonts w:hint="cs"/>
          <w:rtl/>
        </w:rPr>
        <w:t xml:space="preserve"> חלק</w:t>
      </w:r>
      <w:r w:rsidRPr="00036C7A">
        <w:rPr>
          <w:rFonts w:hint="cs"/>
          <w:rtl/>
        </w:rPr>
        <w:t>:</w:t>
      </w:r>
    </w:p>
    <w:p w14:paraId="34215475" w14:textId="11FB3910" w:rsidR="00E403A1" w:rsidRPr="00043784" w:rsidRDefault="00E403A1" w:rsidP="006F2339">
      <w:pPr>
        <w:spacing w:after="60"/>
        <w:rPr>
          <w:rStyle w:val="af4"/>
          <w:color w:val="auto"/>
          <w:rtl/>
        </w:rPr>
      </w:pPr>
      <w:r w:rsidRPr="00043784">
        <w:rPr>
          <w:rFonts w:hint="cs"/>
          <w:rtl/>
        </w:rPr>
        <w:t xml:space="preserve">שלנאותו אין חוצץ. </w:t>
      </w:r>
    </w:p>
    <w:p w14:paraId="518A6447" w14:textId="77777777" w:rsidR="00036C7A" w:rsidRPr="00036C7A" w:rsidRDefault="00E403A1" w:rsidP="001711C4">
      <w:pPr>
        <w:pStyle w:val="31"/>
        <w:framePr w:wrap="notBeside"/>
        <w:rPr>
          <w:rtl/>
        </w:rPr>
      </w:pPr>
      <w:r w:rsidRPr="00036C7A">
        <w:rPr>
          <w:rFonts w:hint="cs"/>
          <w:rtl/>
        </w:rPr>
        <w:t>ב.</w:t>
      </w:r>
    </w:p>
    <w:p w14:paraId="7DB1ECEF" w14:textId="5F929BEC" w:rsidR="00E403A1" w:rsidRPr="00043784" w:rsidRDefault="00E403A1" w:rsidP="00E403A1">
      <w:pPr>
        <w:pStyle w:val="affd"/>
        <w:widowControl w:val="0"/>
        <w:rPr>
          <w:rtl/>
        </w:rPr>
      </w:pPr>
      <w:r w:rsidRPr="00043784">
        <w:rPr>
          <w:rFonts w:hint="cs"/>
          <w:rtl/>
        </w:rPr>
        <w:t xml:space="preserve">לא יקח </w:t>
      </w:r>
      <w:r w:rsidRPr="00F8723C">
        <w:rPr>
          <w:rStyle w:val="ac"/>
          <w:rFonts w:cs="PFT_Frank" w:hint="cs"/>
          <w:sz w:val="14"/>
          <w:rtl/>
        </w:rPr>
        <w:t>הושענא בסודר</w:t>
      </w:r>
      <w:r w:rsidRPr="00043784">
        <w:rPr>
          <w:rFonts w:hint="cs"/>
          <w:rtl/>
        </w:rPr>
        <w:t xml:space="preserve"> דבעי לקיחה תמה.</w:t>
      </w:r>
    </w:p>
    <w:p w14:paraId="2DDB8443" w14:textId="77777777" w:rsidR="00E403A1" w:rsidRPr="00C01657" w:rsidRDefault="00E403A1" w:rsidP="009D377E">
      <w:pPr>
        <w:pStyle w:val="ad"/>
        <w:framePr w:wrap="around"/>
        <w:rPr>
          <w:rStyle w:val="ae"/>
          <w:rtl/>
        </w:rPr>
      </w:pPr>
      <w:bookmarkStart w:id="264" w:name="_Toc155720448"/>
      <w:r w:rsidRPr="00C01657">
        <w:rPr>
          <w:rStyle w:val="ae"/>
          <w:rFonts w:hint="cs"/>
          <w:rtl/>
        </w:rPr>
        <w:t>לז:</w:t>
      </w:r>
      <w:bookmarkEnd w:id="264"/>
    </w:p>
    <w:p w14:paraId="22A35015" w14:textId="77777777" w:rsidR="00036C7A" w:rsidRPr="00036C7A" w:rsidRDefault="00E403A1" w:rsidP="001711C4">
      <w:pPr>
        <w:pStyle w:val="31"/>
        <w:framePr w:wrap="notBeside"/>
        <w:rPr>
          <w:rtl/>
        </w:rPr>
      </w:pPr>
      <w:r w:rsidRPr="00036C7A">
        <w:rPr>
          <w:rFonts w:hint="cs"/>
          <w:rtl/>
        </w:rPr>
        <w:t>ולרבא:</w:t>
      </w:r>
    </w:p>
    <w:p w14:paraId="596DC67F" w14:textId="53C709F9" w:rsidR="00C733CC" w:rsidRPr="00043784" w:rsidRDefault="00E403A1" w:rsidP="00B97E6F">
      <w:pPr>
        <w:rPr>
          <w:rtl/>
        </w:rPr>
      </w:pPr>
      <w:r w:rsidRPr="00043784">
        <w:rPr>
          <w:rFonts w:hint="cs"/>
          <w:rtl/>
        </w:rPr>
        <w:t>ע</w:t>
      </w:r>
      <w:r w:rsidRPr="00043784">
        <w:rPr>
          <w:rtl/>
        </w:rPr>
        <w:t>"</w:t>
      </w:r>
      <w:r w:rsidRPr="00043784">
        <w:rPr>
          <w:rFonts w:hint="cs"/>
          <w:rtl/>
        </w:rPr>
        <w:t>י דבר אחר שמה לקיחה, לא מאזוב קצר מספקו בחוט ובכוש וטובל ומעלה, דשאני דחבר</w:t>
      </w:r>
      <w:r w:rsidR="00C733CC" w:rsidRPr="00043784">
        <w:rPr>
          <w:rFonts w:hint="cs"/>
          <w:rtl/>
        </w:rPr>
        <w:t>ו</w:t>
      </w:r>
      <w:r w:rsidRPr="00043784">
        <w:rPr>
          <w:rFonts w:hint="cs"/>
          <w:rtl/>
        </w:rPr>
        <w:t xml:space="preserve"> כגופ</w:t>
      </w:r>
      <w:r w:rsidR="00C733CC" w:rsidRPr="00043784">
        <w:rPr>
          <w:rFonts w:hint="cs"/>
          <w:rtl/>
        </w:rPr>
        <w:t>ו,</w:t>
      </w:r>
      <w:r w:rsidRPr="00043784">
        <w:rPr>
          <w:rFonts w:hint="cs"/>
          <w:rtl/>
        </w:rPr>
        <w:t xml:space="preserve"> </w:t>
      </w:r>
    </w:p>
    <w:p w14:paraId="6364CCE7" w14:textId="77777777" w:rsidR="00E403A1" w:rsidRPr="00043784" w:rsidRDefault="00E403A1" w:rsidP="006F2339">
      <w:pPr>
        <w:spacing w:after="60"/>
        <w:rPr>
          <w:rStyle w:val="af4"/>
          <w:color w:val="auto"/>
          <w:rtl/>
        </w:rPr>
      </w:pPr>
      <w:r w:rsidRPr="00043784">
        <w:rPr>
          <w:rFonts w:hint="cs"/>
          <w:rtl/>
        </w:rPr>
        <w:t>אלא מנפל משפופרת לשוקת דפסול הא הפילו כשר.</w:t>
      </w:r>
    </w:p>
    <w:p w14:paraId="5DCD07CB" w14:textId="77777777" w:rsidR="00036C7A" w:rsidRPr="00036C7A" w:rsidRDefault="00E403A1" w:rsidP="001711C4">
      <w:pPr>
        <w:pStyle w:val="31"/>
        <w:framePr w:wrap="notBeside"/>
        <w:rPr>
          <w:rtl/>
        </w:rPr>
      </w:pPr>
      <w:r w:rsidRPr="00036C7A">
        <w:rPr>
          <w:rFonts w:hint="cs"/>
          <w:rtl/>
        </w:rPr>
        <w:t>ג.</w:t>
      </w:r>
    </w:p>
    <w:p w14:paraId="2D15A0CC" w14:textId="199D2357" w:rsidR="00BB1F3B" w:rsidRPr="006F2339" w:rsidRDefault="00E403A1" w:rsidP="00E403A1">
      <w:pPr>
        <w:widowControl w:val="0"/>
        <w:rPr>
          <w:rtl/>
        </w:rPr>
      </w:pPr>
      <w:r w:rsidRPr="006F2339">
        <w:rPr>
          <w:rFonts w:hint="cs"/>
          <w:rtl/>
        </w:rPr>
        <w:t xml:space="preserve">לא לדוץ לולב בהושענא, ולא יגוז, שישרו ויחצוץ, </w:t>
      </w:r>
      <w:r w:rsidR="00BB1F3B" w:rsidRPr="006F2339">
        <w:rPr>
          <w:rFonts w:hint="cs"/>
          <w:rtl/>
        </w:rPr>
        <w:t xml:space="preserve">  </w:t>
      </w:r>
    </w:p>
    <w:p w14:paraId="0B2F58E2" w14:textId="77777777" w:rsidR="00036C7A" w:rsidRPr="00036C7A" w:rsidRDefault="00E403A1" w:rsidP="001711C4">
      <w:pPr>
        <w:pStyle w:val="31"/>
        <w:framePr w:wrap="notBeside"/>
        <w:rPr>
          <w:rtl/>
        </w:rPr>
      </w:pPr>
      <w:r w:rsidRPr="00036C7A">
        <w:rPr>
          <w:rFonts w:hint="cs"/>
          <w:rtl/>
        </w:rPr>
        <w:t>ולרבא:</w:t>
      </w:r>
    </w:p>
    <w:p w14:paraId="31C674A6" w14:textId="10D078A8" w:rsidR="00E403A1" w:rsidRPr="00043784" w:rsidRDefault="00E403A1" w:rsidP="006F2339">
      <w:pPr>
        <w:spacing w:after="60"/>
        <w:rPr>
          <w:rStyle w:val="af4"/>
          <w:color w:val="auto"/>
          <w:rtl/>
        </w:rPr>
      </w:pPr>
      <w:r w:rsidRPr="00043784">
        <w:rPr>
          <w:rFonts w:hint="cs"/>
          <w:rtl/>
        </w:rPr>
        <w:t>מין במינו אין חוצץ</w:t>
      </w:r>
      <w:r w:rsidRPr="00F8723C">
        <w:rPr>
          <w:rStyle w:val="ac"/>
          <w:rFonts w:cs="PFT_Frank" w:hint="cs"/>
          <w:sz w:val="14"/>
          <w:rtl/>
        </w:rPr>
        <w:t xml:space="preserve"> </w:t>
      </w:r>
    </w:p>
    <w:p w14:paraId="03395C99" w14:textId="77777777" w:rsidR="00036C7A" w:rsidRPr="00036C7A" w:rsidRDefault="00E403A1" w:rsidP="001711C4">
      <w:pPr>
        <w:pStyle w:val="31"/>
        <w:framePr w:wrap="notBeside"/>
        <w:rPr>
          <w:rtl/>
        </w:rPr>
      </w:pPr>
      <w:r w:rsidRPr="00036C7A">
        <w:rPr>
          <w:rFonts w:hint="cs"/>
          <w:rtl/>
        </w:rPr>
        <w:t>ד.</w:t>
      </w:r>
    </w:p>
    <w:p w14:paraId="2575C32C" w14:textId="53F632B4" w:rsidR="00B97E6F" w:rsidRPr="00043784" w:rsidRDefault="00E403A1" w:rsidP="00FF3206">
      <w:pPr>
        <w:widowControl w:val="0"/>
        <w:rPr>
          <w:rtl/>
        </w:rPr>
      </w:pPr>
      <w:r w:rsidRPr="00F8723C">
        <w:rPr>
          <w:rStyle w:val="ac"/>
          <w:rFonts w:cs="PFT_Frank" w:hint="cs"/>
          <w:sz w:val="14"/>
          <w:rtl/>
        </w:rPr>
        <w:t>הדס מצוה</w:t>
      </w:r>
      <w:r w:rsidRPr="007C19A7">
        <w:rPr>
          <w:rFonts w:hint="cs"/>
          <w:rtl/>
        </w:rPr>
        <w:t xml:space="preserve"> </w:t>
      </w:r>
      <w:r w:rsidRPr="00043784">
        <w:rPr>
          <w:rFonts w:hint="cs"/>
          <w:rtl/>
        </w:rPr>
        <w:t>אסור להריח בו</w:t>
      </w:r>
      <w:r w:rsidR="000E15D0" w:rsidRPr="00043784">
        <w:rPr>
          <w:rFonts w:hint="cs"/>
          <w:rtl/>
        </w:rPr>
        <w:t>,</w:t>
      </w:r>
      <w:r w:rsidRPr="00043784">
        <w:rPr>
          <w:rFonts w:hint="cs"/>
          <w:rtl/>
        </w:rPr>
        <w:t xml:space="preserve"> </w:t>
      </w:r>
      <w:r w:rsidR="000E15D0" w:rsidRPr="00043784">
        <w:rPr>
          <w:rFonts w:hint="cs"/>
          <w:rtl/>
        </w:rPr>
        <w:t>דהוקצה רק לריח</w:t>
      </w:r>
      <w:r w:rsidRPr="00043784">
        <w:rPr>
          <w:rFonts w:hint="cs"/>
          <w:rtl/>
        </w:rPr>
        <w:t xml:space="preserve">, </w:t>
      </w:r>
    </w:p>
    <w:p w14:paraId="31CD31AC" w14:textId="41F829C4" w:rsidR="00E403A1" w:rsidRPr="000C1CD3" w:rsidRDefault="00E403A1" w:rsidP="006F2339">
      <w:pPr>
        <w:spacing w:after="60"/>
        <w:rPr>
          <w:rStyle w:val="af6"/>
          <w:rtl/>
        </w:rPr>
      </w:pPr>
      <w:r w:rsidRPr="00F8723C">
        <w:rPr>
          <w:rStyle w:val="ac"/>
          <w:rFonts w:cs="PFT_Frank" w:hint="cs"/>
          <w:sz w:val="14"/>
          <w:rtl/>
        </w:rPr>
        <w:t>אתרוג מצוה</w:t>
      </w:r>
      <w:r w:rsidRPr="00043784">
        <w:rPr>
          <w:rFonts w:hint="cs"/>
          <w:rtl/>
        </w:rPr>
        <w:t xml:space="preserve"> מותר</w:t>
      </w:r>
      <w:r w:rsidR="008778A0">
        <w:rPr>
          <w:rFonts w:hint="cs"/>
          <w:rtl/>
        </w:rPr>
        <w:t>,</w:t>
      </w:r>
      <w:r w:rsidRPr="00043784">
        <w:rPr>
          <w:rFonts w:hint="cs"/>
          <w:rtl/>
        </w:rPr>
        <w:t xml:space="preserve"> דלאכילה </w:t>
      </w:r>
      <w:r w:rsidR="00FF3206" w:rsidRPr="00043784">
        <w:rPr>
          <w:rFonts w:hint="cs"/>
          <w:rtl/>
        </w:rPr>
        <w:t xml:space="preserve">עומד, רק לזה </w:t>
      </w:r>
      <w:r w:rsidRPr="00043784">
        <w:rPr>
          <w:rFonts w:hint="cs"/>
          <w:rtl/>
        </w:rPr>
        <w:t xml:space="preserve">הוקצה, </w:t>
      </w:r>
    </w:p>
    <w:p w14:paraId="14101D01" w14:textId="77777777" w:rsidR="00036C7A" w:rsidRPr="00036C7A" w:rsidRDefault="00E403A1" w:rsidP="001711C4">
      <w:pPr>
        <w:pStyle w:val="31"/>
        <w:framePr w:wrap="notBeside"/>
        <w:rPr>
          <w:rtl/>
        </w:rPr>
      </w:pPr>
      <w:r w:rsidRPr="00036C7A">
        <w:rPr>
          <w:rFonts w:hint="cs"/>
          <w:rtl/>
        </w:rPr>
        <w:t>רבה:</w:t>
      </w:r>
    </w:p>
    <w:p w14:paraId="5835B153" w14:textId="75494F6B" w:rsidR="00E403A1" w:rsidRPr="00043784" w:rsidRDefault="00E403A1" w:rsidP="006F2339">
      <w:pPr>
        <w:pStyle w:val="affd"/>
        <w:rPr>
          <w:rtl/>
        </w:rPr>
      </w:pPr>
      <w:r w:rsidRPr="00F8723C">
        <w:rPr>
          <w:rStyle w:val="ac"/>
          <w:rFonts w:cs="PFT_Frank" w:hint="cs"/>
          <w:sz w:val="14"/>
          <w:rtl/>
        </w:rPr>
        <w:t>הדס במחובר</w:t>
      </w:r>
      <w:r w:rsidRPr="00043784">
        <w:rPr>
          <w:rFonts w:hint="cs"/>
          <w:rtl/>
        </w:rPr>
        <w:t xml:space="preserve"> מותר</w:t>
      </w:r>
      <w:r w:rsidR="00FF3206" w:rsidRPr="00043784">
        <w:rPr>
          <w:rFonts w:hint="cs"/>
          <w:rtl/>
        </w:rPr>
        <w:t xml:space="preserve"> בשבת להריח</w:t>
      </w:r>
      <w:r w:rsidR="00566616" w:rsidRPr="00043784">
        <w:rPr>
          <w:rFonts w:hint="cs"/>
          <w:rtl/>
        </w:rPr>
        <w:t>,</w:t>
      </w:r>
      <w:r w:rsidRPr="00043784">
        <w:rPr>
          <w:rFonts w:hint="cs"/>
          <w:rtl/>
        </w:rPr>
        <w:t xml:space="preserve"> דאי תתיר לא יבוא לקצוץ, משא</w:t>
      </w:r>
      <w:r w:rsidRPr="00043784">
        <w:rPr>
          <w:rtl/>
        </w:rPr>
        <w:t>"</w:t>
      </w:r>
      <w:r w:rsidRPr="00043784">
        <w:rPr>
          <w:rFonts w:hint="cs"/>
          <w:rtl/>
        </w:rPr>
        <w:t>כ אתרוג</w:t>
      </w:r>
      <w:r w:rsidR="00FF3206" w:rsidRPr="00043784">
        <w:rPr>
          <w:rFonts w:hint="cs"/>
          <w:rtl/>
        </w:rPr>
        <w:t xml:space="preserve"> דלאכילה</w:t>
      </w:r>
      <w:r w:rsidR="008778A0">
        <w:rPr>
          <w:rFonts w:hint="cs"/>
          <w:rtl/>
        </w:rPr>
        <w:t xml:space="preserve"> </w:t>
      </w:r>
      <w:r w:rsidR="008778A0" w:rsidRPr="008778A0">
        <w:rPr>
          <w:rStyle w:val="afff6"/>
          <w:rFonts w:hint="cs"/>
          <w:rtl/>
        </w:rPr>
        <w:t>אם תתיר יבוא לקצוץ.</w:t>
      </w:r>
    </w:p>
    <w:p w14:paraId="2DE6E585" w14:textId="77777777" w:rsidR="00036C7A" w:rsidRPr="00036C7A" w:rsidRDefault="00E403A1" w:rsidP="001711C4">
      <w:pPr>
        <w:pStyle w:val="31"/>
        <w:framePr w:wrap="notBeside"/>
        <w:rPr>
          <w:rtl/>
        </w:rPr>
      </w:pPr>
      <w:r w:rsidRPr="00036C7A">
        <w:rPr>
          <w:rFonts w:hint="cs"/>
          <w:rtl/>
        </w:rPr>
        <w:t>רבה:</w:t>
      </w:r>
    </w:p>
    <w:p w14:paraId="2CF5B2F1" w14:textId="14AE30FB" w:rsidR="00E403A1" w:rsidRPr="00F8723C" w:rsidRDefault="00E403A1" w:rsidP="00036C7A">
      <w:pPr>
        <w:widowControl w:val="0"/>
        <w:rPr>
          <w:rStyle w:val="ac"/>
          <w:rFonts w:cs="PFT_Frank"/>
          <w:sz w:val="14"/>
          <w:rtl/>
        </w:rPr>
      </w:pPr>
      <w:r w:rsidRPr="00F8723C">
        <w:rPr>
          <w:rStyle w:val="ac"/>
          <w:rFonts w:cs="PFT_Frank" w:hint="cs"/>
          <w:sz w:val="14"/>
          <w:rtl/>
        </w:rPr>
        <w:t xml:space="preserve">לולב בימין ואתרוג בשמאל </w:t>
      </w:r>
      <w:r w:rsidR="00566616" w:rsidRPr="00F8723C">
        <w:rPr>
          <w:rStyle w:val="ac"/>
          <w:rFonts w:cs="PFT_Frank" w:hint="cs"/>
          <w:sz w:val="14"/>
          <w:rtl/>
        </w:rPr>
        <w:t xml:space="preserve"> </w:t>
      </w:r>
      <w:r w:rsidRPr="00043784">
        <w:rPr>
          <w:rFonts w:hint="cs"/>
          <w:rtl/>
        </w:rPr>
        <w:t>דהן ג' מצות  וזה מצוה אחת,</w:t>
      </w:r>
    </w:p>
    <w:p w14:paraId="68DE9241" w14:textId="6C855416" w:rsidR="00E403A1" w:rsidRPr="00043784" w:rsidRDefault="00E403A1" w:rsidP="00E403A1">
      <w:pPr>
        <w:pStyle w:val="affd"/>
        <w:widowControl w:val="0"/>
        <w:rPr>
          <w:rtl/>
        </w:rPr>
      </w:pPr>
      <w:r w:rsidRPr="00F8723C">
        <w:rPr>
          <w:rStyle w:val="ac"/>
          <w:rFonts w:cs="PFT_Frank" w:hint="cs"/>
          <w:sz w:val="14"/>
          <w:rtl/>
        </w:rPr>
        <w:t>מברכים על נטילת לולב</w:t>
      </w:r>
      <w:r w:rsidRPr="00043784">
        <w:rPr>
          <w:rFonts w:hint="cs"/>
          <w:rtl/>
        </w:rPr>
        <w:t xml:space="preserve"> </w:t>
      </w:r>
      <w:r w:rsidR="00036C7A">
        <w:rPr>
          <w:rtl/>
        </w:rPr>
        <w:tab/>
      </w:r>
      <w:r w:rsidR="00036C7A">
        <w:rPr>
          <w:rtl/>
        </w:rPr>
        <w:tab/>
      </w:r>
      <w:r w:rsidRPr="00043784">
        <w:rPr>
          <w:rFonts w:hint="cs"/>
          <w:rtl/>
        </w:rPr>
        <w:t>דבמינו גבוה מכולן.</w:t>
      </w:r>
    </w:p>
    <w:p w14:paraId="3D9DA520" w14:textId="683758AE" w:rsidR="003B12B5" w:rsidRPr="00E42FF2" w:rsidRDefault="0026136E" w:rsidP="006F2339">
      <w:pPr>
        <w:pStyle w:val="af"/>
        <w:spacing w:after="0"/>
        <w:rPr>
          <w:rtl/>
        </w:rPr>
      </w:pPr>
      <w:r>
        <w:rPr>
          <w:rFonts w:hint="cs"/>
          <w:rtl/>
        </w:rPr>
        <w:lastRenderedPageBreak/>
        <w:t>***</w:t>
      </w:r>
    </w:p>
    <w:p>
      <w:pPr>
        <w:pStyle w:val="MishnaBatzad"/>
        <w:rPr>
          <w:ins w:id="20245" w:author="קלוד" w:date="2026-10-06T10:10:33Z"/>
        </w:rPr>
      </w:pPr>
      <w:ins w:id="20244" w:author="קלוד" w:date="2026-10-06T10:10:33Z">
        <w:r>
          <w:t xml:space="preserve">משנה ט</w:t>
        </w:r>
      </w:ins>
    </w:p>
    <w:p w14:paraId="6BD13998" w14:textId="0C7D0D18" w:rsidR="00E403A1" w:rsidRPr="00C01657" w:rsidRDefault="00E403A1" w:rsidP="009D377E">
      <w:pPr>
        <w:pStyle w:val="afff"/>
        <w:rPr>
          <w:rtl/>
        </w:rPr>
      </w:pPr>
      <w:bookmarkStart w:id="265" w:name="_Toc155720449"/>
      <w:r w:rsidRPr="008D25FB">
        <w:rPr>
          <w:rStyle w:val="afffd"/>
          <w:rFonts w:hint="cs"/>
          <w:rtl/>
        </w:rPr>
        <w:t>מנענעין</w:t>
      </w:r>
      <w:r w:rsidRPr="00C01657">
        <w:rPr>
          <w:rFonts w:hint="cs"/>
          <w:rtl/>
        </w:rPr>
        <w:t xml:space="preserve"> </w:t>
      </w:r>
      <w:r w:rsidR="008D25FB" w:rsidRPr="000C1CD3">
        <w:rPr>
          <w:rStyle w:val="TanaimMishna"/>
          <w:rtl/>
          <w:rPrChange w:id="20131" w:author="קלוד" w:date="2026-10-06T10:10:33Z">
            <w:rPr>
              <w:rStyle w:val="af6"/>
              <w:rtl/>
            </w:rPr>
          </w:rPrChange>
        </w:rPr>
        <w:tab/>
      </w:r>
      <w:r w:rsidRPr="000C1CD3">
        <w:rPr>
          <w:rStyle w:val="TanaimMishna"/>
          <w:rFonts w:hint="cs"/>
          <w:rtl/>
          <w:rPrChange w:id="20132" w:author="קלוד" w:date="2026-10-06T10:10:33Z">
            <w:rPr>
              <w:rStyle w:val="af6"/>
              <w:rFonts w:hint="cs"/>
              <w:rtl/>
            </w:rPr>
          </w:rPrChange>
        </w:rPr>
        <w:t>לב</w:t>
      </w:r>
      <w:r w:rsidRPr="000C1CD3">
        <w:rPr>
          <w:rStyle w:val="TanaimMishna"/>
          <w:rtl/>
          <w:rPrChange w:id="20133" w:author="קלוד" w:date="2026-10-06T10:10:33Z">
            <w:rPr>
              <w:rStyle w:val="af6"/>
              <w:rtl/>
            </w:rPr>
          </w:rPrChange>
        </w:rPr>
        <w:t>"</w:t>
      </w:r>
      <w:r w:rsidRPr="000C1CD3">
        <w:rPr>
          <w:rStyle w:val="TanaimMishna"/>
          <w:rFonts w:hint="cs"/>
          <w:rtl/>
          <w:rPrChange w:id="20134" w:author="קלוד" w:date="2026-10-06T10:10:33Z">
            <w:rPr>
              <w:rStyle w:val="af6"/>
              <w:rFonts w:hint="cs"/>
              <w:rtl/>
            </w:rPr>
          </w:rPrChange>
        </w:rPr>
        <w:t>ה</w:t>
      </w:r>
      <w:r w:rsidR="008D25FB" w:rsidRPr="000C1CD3">
        <w:rPr>
          <w:rStyle w:val="TanaimMishna"/>
          <w:rFonts w:hint="cs"/>
          <w:rtl/>
          <w:rPrChange w:id="20135" w:author="קלוד" w:date="2026-10-06T10:10:33Z">
            <w:rPr>
              <w:rStyle w:val="af6"/>
              <w:rFonts w:hint="cs"/>
              <w:rtl/>
            </w:rPr>
          </w:rPrChange>
        </w:rPr>
        <w:t>:</w:t>
      </w:r>
      <w:r w:rsidRPr="00C01657">
        <w:rPr>
          <w:rFonts w:hint="cs"/>
          <w:rtl/>
        </w:rPr>
        <w:t xml:space="preserve"> בהודו לה' תחילה וסוף</w:t>
      </w:r>
      <w:r w:rsidR="00036C7A">
        <w:rPr>
          <w:rFonts w:hint="cs"/>
          <w:rtl/>
        </w:rPr>
        <w:t>,</w:t>
      </w:r>
      <w:r w:rsidR="00566616" w:rsidRPr="00C01657">
        <w:rPr>
          <w:rFonts w:hint="cs"/>
          <w:rtl/>
        </w:rPr>
        <w:t xml:space="preserve"> </w:t>
      </w:r>
      <w:r w:rsidRPr="00C01657">
        <w:rPr>
          <w:rFonts w:hint="cs"/>
          <w:rtl/>
        </w:rPr>
        <w:t>ובאנא ה' הושיעה נא,</w:t>
      </w:r>
      <w:bookmarkEnd w:id="265"/>
      <w:r w:rsidRPr="00C01657">
        <w:rPr>
          <w:rFonts w:hint="cs"/>
          <w:rtl/>
        </w:rPr>
        <w:t xml:space="preserve"> </w:t>
      </w:r>
    </w:p>
    <w:p w14:paraId="549B5CCD" w14:textId="74EE4307" w:rsidR="00E403A1" w:rsidRPr="00C01657" w:rsidRDefault="008D25FB" w:rsidP="009D377E">
      <w:pPr>
        <w:pStyle w:val="a3"/>
        <w:rPr>
          <w:rtl/>
        </w:rPr>
      </w:pPr>
      <w:r>
        <w:rPr>
          <w:rStyle w:val="TanaimMishna"/>
          <w:rFonts w:hint="cs"/>
          <w:rtl/>
          <w:rPrChange w:id="20136" w:author="קלוד" w:date="2026-10-06T10:10:33Z">
            <w:rPr>
              <w:rStyle w:val="afff2"/>
              <w:rFonts w:hint="cs"/>
              <w:rtl/>
            </w:rPr>
          </w:rPrChange>
        </w:rPr>
        <w:t xml:space="preserve"> </w:t>
      </w:r>
      <w:r>
        <w:rPr>
          <w:rStyle w:val="TanaimMishna"/>
          <w:rtl/>
          <w:rPrChange w:id="20137" w:author="קלוד" w:date="2026-10-06T10:10:33Z">
            <w:rPr>
              <w:rStyle w:val="afff2"/>
              <w:rtl/>
            </w:rPr>
          </w:rPrChange>
        </w:rPr>
        <w:tab/>
      </w:r>
      <w:r>
        <w:rPr>
          <w:rStyle w:val="TanaimMishna"/>
          <w:rtl/>
          <w:rPrChange w:id="20138" w:author="קלוד" w:date="2026-10-06T10:10:33Z">
            <w:rPr>
              <w:rStyle w:val="afff2"/>
              <w:rtl/>
            </w:rPr>
          </w:rPrChange>
        </w:rPr>
        <w:tab/>
      </w:r>
      <w:r>
        <w:rPr>
          <w:rStyle w:val="TanaimMishna"/>
          <w:rtl/>
          <w:rPrChange w:id="20139" w:author="קלוד" w:date="2026-10-06T10:10:33Z">
            <w:rPr>
              <w:rStyle w:val="afff2"/>
              <w:rtl/>
            </w:rPr>
          </w:rPrChange>
        </w:rPr>
        <w:tab/>
      </w:r>
      <w:r w:rsidR="00E403A1" w:rsidRPr="000C1CD3">
        <w:rPr>
          <w:rStyle w:val="TanaimMishna"/>
          <w:rFonts w:hint="cs"/>
          <w:rtl/>
          <w:rPrChange w:id="20140" w:author="קלוד" w:date="2026-10-06T10:10:33Z">
            <w:rPr>
              <w:rStyle w:val="af6"/>
              <w:rFonts w:hint="cs"/>
              <w:rtl/>
            </w:rPr>
          </w:rPrChange>
        </w:rPr>
        <w:t>לב</w:t>
      </w:r>
      <w:r w:rsidR="00E403A1" w:rsidRPr="000C1CD3">
        <w:rPr>
          <w:rStyle w:val="TanaimMishna"/>
          <w:rtl/>
          <w:rPrChange w:id="20141" w:author="קלוד" w:date="2026-10-06T10:10:33Z">
            <w:rPr>
              <w:rStyle w:val="af6"/>
              <w:rtl/>
            </w:rPr>
          </w:rPrChange>
        </w:rPr>
        <w:t>"</w:t>
      </w:r>
      <w:r w:rsidR="00E403A1" w:rsidRPr="000C1CD3">
        <w:rPr>
          <w:rStyle w:val="TanaimMishna"/>
          <w:rFonts w:hint="cs"/>
          <w:rtl/>
          <w:rPrChange w:id="20142" w:author="קלוד" w:date="2026-10-06T10:10:33Z">
            <w:rPr>
              <w:rStyle w:val="af6"/>
              <w:rFonts w:hint="cs"/>
              <w:rtl/>
            </w:rPr>
          </w:rPrChange>
        </w:rPr>
        <w:t>ש:</w:t>
      </w:r>
      <w:r w:rsidR="00E403A1" w:rsidRPr="00C01657">
        <w:rPr>
          <w:rFonts w:hint="cs"/>
          <w:rtl/>
        </w:rPr>
        <w:t xml:space="preserve"> אף בהצליחה נא, </w:t>
      </w:r>
    </w:p>
    <w:p w14:paraId="37494BAF" w14:textId="2077C9D8" w:rsidR="00E403A1" w:rsidRPr="00036C7A" w:rsidRDefault="00E403A1" w:rsidP="009D377E">
      <w:pPr>
        <w:pStyle w:val="a3"/>
        <w:rPr>
          <w:rtl/>
        </w:rPr>
      </w:pPr>
      <w:r w:rsidRPr="000C1CD3">
        <w:rPr>
          <w:rStyle w:val="TanaimMishna"/>
          <w:rFonts w:hint="cs"/>
          <w:rtl/>
          <w:rPrChange w:id="20143" w:author="קלוד" w:date="2026-10-06T10:10:33Z">
            <w:rPr>
              <w:rStyle w:val="af6"/>
              <w:rFonts w:hint="cs"/>
              <w:rtl/>
            </w:rPr>
          </w:rPrChange>
        </w:rPr>
        <w:t>ר</w:t>
      </w:r>
      <w:r w:rsidRPr="000C1CD3">
        <w:rPr>
          <w:rStyle w:val="TanaimMishna"/>
          <w:rtl/>
          <w:rPrChange w:id="20144" w:author="קלוד" w:date="2026-10-06T10:10:33Z">
            <w:rPr>
              <w:rStyle w:val="af6"/>
              <w:rtl/>
            </w:rPr>
          </w:rPrChange>
        </w:rPr>
        <w:t>"</w:t>
      </w:r>
      <w:r w:rsidRPr="000C1CD3">
        <w:rPr>
          <w:rStyle w:val="TanaimMishna"/>
          <w:rFonts w:hint="cs"/>
          <w:rtl/>
          <w:rPrChange w:id="20145" w:author="קלוד" w:date="2026-10-06T10:10:33Z">
            <w:rPr>
              <w:rStyle w:val="af6"/>
              <w:rFonts w:hint="cs"/>
              <w:rtl/>
            </w:rPr>
          </w:rPrChange>
        </w:rPr>
        <w:t>ע צופה בר</w:t>
      </w:r>
      <w:r w:rsidRPr="000C1CD3">
        <w:rPr>
          <w:rStyle w:val="TanaimMishna"/>
          <w:rtl/>
          <w:rPrChange w:id="20146" w:author="קלוד" w:date="2026-10-06T10:10:33Z">
            <w:rPr>
              <w:rStyle w:val="af6"/>
              <w:rtl/>
            </w:rPr>
          </w:rPrChange>
        </w:rPr>
        <w:t>"</w:t>
      </w:r>
      <w:r w:rsidRPr="000C1CD3">
        <w:rPr>
          <w:rStyle w:val="TanaimMishna"/>
          <w:rFonts w:hint="cs"/>
          <w:rtl/>
          <w:rPrChange w:id="20147" w:author="קלוד" w:date="2026-10-06T10:10:33Z">
            <w:rPr>
              <w:rStyle w:val="af6"/>
              <w:rFonts w:hint="cs"/>
              <w:rtl/>
            </w:rPr>
          </w:rPrChange>
        </w:rPr>
        <w:t>ג ורי"ה:</w:t>
      </w:r>
      <w:r w:rsidRPr="00036C7A">
        <w:rPr>
          <w:rFonts w:hint="cs"/>
          <w:rtl/>
        </w:rPr>
        <w:t xml:space="preserve"> </w:t>
      </w:r>
      <w:r w:rsidRPr="008D25FB">
        <w:rPr>
          <w:rFonts w:hint="cs"/>
          <w:rtl/>
        </w:rPr>
        <w:t>שכל העם נענעו</w:t>
      </w:r>
      <w:r w:rsidR="00566616" w:rsidRPr="008D25FB">
        <w:rPr>
          <w:rFonts w:hint="cs"/>
          <w:rtl/>
        </w:rPr>
        <w:t>,</w:t>
      </w:r>
      <w:r w:rsidRPr="008D25FB">
        <w:rPr>
          <w:rFonts w:hint="cs"/>
          <w:rtl/>
        </w:rPr>
        <w:t xml:space="preserve"> והם רק באנא ה' הושיעה נא.</w:t>
      </w:r>
      <w:r w:rsidRPr="006F2339">
        <w:rPr>
          <w:rFonts w:hint="cs"/>
          <w:rtl/>
        </w:rPr>
        <w:t xml:space="preserve"> </w:t>
      </w:r>
    </w:p>
    <w:p w14:paraId="3BFDA15B" w14:textId="77777777" w:rsidR="00E403A1" w:rsidRPr="00043784" w:rsidRDefault="00FF3206" w:rsidP="003B12B5">
      <w:pPr>
        <w:spacing w:before="60"/>
        <w:rPr>
          <w:rtl/>
        </w:rPr>
      </w:pPr>
      <w:bookmarkStart w:id="267" w:name="_Toc155720451"/>
      <w:r w:rsidRPr="00043784">
        <w:rPr>
          <w:rStyle w:val="a6"/>
          <w:rFonts w:hint="cs"/>
          <w:spacing w:val="0"/>
          <w:rtl/>
        </w:rPr>
        <w:t xml:space="preserve">והיכן </w:t>
      </w:r>
      <w:r w:rsidR="00566616" w:rsidRPr="00043784">
        <w:rPr>
          <w:rStyle w:val="a6"/>
          <w:rFonts w:hint="cs"/>
          <w:spacing w:val="0"/>
          <w:rtl/>
        </w:rPr>
        <w:t>מנענעין</w:t>
      </w:r>
      <w:bookmarkEnd w:id="267"/>
      <w:r w:rsidR="00566616" w:rsidRPr="00043784">
        <w:rPr>
          <w:rFonts w:hint="cs"/>
          <w:rtl/>
        </w:rPr>
        <w:t xml:space="preserve"> </w:t>
      </w:r>
      <w:r w:rsidR="00E403A1" w:rsidRPr="00043784">
        <w:rPr>
          <w:rFonts w:hint="cs"/>
          <w:rtl/>
        </w:rPr>
        <w:t>אהך דלולב שיש בו ג</w:t>
      </w:r>
      <w:r w:rsidR="00E403A1" w:rsidRPr="00043784">
        <w:rPr>
          <w:rtl/>
        </w:rPr>
        <w:t>"</w:t>
      </w:r>
      <w:r w:rsidR="00E403A1" w:rsidRPr="00043784">
        <w:rPr>
          <w:rFonts w:hint="cs"/>
          <w:rtl/>
        </w:rPr>
        <w:t>ט לנענע בו כשר.</w:t>
      </w:r>
    </w:p>
    <w:p w14:paraId="0C2401D8" w14:textId="77777777" w:rsidR="00E403A1" w:rsidRPr="00043784" w:rsidRDefault="00E403A1" w:rsidP="00E403A1">
      <w:pPr>
        <w:widowControl w:val="0"/>
        <w:rPr>
          <w:rStyle w:val="af4"/>
          <w:color w:val="auto"/>
          <w:rtl/>
        </w:rPr>
      </w:pPr>
      <w:r w:rsidRPr="00F8723C">
        <w:rPr>
          <w:rStyle w:val="ac"/>
          <w:rFonts w:cs="PFT_Frank" w:hint="cs"/>
          <w:sz w:val="14"/>
          <w:rtl/>
        </w:rPr>
        <w:t>מניח ב' הלחם ע</w:t>
      </w:r>
      <w:r w:rsidRPr="00F8723C">
        <w:rPr>
          <w:rStyle w:val="ac"/>
          <w:rFonts w:cs="PFT_Frank"/>
          <w:sz w:val="14"/>
          <w:rtl/>
        </w:rPr>
        <w:t>"</w:t>
      </w:r>
      <w:r w:rsidRPr="00F8723C">
        <w:rPr>
          <w:rStyle w:val="ac"/>
          <w:rFonts w:cs="PFT_Frank" w:hint="cs"/>
          <w:sz w:val="14"/>
          <w:rtl/>
        </w:rPr>
        <w:t>ג ב' כבשי עצרת</w:t>
      </w:r>
      <w:r w:rsidRPr="00043784">
        <w:rPr>
          <w:rFonts w:hint="cs"/>
          <w:rtl/>
        </w:rPr>
        <w:t xml:space="preserve"> ומניח ידו תחתיהן ומניף.</w:t>
      </w:r>
    </w:p>
    <w:p w14:paraId="5C677084" w14:textId="77777777" w:rsidR="00E403A1" w:rsidRPr="00043784" w:rsidRDefault="00E403A1" w:rsidP="00E403A1">
      <w:pPr>
        <w:pStyle w:val="affd"/>
        <w:rPr>
          <w:rStyle w:val="af4"/>
          <w:color w:val="auto"/>
          <w:rtl/>
        </w:rPr>
      </w:pPr>
      <w:r w:rsidRPr="00043784">
        <w:rPr>
          <w:rFonts w:hint="cs"/>
          <w:rtl/>
        </w:rPr>
        <w:t xml:space="preserve">ומוליך ומביא מעלה ומוריד </w:t>
      </w:r>
      <w:r w:rsidRPr="00043784">
        <w:rPr>
          <w:rStyle w:val="af8"/>
          <w:rFonts w:hint="cs"/>
          <w:rtl/>
        </w:rPr>
        <w:t>אשר הונף ואשר הורם</w:t>
      </w:r>
      <w:r w:rsidRPr="00043784">
        <w:rPr>
          <w:rFonts w:hint="cs"/>
          <w:rtl/>
        </w:rPr>
        <w:t>.</w:t>
      </w:r>
    </w:p>
    <w:p w14:paraId="4801956E" w14:textId="77777777" w:rsidR="005915B9" w:rsidRPr="005915B9" w:rsidRDefault="00E403A1" w:rsidP="001711C4">
      <w:pPr>
        <w:pStyle w:val="31"/>
        <w:framePr w:wrap="notBeside"/>
        <w:rPr>
          <w:rtl/>
        </w:rPr>
      </w:pPr>
      <w:r w:rsidRPr="005915B9">
        <w:rPr>
          <w:rFonts w:hint="cs"/>
          <w:rtl/>
        </w:rPr>
        <w:t>רי</w:t>
      </w:r>
      <w:r w:rsidRPr="005915B9">
        <w:rPr>
          <w:rtl/>
        </w:rPr>
        <w:t>"</w:t>
      </w:r>
      <w:r w:rsidRPr="005915B9">
        <w:rPr>
          <w:rFonts w:hint="cs"/>
          <w:rtl/>
        </w:rPr>
        <w:t>ו:</w:t>
      </w:r>
    </w:p>
    <w:p w14:paraId="075468E0" w14:textId="20C6B3B4" w:rsidR="00566616" w:rsidRPr="00043784" w:rsidRDefault="00E403A1" w:rsidP="00E403A1">
      <w:pPr>
        <w:pStyle w:val="affd"/>
        <w:widowControl w:val="0"/>
        <w:rPr>
          <w:rtl/>
        </w:rPr>
      </w:pPr>
      <w:r w:rsidRPr="00043784">
        <w:rPr>
          <w:rFonts w:hint="cs"/>
          <w:rtl/>
        </w:rPr>
        <w:t xml:space="preserve">מוליך ומביא למי שארבע רוחות שלו, </w:t>
      </w:r>
    </w:p>
    <w:p w14:paraId="4C480296" w14:textId="51FDB154" w:rsidR="00E403A1" w:rsidRPr="00043784" w:rsidRDefault="00E403A1" w:rsidP="00E403A1">
      <w:pPr>
        <w:pStyle w:val="affd"/>
        <w:widowControl w:val="0"/>
        <w:rPr>
          <w:rStyle w:val="af4"/>
          <w:color w:val="auto"/>
          <w:rtl/>
        </w:rPr>
      </w:pPr>
      <w:r w:rsidRPr="00043784">
        <w:rPr>
          <w:rFonts w:hint="cs"/>
          <w:rtl/>
        </w:rPr>
        <w:t>מעלה ומוריד למי ששמים וארץ שלו,</w:t>
      </w:r>
      <w:r w:rsidRPr="00F8723C">
        <w:rPr>
          <w:rStyle w:val="ac"/>
          <w:rFonts w:cs="PFT_Frank" w:hint="cs"/>
          <w:sz w:val="14"/>
          <w:rtl/>
        </w:rPr>
        <w:t xml:space="preserve"> </w:t>
      </w:r>
    </w:p>
    <w:p w14:paraId="09BA0920" w14:textId="77777777" w:rsidR="005915B9" w:rsidRPr="005915B9" w:rsidRDefault="00E403A1" w:rsidP="001711C4">
      <w:pPr>
        <w:pStyle w:val="31"/>
        <w:framePr w:wrap="notBeside"/>
        <w:rPr>
          <w:rtl/>
        </w:rPr>
      </w:pPr>
      <w:r w:rsidRPr="005915B9">
        <w:rPr>
          <w:rFonts w:hint="cs"/>
          <w:rtl/>
        </w:rPr>
        <w:t>מערבא</w:t>
      </w:r>
    </w:p>
    <w:p w14:paraId="01980A97" w14:textId="1ABE366F" w:rsidR="00FF3206" w:rsidRPr="00043784" w:rsidRDefault="00E403A1" w:rsidP="00FF3206">
      <w:pPr>
        <w:pStyle w:val="affd"/>
        <w:widowControl w:val="0"/>
        <w:rPr>
          <w:rtl/>
        </w:rPr>
      </w:pPr>
      <w:r w:rsidRPr="00043784">
        <w:rPr>
          <w:rFonts w:hint="cs"/>
          <w:rtl/>
        </w:rPr>
        <w:t xml:space="preserve">מוליך ומביא לעצור רוחות רעות, </w:t>
      </w:r>
    </w:p>
    <w:p w14:paraId="2976E015" w14:textId="08AB8B38" w:rsidR="00FF3206" w:rsidRPr="006F2339" w:rsidRDefault="00E403A1" w:rsidP="006F2339">
      <w:pPr>
        <w:pStyle w:val="affd"/>
        <w:widowControl w:val="0"/>
        <w:rPr>
          <w:spacing w:val="-4"/>
          <w:rtl/>
        </w:rPr>
      </w:pPr>
      <w:r w:rsidRPr="006F2339">
        <w:rPr>
          <w:rFonts w:hint="cs"/>
          <w:spacing w:val="-4"/>
          <w:rtl/>
        </w:rPr>
        <w:t>מעלה ומוריד לעצור טללים רעים</w:t>
      </w:r>
      <w:r w:rsidR="00FF3206" w:rsidRPr="006F2339">
        <w:rPr>
          <w:rFonts w:hint="cs"/>
          <w:spacing w:val="-4"/>
          <w:rtl/>
        </w:rPr>
        <w:t xml:space="preserve"> </w:t>
      </w:r>
      <w:r w:rsidR="00FF3206" w:rsidRPr="006F2339">
        <w:rPr>
          <w:rStyle w:val="afff6"/>
          <w:rFonts w:hint="cs"/>
          <w:spacing w:val="-4"/>
          <w:rtl/>
        </w:rPr>
        <w:t>ואף תנופה שירי מצוה</w:t>
      </w:r>
      <w:r w:rsidRPr="006F2339">
        <w:rPr>
          <w:rStyle w:val="afff6"/>
          <w:rFonts w:hint="cs"/>
          <w:spacing w:val="-4"/>
          <w:rtl/>
        </w:rPr>
        <w:t xml:space="preserve"> </w:t>
      </w:r>
      <w:r w:rsidR="00FF3206" w:rsidRPr="006F2339">
        <w:rPr>
          <w:rStyle w:val="afff6"/>
          <w:rFonts w:hint="cs"/>
          <w:spacing w:val="-4"/>
          <w:rtl/>
        </w:rPr>
        <w:t>מעכבת פורענות</w:t>
      </w:r>
      <w:r w:rsidR="00FF3206" w:rsidRPr="006F2339">
        <w:rPr>
          <w:rFonts w:hint="cs"/>
          <w:spacing w:val="-4"/>
          <w:rtl/>
        </w:rPr>
        <w:t xml:space="preserve"> </w:t>
      </w:r>
    </w:p>
    <w:p w14:paraId="25ABAF22" w14:textId="77777777" w:rsidR="005915B9" w:rsidRPr="005915B9" w:rsidRDefault="00FF3206" w:rsidP="001711C4">
      <w:pPr>
        <w:pStyle w:val="31"/>
        <w:framePr w:wrap="notBeside"/>
        <w:rPr>
          <w:rtl/>
        </w:rPr>
      </w:pPr>
      <w:r w:rsidRPr="005915B9">
        <w:rPr>
          <w:rFonts w:hint="cs"/>
          <w:rtl/>
        </w:rPr>
        <w:t>רבה:</w:t>
      </w:r>
    </w:p>
    <w:p w14:paraId="507F4C96" w14:textId="0EF3233E" w:rsidR="00E403A1" w:rsidRPr="00043784" w:rsidRDefault="00E403A1" w:rsidP="00FF3206">
      <w:pPr>
        <w:pStyle w:val="affd"/>
        <w:widowControl w:val="0"/>
        <w:rPr>
          <w:rStyle w:val="af4"/>
          <w:color w:val="auto"/>
          <w:rtl/>
        </w:rPr>
      </w:pPr>
      <w:r w:rsidRPr="00043784">
        <w:rPr>
          <w:rFonts w:hint="cs"/>
          <w:rtl/>
        </w:rPr>
        <w:t>וכן בלולב,</w:t>
      </w:r>
      <w:r w:rsidRPr="00F8723C">
        <w:rPr>
          <w:rStyle w:val="ac"/>
          <w:rFonts w:cs="PFT_Frank" w:hint="cs"/>
          <w:sz w:val="14"/>
          <w:rtl/>
        </w:rPr>
        <w:t xml:space="preserve"> </w:t>
      </w:r>
    </w:p>
    <w:p w14:paraId="7D27C061" w14:textId="77777777" w:rsidR="005915B9" w:rsidRPr="005915B9" w:rsidRDefault="00E403A1" w:rsidP="001711C4">
      <w:pPr>
        <w:pStyle w:val="31"/>
        <w:framePr w:wrap="notBeside"/>
        <w:rPr>
          <w:rtl/>
        </w:rPr>
      </w:pPr>
      <w:r w:rsidRPr="005915B9">
        <w:rPr>
          <w:rFonts w:hint="cs"/>
          <w:rtl/>
        </w:rPr>
        <w:t>ראב</w:t>
      </w:r>
      <w:r w:rsidRPr="005915B9">
        <w:rPr>
          <w:rtl/>
        </w:rPr>
        <w:t>"</w:t>
      </w:r>
      <w:r w:rsidRPr="005915B9">
        <w:rPr>
          <w:rFonts w:hint="cs"/>
          <w:rtl/>
        </w:rPr>
        <w:t>י:</w:t>
      </w:r>
    </w:p>
    <w:p w14:paraId="1889DDA6" w14:textId="2712E021" w:rsidR="00E403A1" w:rsidRPr="00A150D6" w:rsidRDefault="00E403A1" w:rsidP="005915B9">
      <w:pPr>
        <w:pStyle w:val="affd"/>
        <w:widowControl w:val="0"/>
        <w:rPr>
          <w:spacing w:val="-4"/>
          <w:rtl/>
        </w:rPr>
      </w:pPr>
      <w:r w:rsidRPr="00A150D6">
        <w:rPr>
          <w:rFonts w:hint="cs"/>
          <w:spacing w:val="-4"/>
          <w:rtl/>
        </w:rPr>
        <w:t>מוליך ומביא לגרות עיני שטן</w:t>
      </w:r>
      <w:r w:rsidR="006840C3" w:rsidRPr="00A150D6">
        <w:rPr>
          <w:rFonts w:hint="cs"/>
          <w:spacing w:val="-4"/>
          <w:rtl/>
        </w:rPr>
        <w:t>,</w:t>
      </w:r>
      <w:r w:rsidRPr="00A150D6">
        <w:rPr>
          <w:rFonts w:hint="cs"/>
          <w:spacing w:val="-4"/>
          <w:rtl/>
        </w:rPr>
        <w:t xml:space="preserve"> </w:t>
      </w:r>
      <w:r w:rsidR="005915B9" w:rsidRPr="00A150D6">
        <w:rPr>
          <w:rFonts w:hint="cs"/>
          <w:spacing w:val="-4"/>
          <w:rtl/>
        </w:rPr>
        <w:t>-</w:t>
      </w:r>
      <w:r w:rsidRPr="00A150D6">
        <w:rPr>
          <w:rFonts w:hint="cs"/>
          <w:spacing w:val="-4"/>
          <w:rtl/>
        </w:rPr>
        <w:t>ולא</w:t>
      </w:r>
      <w:r w:rsidR="005915B9" w:rsidRPr="00A150D6">
        <w:rPr>
          <w:rFonts w:hint="cs"/>
          <w:spacing w:val="-4"/>
          <w:rtl/>
        </w:rPr>
        <w:t xml:space="preserve"> להלכה</w:t>
      </w:r>
      <w:r w:rsidRPr="00A150D6">
        <w:rPr>
          <w:rFonts w:hint="cs"/>
          <w:spacing w:val="-4"/>
          <w:rtl/>
        </w:rPr>
        <w:t xml:space="preserve"> שיבוא להתגרות בו.</w:t>
      </w:r>
    </w:p>
    <w:p w14:paraId="7C08E5D8" w14:textId="196217A7" w:rsidR="00E403A1" w:rsidRPr="00E42FF2" w:rsidRDefault="0026136E" w:rsidP="00E42FF2">
      <w:pPr>
        <w:pStyle w:val="af"/>
        <w:rPr>
          <w:rtl/>
        </w:rPr>
      </w:pPr>
      <w:r>
        <w:rPr>
          <w:rFonts w:hint="cs"/>
          <w:rtl/>
        </w:rPr>
        <w:t>***</w:t>
      </w:r>
    </w:p>
    <w:p w14:paraId="630B3D3C" w14:textId="77777777" w:rsidR="00091F66" w:rsidRPr="00091F66" w:rsidRDefault="00091F66" w:rsidP="009D377E">
      <w:pPr>
        <w:pStyle w:val="ad"/>
        <w:framePr w:wrap="around"/>
        <w:rPr>
          <w:rtl/>
        </w:rPr>
      </w:pPr>
      <w:bookmarkStart w:id="268" w:name="_Toc155720452"/>
      <w:r w:rsidRPr="00091F66">
        <w:rPr>
          <w:rFonts w:hint="cs"/>
          <w:rtl/>
        </w:rPr>
        <w:t xml:space="preserve">לח. </w:t>
      </w:r>
    </w:p>
    <w:p>
      <w:pPr>
        <w:pStyle w:val="MishnaBatzad"/>
        <w:rPr>
          <w:ins w:id="20247" w:author="קלוד" w:date="2026-10-06T10:10:33Z"/>
        </w:rPr>
      </w:pPr>
      <w:ins w:id="20246" w:author="קלוד" w:date="2026-10-06T10:10:33Z">
        <w:r>
          <w:t xml:space="preserve">משנה ט</w:t>
        </w:r>
      </w:ins>
    </w:p>
    <w:p w14:paraId="04499AC1" w14:textId="7DF623DB" w:rsidR="001404A8" w:rsidRPr="00C01657" w:rsidRDefault="00E403A1" w:rsidP="009D377E">
      <w:pPr>
        <w:pStyle w:val="afff"/>
        <w:rPr>
          <w:rtl/>
        </w:rPr>
      </w:pPr>
      <w:r w:rsidRPr="008D25FB">
        <w:rPr>
          <w:rStyle w:val="afffd"/>
          <w:rFonts w:hint="cs"/>
          <w:rtl/>
        </w:rPr>
        <w:t>בא בדרך</w:t>
      </w:r>
      <w:r w:rsidRPr="00C01657">
        <w:rPr>
          <w:rFonts w:hint="cs"/>
          <w:rtl/>
        </w:rPr>
        <w:t xml:space="preserve"> </w:t>
      </w:r>
      <w:r w:rsidRPr="002835A5">
        <w:rPr>
          <w:rFonts w:hint="cs"/>
          <w:rtl/>
          <w:rPrChange w:id="40005" w:author="Claude" w:date="2026-10-06T13:34:44Z">
            <w:rPr>
              <w:rFonts w:hint="cs"/>
              <w:sz w:val="14"/>
              <w:szCs w:val="14"/>
              <w:rtl/>
            </w:rPr>
          </w:rPrChange>
        </w:rPr>
        <w:t>לא היה בידו ליטול</w:t>
      </w:r>
      <w:r w:rsidRPr="00C01657">
        <w:rPr>
          <w:rFonts w:hint="cs"/>
          <w:rtl/>
        </w:rPr>
        <w:t xml:space="preserve"> לכשיכנס לביתו</w:t>
      </w:r>
      <w:r w:rsidR="00AE1C96">
        <w:rPr>
          <w:rFonts w:hint="cs"/>
          <w:rtl/>
        </w:rPr>
        <w:t>,</w:t>
      </w:r>
      <w:r w:rsidRPr="00C01657">
        <w:rPr>
          <w:rFonts w:hint="cs"/>
          <w:rtl/>
        </w:rPr>
        <w:t xml:space="preserve"> יטול על שלחנו,</w:t>
      </w:r>
      <w:bookmarkEnd w:id="268"/>
      <w:r w:rsidRPr="00C01657">
        <w:rPr>
          <w:rFonts w:hint="cs"/>
          <w:rtl/>
        </w:rPr>
        <w:t xml:space="preserve"> </w:t>
      </w:r>
    </w:p>
    <w:p w14:paraId="16C293FD" w14:textId="56E909D0" w:rsidR="00E403A1" w:rsidRPr="00C01657" w:rsidRDefault="00E403A1" w:rsidP="009D377E">
      <w:pPr>
        <w:pStyle w:val="a3"/>
        <w:rPr>
          <w:rtl/>
        </w:rPr>
      </w:pPr>
      <w:r w:rsidRPr="00C01657">
        <w:rPr>
          <w:rFonts w:hint="cs"/>
          <w:rtl/>
        </w:rPr>
        <w:t>לא נטל שחרית</w:t>
      </w:r>
      <w:r w:rsidR="005915B9">
        <w:rPr>
          <w:rFonts w:hint="cs"/>
          <w:rtl/>
        </w:rPr>
        <w:t>,</w:t>
      </w:r>
      <w:r w:rsidRPr="00C01657">
        <w:rPr>
          <w:rFonts w:hint="cs"/>
          <w:rtl/>
        </w:rPr>
        <w:t xml:space="preserve"> יטול בין הערביים</w:t>
      </w:r>
      <w:r w:rsidR="005915B9">
        <w:rPr>
          <w:rFonts w:hint="cs"/>
          <w:rtl/>
        </w:rPr>
        <w:t>,</w:t>
      </w:r>
      <w:r w:rsidRPr="00C01657">
        <w:rPr>
          <w:rFonts w:hint="cs"/>
          <w:rtl/>
        </w:rPr>
        <w:t xml:space="preserve"> שכל היום כשר ללולב.</w:t>
      </w:r>
    </w:p>
    <w:p w14:paraId="5F7B7C2A" w14:textId="77777777" w:rsidR="00595F11" w:rsidRPr="00EC7290" w:rsidRDefault="00E403A1" w:rsidP="003049F3">
      <w:pPr>
        <w:pStyle w:val="a5"/>
        <w:rPr>
          <w:rtl/>
        </w:rPr>
      </w:pPr>
      <w:ins w:id="9840" w:author="מספור קטעי משנה" w:date="2026-10-06T06:45:53Z">
        <w:r>
          <w:rPr>
            <w:rStyle w:val="MisparKeta"/>
          </w:rPr>
          <w:t xml:space="preserve">ב. </w:t>
        </w:r>
      </w:ins>
      <w:bookmarkStart w:id="269" w:name="_Toc155720453"/>
      <w:del w:id="9001" w:author="עריכה מהאתר" w:date="2026-10-06T12:58:48Z">
        <w:r>
          <w:rPr>
            <w:rFonts w:hint="cs"/>
            <w:rtl/>
          </w:rPr>
          <w:delText xml:space="preserve">נוטלו</w:delText>
        </w:r>
      </w:del>
      <w:ins w:id="9002" w:author="עריכה מהאתר" w:date="2026-10-06T12:58:48Z">
        <w:r>
          <w:rPr>
            <w:rFonts w:hint="cs"/>
            <w:rtl/>
          </w:rPr>
          <w:t xml:space="preserve">יטול</w:t>
        </w:r>
      </w:ins>
      <w:r>
        <w:rPr>
          <w:rFonts w:hint="cs"/>
          <w:rtl/>
        </w:rPr>
        <w:t xml:space="preserve"> על שולחנו</w:t>
      </w:r>
      <w:bookmarkEnd w:id="269"/>
      <w:r w:rsidRPr="00EC7290">
        <w:rPr>
          <w:rFonts w:hint="cs"/>
          <w:rtl/>
        </w:rPr>
        <w:t xml:space="preserve"> </w:t>
      </w:r>
    </w:p>
    <w:p w14:paraId="259A9454" w14:textId="77777777" w:rsidR="00595F11" w:rsidRDefault="00595F11" w:rsidP="001711C4">
      <w:pPr>
        <w:pStyle w:val="31"/>
        <w:framePr w:wrap="notBeside"/>
        <w:rPr>
          <w:rtl/>
        </w:rPr>
      </w:pPr>
      <w:r>
        <w:rPr>
          <w:rFonts w:hint="cs"/>
          <w:rtl/>
        </w:rPr>
        <w:t>הך</w:t>
      </w:r>
    </w:p>
    <w:p w14:paraId="41B41B64" w14:textId="3AD70E62" w:rsidR="00FF3206" w:rsidRPr="00043784" w:rsidRDefault="00E403A1" w:rsidP="00595F11">
      <w:pPr>
        <w:rPr>
          <w:rtl/>
        </w:rPr>
      </w:pPr>
      <w:r w:rsidRPr="00043784">
        <w:rPr>
          <w:rFonts w:hint="cs"/>
          <w:rtl/>
        </w:rPr>
        <w:t>דמפסיק</w:t>
      </w:r>
      <w:r w:rsidR="00595F11">
        <w:rPr>
          <w:rFonts w:hint="cs"/>
          <w:rtl/>
        </w:rPr>
        <w:t xml:space="preserve"> בסעודתו</w:t>
      </w:r>
      <w:r w:rsidR="008E6991">
        <w:rPr>
          <w:rFonts w:hint="cs"/>
          <w:rtl/>
        </w:rPr>
        <w:t xml:space="preserve"> </w:t>
      </w:r>
      <w:r w:rsidR="00FF3206" w:rsidRPr="00043784">
        <w:rPr>
          <w:rFonts w:hint="cs"/>
          <w:rtl/>
        </w:rPr>
        <w:t xml:space="preserve">- </w:t>
      </w:r>
      <w:r w:rsidR="00AE1C96">
        <w:rPr>
          <w:rFonts w:hint="cs"/>
          <w:rtl/>
        </w:rPr>
        <w:t>כשאין</w:t>
      </w:r>
      <w:r w:rsidR="00FF3206" w:rsidRPr="00043784">
        <w:rPr>
          <w:rFonts w:hint="cs"/>
          <w:rtl/>
        </w:rPr>
        <w:t xml:space="preserve"> שהות ביום, </w:t>
      </w:r>
    </w:p>
    <w:p w14:paraId="6D6B27E4" w14:textId="77777777" w:rsidR="005915B9" w:rsidRPr="005915B9" w:rsidRDefault="00E403A1" w:rsidP="001711C4">
      <w:pPr>
        <w:pStyle w:val="31"/>
        <w:framePr w:wrap="notBeside"/>
        <w:rPr>
          <w:rtl/>
        </w:rPr>
      </w:pPr>
      <w:r w:rsidRPr="005915B9">
        <w:rPr>
          <w:rFonts w:hint="cs"/>
          <w:rtl/>
        </w:rPr>
        <w:t>ו</w:t>
      </w:r>
      <w:r w:rsidR="00FF3206" w:rsidRPr="005915B9">
        <w:rPr>
          <w:rFonts w:hint="cs"/>
          <w:rtl/>
        </w:rPr>
        <w:t>מאידך</w:t>
      </w:r>
    </w:p>
    <w:p w14:paraId="358B93EF" w14:textId="6788804F" w:rsidR="00FF3206" w:rsidRPr="00043784" w:rsidRDefault="00FF3206" w:rsidP="00FF3206">
      <w:pPr>
        <w:widowControl w:val="0"/>
        <w:rPr>
          <w:rtl/>
        </w:rPr>
      </w:pPr>
      <w:r w:rsidRPr="00043784">
        <w:rPr>
          <w:rFonts w:hint="cs"/>
          <w:rtl/>
        </w:rPr>
        <w:t>למנחה</w:t>
      </w:r>
      <w:r w:rsidR="00E403A1" w:rsidRPr="00043784">
        <w:rPr>
          <w:rFonts w:hint="cs"/>
          <w:rtl/>
        </w:rPr>
        <w:t xml:space="preserve"> אין מפסיקין</w:t>
      </w:r>
      <w:r w:rsidRPr="00043784">
        <w:rPr>
          <w:rFonts w:hint="cs"/>
          <w:rtl/>
        </w:rPr>
        <w:t>-  כש</w:t>
      </w:r>
      <w:r w:rsidR="00AE1C96">
        <w:rPr>
          <w:rFonts w:hint="cs"/>
          <w:rtl/>
        </w:rPr>
        <w:t>יש</w:t>
      </w:r>
      <w:r w:rsidRPr="00043784">
        <w:rPr>
          <w:rFonts w:hint="cs"/>
          <w:rtl/>
        </w:rPr>
        <w:t xml:space="preserve"> שהות ביום. </w:t>
      </w:r>
    </w:p>
    <w:p w14:paraId="65D6E642" w14:textId="46D502C3" w:rsidR="005D21C2" w:rsidRDefault="00510CED" w:rsidP="001711C4">
      <w:pPr>
        <w:pStyle w:val="31"/>
        <w:framePr w:wrap="notBeside"/>
        <w:rPr>
          <w:rtl/>
        </w:rPr>
      </w:pPr>
      <w:r>
        <w:rPr>
          <w:rFonts w:hint="cs"/>
          <w:rtl/>
        </w:rPr>
        <w:t xml:space="preserve">והמשנה מיירי </w:t>
      </w:r>
    </w:p>
    <w:p w14:paraId="2AD1FECE" w14:textId="64D25EE5" w:rsidR="00E403A1" w:rsidRPr="00A150D6" w:rsidRDefault="00FF3206" w:rsidP="00510CED">
      <w:pPr>
        <w:widowControl w:val="0"/>
        <w:rPr>
          <w:rStyle w:val="afff6"/>
          <w:spacing w:val="-2"/>
          <w:rtl/>
        </w:rPr>
      </w:pPr>
      <w:r w:rsidRPr="00A150D6">
        <w:rPr>
          <w:rFonts w:hint="cs"/>
          <w:spacing w:val="-2"/>
          <w:rtl/>
        </w:rPr>
        <w:t>ביו''ט שני</w:t>
      </w:r>
      <w:r w:rsidR="0032691E" w:rsidRPr="00A150D6">
        <w:rPr>
          <w:rFonts w:hint="cs"/>
          <w:spacing w:val="-2"/>
          <w:rtl/>
        </w:rPr>
        <w:t xml:space="preserve"> </w:t>
      </w:r>
      <w:r w:rsidR="00510CED">
        <w:rPr>
          <w:rFonts w:hint="cs"/>
          <w:spacing w:val="-2"/>
          <w:rtl/>
        </w:rPr>
        <w:t>ש</w:t>
      </w:r>
      <w:r w:rsidR="00EC7290">
        <w:rPr>
          <w:rFonts w:hint="cs"/>
          <w:spacing w:val="-2"/>
          <w:rtl/>
        </w:rPr>
        <w:t xml:space="preserve">גם חיוב </w:t>
      </w:r>
      <w:r w:rsidR="00510CED">
        <w:rPr>
          <w:rFonts w:hint="cs"/>
          <w:spacing w:val="-2"/>
          <w:rtl/>
        </w:rPr>
        <w:t>לולב ד</w:t>
      </w:r>
      <w:r w:rsidR="0032691E" w:rsidRPr="00A150D6">
        <w:rPr>
          <w:rFonts w:hint="cs"/>
          <w:spacing w:val="-2"/>
          <w:rtl/>
        </w:rPr>
        <w:t>רבנן</w:t>
      </w:r>
      <w:r w:rsidR="006840C3" w:rsidRPr="00A150D6">
        <w:rPr>
          <w:rFonts w:hint="cs"/>
          <w:spacing w:val="-2"/>
          <w:rtl/>
        </w:rPr>
        <w:t>,</w:t>
      </w:r>
      <w:r w:rsidR="0032691E" w:rsidRPr="00A150D6">
        <w:rPr>
          <w:rFonts w:hint="cs"/>
          <w:spacing w:val="-2"/>
          <w:rtl/>
        </w:rPr>
        <w:t xml:space="preserve"> </w:t>
      </w:r>
      <w:r w:rsidR="00EC7290">
        <w:rPr>
          <w:rFonts w:hint="cs"/>
          <w:spacing w:val="-2"/>
          <w:rtl/>
        </w:rPr>
        <w:t xml:space="preserve">ומדוייק </w:t>
      </w:r>
      <w:r w:rsidR="0032691E" w:rsidRPr="00A150D6">
        <w:rPr>
          <w:rFonts w:hint="cs"/>
          <w:spacing w:val="-2"/>
          <w:rtl/>
        </w:rPr>
        <w:t>מ</w:t>
      </w:r>
      <w:r w:rsidR="00357FEB">
        <w:rPr>
          <w:rFonts w:hint="cs"/>
          <w:spacing w:val="-2"/>
          <w:rtl/>
        </w:rPr>
        <w:t>לשון '</w:t>
      </w:r>
      <w:r w:rsidR="00E403A1" w:rsidRPr="00A150D6">
        <w:rPr>
          <w:rFonts w:hint="cs"/>
          <w:spacing w:val="-2"/>
          <w:rtl/>
        </w:rPr>
        <w:t>בא בדרך</w:t>
      </w:r>
      <w:r w:rsidR="00357FEB">
        <w:rPr>
          <w:rFonts w:hint="cs"/>
          <w:spacing w:val="-2"/>
          <w:rtl/>
        </w:rPr>
        <w:t>'</w:t>
      </w:r>
      <w:r w:rsidR="00510CED">
        <w:rPr>
          <w:rFonts w:hint="cs"/>
          <w:spacing w:val="-2"/>
          <w:rtl/>
        </w:rPr>
        <w:t>.</w:t>
      </w:r>
    </w:p>
    <w:p w14:paraId="5528F515" w14:textId="14FFEB7E" w:rsidR="00E403A1" w:rsidRPr="00E42FF2" w:rsidRDefault="0026136E" w:rsidP="00E42FF2">
      <w:pPr>
        <w:pStyle w:val="af"/>
        <w:rPr>
          <w:rtl/>
        </w:rPr>
      </w:pPr>
      <w:r>
        <w:rPr>
          <w:rFonts w:hint="cs"/>
          <w:rtl/>
        </w:rPr>
        <w:t>***</w:t>
      </w:r>
    </w:p>
    <w:p>
      <w:pPr>
        <w:pStyle w:val="MishnaBatzad"/>
        <w:rPr>
          <w:ins w:id="20249" w:author="קלוד" w:date="2026-10-06T10:10:33Z"/>
        </w:rPr>
      </w:pPr>
      <w:ins w:id="20248" w:author="קלוד" w:date="2026-10-06T10:10:33Z">
        <w:r>
          <w:t xml:space="preserve">משנה י</w:t>
        </w:r>
      </w:ins>
    </w:p>
    <w:p w14:paraId="1F4F1513" w14:textId="77777777" w:rsidR="00E403A1" w:rsidRPr="00C01657" w:rsidRDefault="00E403A1" w:rsidP="009D377E">
      <w:pPr>
        <w:pStyle w:val="afff"/>
        <w:rPr>
          <w:rtl/>
        </w:rPr>
      </w:pPr>
      <w:bookmarkStart w:id="270" w:name="_Toc155720454"/>
      <w:r w:rsidRPr="002835A5">
        <w:rPr>
          <w:rStyle w:val="afffd"/>
          <w:rFonts w:hint="cs"/>
          <w:rtl/>
        </w:rPr>
        <w:t>עבד אשה קטן</w:t>
      </w:r>
      <w:r w:rsidRPr="00C01657">
        <w:rPr>
          <w:rFonts w:hint="cs"/>
          <w:rtl/>
        </w:rPr>
        <w:t xml:space="preserve"> </w:t>
      </w:r>
      <w:r w:rsidRPr="002835A5">
        <w:rPr>
          <w:rStyle w:val="afffd"/>
          <w:rFonts w:hint="cs"/>
          <w:rtl/>
        </w:rPr>
        <w:t>מקרין אותו</w:t>
      </w:r>
      <w:r w:rsidRPr="00C01657">
        <w:rPr>
          <w:rFonts w:hint="cs"/>
          <w:rtl/>
        </w:rPr>
        <w:t xml:space="preserve"> ועונה אחריהן מה שאומרין ותבוא לו מארה, בגדול </w:t>
      </w:r>
      <w:del w:id="9098" w:author="הגהת סוכה" w:date="2026-09-27T12:23:34Z">
        <w:r w:rsidRPr="00C01657">
          <w:rPr>
            <w:rFonts w:hint="cs"/>
            <w:rtl/>
          </w:rPr>
          <w:delText xml:space="preserve">מקרה</w:delText>
        </w:r>
      </w:del>
      <w:ins w:id="9099" w:author="הגהת סוכה" w:date="2026-09-27T12:23:34Z">
        <w:r w:rsidRPr="00C01657">
          <w:rPr>
            <w:rFonts w:hint="cs"/>
            <w:rtl/>
          </w:rPr>
          <w:t xml:space="preserve">מקרא</w:t>
        </w:r>
      </w:ins>
      <w:r w:rsidRPr="00C01657">
        <w:rPr>
          <w:rFonts w:hint="cs"/>
          <w:rtl/>
        </w:rPr>
        <w:t xml:space="preserve"> עונה הללויה,</w:t>
      </w:r>
      <w:bookmarkEnd w:id="270"/>
    </w:p>
    <w:p w14:paraId="37E849B4" w14:textId="77777777" w:rsidR="00E403A1" w:rsidRPr="00C01657" w:rsidRDefault="00E403A1" w:rsidP="009D377E">
      <w:pPr>
        <w:pStyle w:val="afff"/>
        <w:rPr>
          <w:rtl/>
        </w:rPr>
      </w:pPr>
      <w:bookmarkStart w:id="271" w:name="_Toc155720455"/>
      <w:r w:rsidRPr="002835A5">
        <w:rPr>
          <w:rStyle w:val="afffd"/>
          <w:rFonts w:hint="cs"/>
          <w:rtl/>
        </w:rPr>
        <w:t>מקום שנהגו לכפול</w:t>
      </w:r>
      <w:r w:rsidRPr="00C01657">
        <w:rPr>
          <w:rFonts w:hint="cs"/>
          <w:rtl/>
        </w:rPr>
        <w:t xml:space="preserve"> לפשוט לברך</w:t>
      </w:r>
      <w:r w:rsidR="00BB1F3B" w:rsidRPr="00C01657">
        <w:rPr>
          <w:rFonts w:hint="cs"/>
          <w:rtl/>
        </w:rPr>
        <w:t>,</w:t>
      </w:r>
      <w:r w:rsidRPr="00C01657">
        <w:rPr>
          <w:rFonts w:hint="cs"/>
          <w:rtl/>
        </w:rPr>
        <w:t xml:space="preserve"> הכל כמנהג המדינה.</w:t>
      </w:r>
      <w:bookmarkEnd w:id="271"/>
      <w:r w:rsidRPr="00C01657">
        <w:rPr>
          <w:rFonts w:hint="cs"/>
          <w:rtl/>
        </w:rPr>
        <w:t xml:space="preserve"> </w:t>
      </w:r>
    </w:p>
    <w:p w14:paraId="00328848" w14:textId="77777777" w:rsidR="006F2339" w:rsidRPr="006F2339" w:rsidRDefault="00E403A1" w:rsidP="001711C4">
      <w:pPr>
        <w:pStyle w:val="31"/>
        <w:framePr w:wrap="notBeside"/>
        <w:rPr>
          <w:rtl/>
        </w:rPr>
      </w:pPr>
      <w:r w:rsidRPr="006F2339">
        <w:rPr>
          <w:rFonts w:hint="cs"/>
          <w:rtl/>
        </w:rPr>
        <w:t>באמת אמרו</w:t>
      </w:r>
    </w:p>
    <w:p w14:paraId="65604306" w14:textId="63A00F5D" w:rsidR="00E403A1" w:rsidRDefault="00E403A1" w:rsidP="00E403A1">
      <w:pPr>
        <w:widowControl w:val="0"/>
        <w:rPr>
          <w:rtl/>
        </w:rPr>
      </w:pPr>
      <w:r w:rsidRPr="00043784">
        <w:rPr>
          <w:rFonts w:hint="cs"/>
          <w:rtl/>
        </w:rPr>
        <w:t>בן מברך לאביו ועבד לרבו ואשה לבעלה, ותבוא מארה למי שבניו מברכין לו.</w:t>
      </w:r>
    </w:p>
    <w:p w14:paraId="2FB3FA34" w14:textId="1E68CC93" w:rsidR="00E6237A" w:rsidRPr="00043784" w:rsidRDefault="00E6237A" w:rsidP="009D377E">
      <w:pPr>
        <w:pStyle w:val="ad"/>
        <w:framePr w:wrap="around"/>
        <w:rPr>
          <w:rtl/>
        </w:rPr>
      </w:pPr>
      <w:r>
        <w:rPr>
          <w:rFonts w:hint="cs"/>
          <w:rtl/>
        </w:rPr>
        <w:t>לח:</w:t>
      </w:r>
    </w:p>
    <w:p w14:paraId="5DFE69B6" w14:textId="77777777" w:rsidR="006F2339" w:rsidRPr="006F2339" w:rsidRDefault="00E403A1" w:rsidP="001711C4">
      <w:pPr>
        <w:pStyle w:val="31"/>
        <w:framePr w:wrap="notBeside"/>
        <w:rPr>
          <w:rtl/>
        </w:rPr>
      </w:pPr>
      <w:r w:rsidRPr="006F2339">
        <w:rPr>
          <w:rFonts w:hint="cs"/>
          <w:rtl/>
        </w:rPr>
        <w:t>רבא:</w:t>
      </w:r>
    </w:p>
    <w:p w14:paraId="38F825B5" w14:textId="2DEB1A72" w:rsidR="00E403A1" w:rsidRPr="00043784" w:rsidRDefault="00E403A1" w:rsidP="006F2339">
      <w:pPr>
        <w:jc w:val="center"/>
        <w:rPr>
          <w:rStyle w:val="af4"/>
          <w:color w:val="auto"/>
          <w:rtl/>
        </w:rPr>
      </w:pPr>
      <w:bookmarkStart w:id="272" w:name="_Toc155720456"/>
      <w:r w:rsidRPr="007C19A7">
        <w:rPr>
          <w:rStyle w:val="af2"/>
          <w:rFonts w:hint="cs"/>
          <w:rtl/>
        </w:rPr>
        <w:t>הלכתא ממנהג דהלל</w:t>
      </w:r>
      <w:bookmarkEnd w:id="272"/>
      <w:r w:rsidRPr="00043784">
        <w:rPr>
          <w:rFonts w:hint="cs"/>
          <w:rtl/>
        </w:rPr>
        <w:t>.</w:t>
      </w:r>
    </w:p>
    <w:p w14:paraId="22CB5324" w14:textId="294527F9" w:rsidR="00BB1F3B" w:rsidRPr="00043784" w:rsidRDefault="00E403A1" w:rsidP="00E403A1">
      <w:pPr>
        <w:pStyle w:val="affd"/>
        <w:widowControl w:val="0"/>
        <w:rPr>
          <w:rStyle w:val="af4"/>
          <w:color w:val="auto"/>
          <w:rtl/>
        </w:rPr>
      </w:pPr>
      <w:r w:rsidRPr="00043784">
        <w:rPr>
          <w:rStyle w:val="af4"/>
          <w:rFonts w:hint="cs"/>
          <w:color w:val="auto"/>
          <w:rtl/>
        </w:rPr>
        <w:t>א.</w:t>
      </w:r>
      <w:r w:rsidRPr="00043784">
        <w:rPr>
          <w:rFonts w:hint="cs"/>
          <w:rtl/>
        </w:rPr>
        <w:t xml:space="preserve"> לענות הללויה,</w:t>
      </w:r>
      <w:r w:rsidRPr="00043784">
        <w:rPr>
          <w:rStyle w:val="af4"/>
          <w:rFonts w:hint="cs"/>
          <w:color w:val="auto"/>
          <w:rtl/>
        </w:rPr>
        <w:t xml:space="preserve"> </w:t>
      </w:r>
      <w:r w:rsidR="006F2339">
        <w:rPr>
          <w:rStyle w:val="af4"/>
          <w:color w:val="auto"/>
          <w:rtl/>
        </w:rPr>
        <w:tab/>
      </w:r>
      <w:r w:rsidR="006F2339">
        <w:rPr>
          <w:rStyle w:val="af4"/>
          <w:color w:val="auto"/>
          <w:rtl/>
        </w:rPr>
        <w:tab/>
      </w:r>
      <w:r w:rsidR="006F2339">
        <w:rPr>
          <w:rStyle w:val="af4"/>
          <w:color w:val="auto"/>
          <w:rtl/>
        </w:rPr>
        <w:tab/>
      </w:r>
      <w:r w:rsidRPr="00043784">
        <w:rPr>
          <w:rStyle w:val="af4"/>
          <w:rFonts w:hint="cs"/>
          <w:color w:val="auto"/>
          <w:rtl/>
        </w:rPr>
        <w:t>ב.</w:t>
      </w:r>
      <w:r w:rsidRPr="00043784">
        <w:rPr>
          <w:rFonts w:hint="cs"/>
          <w:rtl/>
        </w:rPr>
        <w:t xml:space="preserve"> גדול מקרא, עונה אחריו הללויה,</w:t>
      </w:r>
      <w:r w:rsidRPr="00043784">
        <w:rPr>
          <w:rStyle w:val="af4"/>
          <w:rFonts w:hint="cs"/>
          <w:color w:val="auto"/>
          <w:rtl/>
        </w:rPr>
        <w:t xml:space="preserve"> </w:t>
      </w:r>
    </w:p>
    <w:p w14:paraId="72D4AFFB" w14:textId="77777777" w:rsidR="006F2339" w:rsidRDefault="00E403A1" w:rsidP="00E403A1">
      <w:pPr>
        <w:pStyle w:val="affd"/>
        <w:widowControl w:val="0"/>
        <w:rPr>
          <w:rStyle w:val="af4"/>
          <w:color w:val="auto"/>
          <w:rtl/>
        </w:rPr>
      </w:pPr>
      <w:r w:rsidRPr="00043784">
        <w:rPr>
          <w:rStyle w:val="af4"/>
          <w:rFonts w:hint="cs"/>
          <w:color w:val="auto"/>
          <w:rtl/>
        </w:rPr>
        <w:t>ג.</w:t>
      </w:r>
      <w:r w:rsidR="00BB1F3B" w:rsidRPr="00043784">
        <w:rPr>
          <w:rFonts w:hint="cs"/>
          <w:rtl/>
        </w:rPr>
        <w:t xml:space="preserve"> </w:t>
      </w:r>
      <w:r w:rsidRPr="00043784">
        <w:rPr>
          <w:rFonts w:hint="cs"/>
          <w:rtl/>
        </w:rPr>
        <w:t>לענות בראשי פרקים,</w:t>
      </w:r>
      <w:r w:rsidRPr="00043784">
        <w:rPr>
          <w:rStyle w:val="af4"/>
          <w:rFonts w:hint="cs"/>
          <w:color w:val="auto"/>
          <w:rtl/>
        </w:rPr>
        <w:t xml:space="preserve"> </w:t>
      </w:r>
      <w:r w:rsidR="006F2339">
        <w:rPr>
          <w:rStyle w:val="af4"/>
          <w:color w:val="auto"/>
          <w:rtl/>
        </w:rPr>
        <w:tab/>
      </w:r>
      <w:r w:rsidRPr="006F2339">
        <w:rPr>
          <w:rStyle w:val="af4"/>
          <w:rFonts w:hint="cs"/>
          <w:color w:val="auto"/>
          <w:spacing w:val="-6"/>
          <w:rtl/>
        </w:rPr>
        <w:t>ד.</w:t>
      </w:r>
      <w:r w:rsidRPr="006F2339">
        <w:rPr>
          <w:rFonts w:hint="cs"/>
          <w:spacing w:val="-6"/>
          <w:rtl/>
        </w:rPr>
        <w:t xml:space="preserve"> </w:t>
      </w:r>
      <w:r w:rsidR="006F2339" w:rsidRPr="006F2339">
        <w:rPr>
          <w:rFonts w:hint="cs"/>
          <w:spacing w:val="-6"/>
          <w:rtl/>
        </w:rPr>
        <w:t>כש</w:t>
      </w:r>
      <w:r>
        <w:rPr>
          <w:rFonts w:hint="cs"/>
          <w:spacing w:val="-6"/>
          <w:rtl/>
        </w:rPr>
        <w:t xml:space="preserve">קטן מק</w:t>
      </w:r>
      <w:del w:id="9001" w:author="עריכה מהאתר" w:date="2026-10-06T13:29:17Z">
        <w:r>
          <w:rPr>
            <w:rFonts w:hint="cs"/>
            <w:spacing w:val="-6"/>
            <w:rtl/>
          </w:rPr>
          <w:delText xml:space="preserve">רה</w:delText>
        </w:r>
      </w:del>
      <w:ins w:id="9002" w:author="עריכה מהאתר" w:date="2026-10-06T13:29:17Z">
        <w:r>
          <w:rPr>
            <w:rFonts w:hint="cs"/>
            <w:spacing w:val="-6"/>
            <w:rtl/>
          </w:rPr>
          <w:t xml:space="preserve">רא</w:t>
        </w:r>
      </w:ins>
      <w:r>
        <w:rPr>
          <w:rFonts w:hint="cs"/>
          <w:spacing w:val="-6"/>
          <w:rtl/>
        </w:rPr>
        <w:t xml:space="preserve"> עונה אחרי</w:t>
      </w:r>
      <w:r w:rsidR="0032691E" w:rsidRPr="006F2339">
        <w:rPr>
          <w:rFonts w:hint="cs"/>
          <w:spacing w:val="-6"/>
          <w:rtl/>
        </w:rPr>
        <w:t>ו</w:t>
      </w:r>
      <w:r w:rsidRPr="006F2339">
        <w:rPr>
          <w:rFonts w:hint="cs"/>
          <w:spacing w:val="-6"/>
          <w:rtl/>
        </w:rPr>
        <w:t xml:space="preserve"> מה שאומר</w:t>
      </w:r>
      <w:r w:rsidRPr="00043784">
        <w:rPr>
          <w:rStyle w:val="af4"/>
          <w:rFonts w:hint="cs"/>
          <w:color w:val="auto"/>
          <w:rtl/>
        </w:rPr>
        <w:t xml:space="preserve"> </w:t>
      </w:r>
    </w:p>
    <w:p w14:paraId="6D41635E" w14:textId="33531509" w:rsidR="00E403A1" w:rsidRPr="00043784" w:rsidRDefault="00E403A1" w:rsidP="00E403A1">
      <w:pPr>
        <w:pStyle w:val="affd"/>
        <w:widowControl w:val="0"/>
        <w:rPr>
          <w:rtl/>
        </w:rPr>
      </w:pPr>
      <w:r w:rsidRPr="00043784">
        <w:rPr>
          <w:rStyle w:val="af4"/>
          <w:rFonts w:hint="cs"/>
          <w:color w:val="auto"/>
          <w:rtl/>
        </w:rPr>
        <w:t>ה.</w:t>
      </w:r>
      <w:r w:rsidRPr="00043784">
        <w:rPr>
          <w:rFonts w:hint="cs"/>
          <w:rtl/>
        </w:rPr>
        <w:t xml:space="preserve"> בא לכפול כופל,</w:t>
      </w:r>
      <w:r w:rsidRPr="00043784">
        <w:rPr>
          <w:rStyle w:val="af4"/>
          <w:rFonts w:hint="cs"/>
          <w:color w:val="auto"/>
          <w:rtl/>
        </w:rPr>
        <w:t xml:space="preserve"> </w:t>
      </w:r>
      <w:r w:rsidR="006F2339">
        <w:rPr>
          <w:rStyle w:val="af4"/>
          <w:color w:val="auto"/>
          <w:rtl/>
        </w:rPr>
        <w:tab/>
      </w:r>
      <w:r w:rsidR="006F2339">
        <w:rPr>
          <w:rStyle w:val="af4"/>
          <w:color w:val="auto"/>
          <w:rtl/>
        </w:rPr>
        <w:tab/>
      </w:r>
      <w:r w:rsidRPr="00043784">
        <w:rPr>
          <w:rStyle w:val="af4"/>
          <w:rFonts w:hint="cs"/>
          <w:color w:val="auto"/>
          <w:rtl/>
        </w:rPr>
        <w:t>ו.</w:t>
      </w:r>
      <w:r w:rsidRPr="00043784">
        <w:rPr>
          <w:rFonts w:hint="cs"/>
          <w:rtl/>
        </w:rPr>
        <w:t xml:space="preserve"> שומע כעונה.</w:t>
      </w:r>
    </w:p>
    <w:p w14:paraId="008DFE72" w14:textId="77777777" w:rsidR="00E403A1" w:rsidRPr="00043784" w:rsidRDefault="00E403A1" w:rsidP="00BB1F3B">
      <w:pPr>
        <w:rPr>
          <w:rtl/>
        </w:rPr>
      </w:pPr>
      <w:r w:rsidRPr="00F8723C">
        <w:rPr>
          <w:rStyle w:val="ac"/>
          <w:rFonts w:cs="PFT_Frank" w:hint="cs"/>
          <w:sz w:val="14"/>
          <w:rtl/>
        </w:rPr>
        <w:t>שמע ולא ענה</w:t>
      </w:r>
      <w:r w:rsidRPr="00043784">
        <w:rPr>
          <w:rFonts w:hint="cs"/>
          <w:rtl/>
        </w:rPr>
        <w:t xml:space="preserve"> חכמים וסופרים ראשי העם </w:t>
      </w:r>
      <w:r w:rsidR="0032691E" w:rsidRPr="00043784">
        <w:rPr>
          <w:rFonts w:hint="cs"/>
          <w:rtl/>
        </w:rPr>
        <w:t xml:space="preserve"> ודרשנים</w:t>
      </w:r>
      <w:r w:rsidRPr="00043784">
        <w:rPr>
          <w:rFonts w:hint="cs"/>
          <w:rtl/>
        </w:rPr>
        <w:t xml:space="preserve">-יצא, </w:t>
      </w:r>
    </w:p>
    <w:p w14:paraId="6267011A" w14:textId="74B974AA" w:rsidR="00E403A1" w:rsidRPr="006F0B55" w:rsidRDefault="00E403A1" w:rsidP="006F2339">
      <w:pPr>
        <w:rPr>
          <w:rStyle w:val="afff6"/>
          <w:rtl/>
        </w:rPr>
      </w:pPr>
      <w:r w:rsidRPr="006F0B55">
        <w:rPr>
          <w:rStyle w:val="ac"/>
          <w:rFonts w:cs="PFT_Frank" w:hint="cs"/>
          <w:sz w:val="14"/>
          <w:rtl/>
        </w:rPr>
        <w:t>שומע כעונה</w:t>
      </w:r>
      <w:r w:rsidRPr="006F0B55">
        <w:rPr>
          <w:rFonts w:hint="cs"/>
          <w:rtl/>
        </w:rPr>
        <w:t xml:space="preserve"> </w:t>
      </w:r>
      <w:r w:rsidR="00CA35F9" w:rsidRPr="006F0B55">
        <w:rPr>
          <w:rFonts w:hint="cs"/>
          <w:rtl/>
        </w:rPr>
        <w:t>מ</w:t>
      </w:r>
      <w:r w:rsidRPr="006F0B55">
        <w:rPr>
          <w:rStyle w:val="af8"/>
          <w:rFonts w:hint="cs"/>
          <w:spacing w:val="0"/>
          <w:rtl/>
        </w:rPr>
        <w:t xml:space="preserve">אשר קרא מלך יהודה </w:t>
      </w:r>
      <w:r w:rsidR="003B12B5" w:rsidRPr="006F0B55">
        <w:rPr>
          <w:rFonts w:hint="cs"/>
          <w:rtl/>
        </w:rPr>
        <w:t xml:space="preserve">אפי' דשפן קרא </w:t>
      </w:r>
      <w:r w:rsidR="003B12B5" w:rsidRPr="006F0B55">
        <w:rPr>
          <w:rStyle w:val="afff6"/>
          <w:rFonts w:hint="cs"/>
          <w:rtl/>
        </w:rPr>
        <w:t>ו</w:t>
      </w:r>
      <w:r w:rsidR="006F2339" w:rsidRPr="006F0B55">
        <w:rPr>
          <w:rStyle w:val="afff6"/>
          <w:rFonts w:hint="cs"/>
          <w:rtl/>
        </w:rPr>
        <w:t xml:space="preserve">לא </w:t>
      </w:r>
      <w:r w:rsidR="003B12B5" w:rsidRPr="006F0B55">
        <w:rPr>
          <w:rStyle w:val="afff6"/>
          <w:rFonts w:hint="cs"/>
          <w:rtl/>
        </w:rPr>
        <w:t xml:space="preserve">יאשיהו </w:t>
      </w:r>
    </w:p>
    <w:p w14:paraId="24A22A4D" w14:textId="77777777" w:rsidR="0013280F" w:rsidRPr="00C01657" w:rsidRDefault="0013280F" w:rsidP="009D377E">
      <w:pPr>
        <w:pStyle w:val="ad"/>
        <w:framePr w:wrap="around"/>
        <w:rPr>
          <w:rtl/>
        </w:rPr>
      </w:pPr>
      <w:bookmarkStart w:id="273" w:name="_Toc155720457"/>
      <w:r w:rsidRPr="00C01657">
        <w:rPr>
          <w:rFonts w:hint="cs"/>
          <w:rtl/>
        </w:rPr>
        <w:t>לט.</w:t>
      </w:r>
      <w:bookmarkEnd w:id="273"/>
    </w:p>
    <w:p w14:paraId="257BBA94" w14:textId="77777777" w:rsidR="005915B9" w:rsidRPr="005915B9" w:rsidRDefault="0013280F" w:rsidP="001711C4">
      <w:pPr>
        <w:pStyle w:val="31"/>
        <w:framePr w:wrap="notBeside"/>
        <w:rPr>
          <w:rtl/>
        </w:rPr>
      </w:pPr>
      <w:r w:rsidRPr="005915B9">
        <w:rPr>
          <w:rFonts w:hint="cs"/>
          <w:rtl/>
        </w:rPr>
        <w:t>רבא</w:t>
      </w:r>
      <w:r w:rsidR="00CA35F9" w:rsidRPr="005915B9">
        <w:rPr>
          <w:rFonts w:hint="cs"/>
          <w:rtl/>
        </w:rPr>
        <w:t>:</w:t>
      </w:r>
    </w:p>
    <w:p w14:paraId="5E9CCCF5" w14:textId="7C317C18" w:rsidR="00E403A1" w:rsidRPr="006F2339" w:rsidRDefault="00CA35F9" w:rsidP="005915B9">
      <w:pPr>
        <w:pStyle w:val="affd"/>
        <w:rPr>
          <w:spacing w:val="-6"/>
          <w:rtl/>
        </w:rPr>
      </w:pPr>
      <w:r w:rsidRPr="006F2339">
        <w:rPr>
          <w:rFonts w:hint="cs"/>
          <w:spacing w:val="-6"/>
          <w:rtl/>
        </w:rPr>
        <w:t xml:space="preserve">לא יאמר </w:t>
      </w:r>
      <w:r w:rsidR="00E403A1" w:rsidRPr="006F2339">
        <w:rPr>
          <w:rStyle w:val="af8"/>
          <w:rFonts w:hint="cs"/>
          <w:spacing w:val="-6"/>
          <w:rtl/>
        </w:rPr>
        <w:t>ברוך הבא</w:t>
      </w:r>
      <w:r w:rsidR="00E403A1" w:rsidRPr="006F2339">
        <w:rPr>
          <w:rFonts w:hint="cs"/>
          <w:spacing w:val="-6"/>
          <w:rtl/>
        </w:rPr>
        <w:t xml:space="preserve"> ואח</w:t>
      </w:r>
      <w:r w:rsidR="00E403A1" w:rsidRPr="006F2339">
        <w:rPr>
          <w:spacing w:val="-6"/>
          <w:rtl/>
        </w:rPr>
        <w:t>"</w:t>
      </w:r>
      <w:r w:rsidR="00E403A1" w:rsidRPr="006F2339">
        <w:rPr>
          <w:rFonts w:hint="cs"/>
          <w:spacing w:val="-6"/>
          <w:rtl/>
        </w:rPr>
        <w:t xml:space="preserve">כ </w:t>
      </w:r>
      <w:r w:rsidR="00E403A1" w:rsidRPr="006F2339">
        <w:rPr>
          <w:rStyle w:val="af8"/>
          <w:rFonts w:hint="cs"/>
          <w:spacing w:val="-6"/>
          <w:rtl/>
        </w:rPr>
        <w:t>בשם ה',</w:t>
      </w:r>
      <w:r w:rsidRPr="006F2339">
        <w:rPr>
          <w:rStyle w:val="af8"/>
          <w:rFonts w:hint="cs"/>
          <w:spacing w:val="-6"/>
          <w:rtl/>
        </w:rPr>
        <w:t xml:space="preserve"> </w:t>
      </w:r>
      <w:r w:rsidR="005915B9" w:rsidRPr="006F2339">
        <w:rPr>
          <w:rFonts w:hint="cs"/>
          <w:spacing w:val="-6"/>
          <w:rtl/>
        </w:rPr>
        <w:t>יהש</w:t>
      </w:r>
      <w:r w:rsidR="005915B9" w:rsidRPr="006F2339">
        <w:rPr>
          <w:spacing w:val="-6"/>
          <w:rtl/>
        </w:rPr>
        <w:t>"</w:t>
      </w:r>
      <w:r w:rsidR="005915B9" w:rsidRPr="006F2339">
        <w:rPr>
          <w:rFonts w:hint="cs"/>
          <w:spacing w:val="-6"/>
          <w:rtl/>
        </w:rPr>
        <w:t>ר ואח</w:t>
      </w:r>
      <w:r w:rsidR="005915B9" w:rsidRPr="006F2339">
        <w:rPr>
          <w:spacing w:val="-6"/>
          <w:rtl/>
        </w:rPr>
        <w:t>"</w:t>
      </w:r>
      <w:r w:rsidR="005915B9" w:rsidRPr="006F2339">
        <w:rPr>
          <w:rFonts w:hint="cs"/>
          <w:spacing w:val="-6"/>
          <w:rtl/>
        </w:rPr>
        <w:t xml:space="preserve">כ מבורך. </w:t>
      </w:r>
      <w:r w:rsidR="005915B9" w:rsidRPr="00D04C3E">
        <w:rPr>
          <w:rStyle w:val="af6"/>
          <w:rFonts w:hint="cs"/>
          <w:spacing w:val="-2"/>
          <w:rtl/>
        </w:rPr>
        <w:t>ור''ס</w:t>
      </w:r>
      <w:r w:rsidR="005915B9" w:rsidRPr="00D04C3E">
        <w:rPr>
          <w:rFonts w:hint="cs"/>
          <w:spacing w:val="-2"/>
          <w:rtl/>
        </w:rPr>
        <w:t>:</w:t>
      </w:r>
      <w:r w:rsidR="005915B9" w:rsidRPr="006F2339">
        <w:rPr>
          <w:rFonts w:hint="cs"/>
          <w:spacing w:val="-6"/>
          <w:rtl/>
        </w:rPr>
        <w:t xml:space="preserve"> חלק.</w:t>
      </w:r>
    </w:p>
    <w:p w14:paraId="406FB04A" w14:textId="77777777" w:rsidR="00F856E4" w:rsidRPr="00F8723C" w:rsidRDefault="00E403A1" w:rsidP="005915B9">
      <w:pPr>
        <w:pStyle w:val="affd"/>
        <w:rPr>
          <w:rStyle w:val="ac"/>
          <w:rFonts w:cs="PFT_Frank"/>
          <w:sz w:val="14"/>
          <w:rtl/>
        </w:rPr>
      </w:pPr>
      <w:r w:rsidRPr="00F8723C">
        <w:rPr>
          <w:rStyle w:val="ac"/>
          <w:rFonts w:cs="PFT_Frank" w:hint="cs"/>
          <w:sz w:val="14"/>
          <w:rtl/>
        </w:rPr>
        <w:t xml:space="preserve">נהגו לכפול </w:t>
      </w:r>
      <w:r w:rsidRPr="00043784">
        <w:rPr>
          <w:rtl/>
        </w:rPr>
        <w:t>–</w:t>
      </w:r>
      <w:r w:rsidRPr="00043784">
        <w:rPr>
          <w:rFonts w:hint="cs"/>
          <w:rtl/>
        </w:rPr>
        <w:t xml:space="preserve"> כופל</w:t>
      </w:r>
      <w:r w:rsidRPr="000C1CD3">
        <w:rPr>
          <w:rStyle w:val="af6"/>
          <w:rFonts w:hint="cs"/>
          <w:rtl/>
        </w:rPr>
        <w:t xml:space="preserve"> או </w:t>
      </w:r>
      <w:r w:rsidRPr="00043784">
        <w:rPr>
          <w:rFonts w:hint="cs"/>
          <w:rtl/>
        </w:rPr>
        <w:t xml:space="preserve">מוסיף לכפול מאודך ולמטה. </w:t>
      </w:r>
    </w:p>
    <w:p w14:paraId="17CAE632" w14:textId="77777777" w:rsidR="00C76978" w:rsidRPr="00043784" w:rsidRDefault="00E403A1" w:rsidP="003B12B5">
      <w:pPr>
        <w:pStyle w:val="affd"/>
        <w:rPr>
          <w:rStyle w:val="af4"/>
          <w:color w:val="auto"/>
          <w:rtl/>
        </w:rPr>
      </w:pPr>
      <w:bookmarkStart w:id="274" w:name="_Toc155720458"/>
      <w:r w:rsidRPr="00043784">
        <w:rPr>
          <w:rStyle w:val="a6"/>
          <w:rFonts w:hint="cs"/>
          <w:spacing w:val="0"/>
          <w:rtl/>
        </w:rPr>
        <w:t>לברך יברך</w:t>
      </w:r>
      <w:bookmarkEnd w:id="274"/>
      <w:r w:rsidRPr="00043784">
        <w:rPr>
          <w:rStyle w:val="a6"/>
          <w:rFonts w:hint="cs"/>
          <w:spacing w:val="0"/>
          <w:rtl/>
        </w:rPr>
        <w:t xml:space="preserve"> </w:t>
      </w:r>
      <w:r w:rsidR="00CA35F9" w:rsidRPr="00043784">
        <w:rPr>
          <w:rFonts w:hint="cs"/>
          <w:rtl/>
        </w:rPr>
        <w:t>-</w:t>
      </w:r>
      <w:r w:rsidRPr="00043784">
        <w:rPr>
          <w:rFonts w:hint="cs"/>
          <w:rtl/>
        </w:rPr>
        <w:t xml:space="preserve">לאחריו, אבל לפניו מצווה לברך דכל המצות מברך עובר </w:t>
      </w:r>
      <w:del w:id="9050" w:author="הגהת סוכה" w:date="2026-09-27T12:23:34Z">
        <w:r w:rsidRPr="00043784">
          <w:rPr>
            <w:rFonts w:hint="cs"/>
            <w:rtl/>
          </w:rPr>
          <w:delText xml:space="preserve">לעשיתן</w:delText>
        </w:r>
      </w:del>
      <w:ins w:id="9051" w:author="הגהת סוכה" w:date="2026-09-27T12:23:34Z">
        <w:r w:rsidRPr="00043784">
          <w:rPr>
            <w:rFonts w:hint="cs"/>
            <w:rtl/>
          </w:rPr>
          <w:t xml:space="preserve">לעשייתן</w:t>
        </w:r>
      </w:ins>
      <w:r w:rsidR="00F856E4" w:rsidRPr="00043784">
        <w:rPr>
          <w:rFonts w:hint="cs"/>
          <w:rtl/>
        </w:rPr>
        <w:t>-</w:t>
      </w:r>
      <w:r w:rsidRPr="00043784">
        <w:rPr>
          <w:rFonts w:hint="cs"/>
          <w:rtl/>
        </w:rPr>
        <w:t xml:space="preserve"> לשון הקדמה</w:t>
      </w:r>
      <w:r w:rsidRPr="00043784">
        <w:rPr>
          <w:rStyle w:val="af4"/>
          <w:rFonts w:hint="cs"/>
          <w:color w:val="auto"/>
          <w:rtl/>
        </w:rPr>
        <w:t xml:space="preserve"> </w:t>
      </w:r>
    </w:p>
    <w:p w14:paraId="0522C526" w14:textId="3FFFF815" w:rsidR="00E403A1" w:rsidRPr="006F2339" w:rsidRDefault="00E403A1" w:rsidP="006F2339">
      <w:pPr>
        <w:pStyle w:val="affd"/>
        <w:rPr>
          <w:rFonts w:ascii="BA Franknatan Decor" w:hAnsi="BA Franknatan Decor" w:cs="BA TM • Tzlotana"/>
          <w:spacing w:val="2"/>
          <w:sz w:val="14"/>
          <w:szCs w:val="16"/>
          <w:rtl/>
        </w:rPr>
      </w:pPr>
      <w:r w:rsidRPr="00043784">
        <w:rPr>
          <w:rStyle w:val="af4"/>
          <w:rFonts w:hint="cs"/>
          <w:color w:val="auto"/>
          <w:rtl/>
        </w:rPr>
        <w:t>א.</w:t>
      </w:r>
      <w:r w:rsidRPr="00043784">
        <w:rPr>
          <w:rFonts w:hint="cs"/>
          <w:rtl/>
        </w:rPr>
        <w:t xml:space="preserve"> </w:t>
      </w:r>
      <w:r w:rsidRPr="00043784">
        <w:rPr>
          <w:rStyle w:val="af8"/>
          <w:rFonts w:hint="cs"/>
          <w:rtl/>
        </w:rPr>
        <w:t>ויעבר את הכושי,</w:t>
      </w:r>
      <w:r w:rsidRPr="00043784">
        <w:rPr>
          <w:rStyle w:val="af4"/>
          <w:rFonts w:hint="cs"/>
          <w:color w:val="auto"/>
          <w:rtl/>
        </w:rPr>
        <w:t xml:space="preserve"> ב.</w:t>
      </w:r>
      <w:r w:rsidRPr="00043784">
        <w:rPr>
          <w:rFonts w:hint="cs"/>
          <w:rtl/>
        </w:rPr>
        <w:t xml:space="preserve"> </w:t>
      </w:r>
      <w:r w:rsidRPr="00043784">
        <w:rPr>
          <w:rStyle w:val="af8"/>
          <w:rFonts w:hint="cs"/>
          <w:rtl/>
        </w:rPr>
        <w:t>עבר לפניהם</w:t>
      </w:r>
      <w:r w:rsidRPr="00043784">
        <w:rPr>
          <w:rFonts w:hint="cs"/>
          <w:rtl/>
        </w:rPr>
        <w:t>,</w:t>
      </w:r>
      <w:r w:rsidRPr="00043784">
        <w:rPr>
          <w:rStyle w:val="af4"/>
          <w:rFonts w:hint="cs"/>
          <w:color w:val="auto"/>
          <w:rtl/>
        </w:rPr>
        <w:t xml:space="preserve"> ג.</w:t>
      </w:r>
      <w:r w:rsidRPr="00043784">
        <w:rPr>
          <w:rFonts w:hint="cs"/>
          <w:rtl/>
        </w:rPr>
        <w:t xml:space="preserve"> </w:t>
      </w:r>
      <w:r w:rsidRPr="00043784">
        <w:rPr>
          <w:rStyle w:val="af8"/>
          <w:rFonts w:hint="cs"/>
          <w:rtl/>
        </w:rPr>
        <w:t>ויעבר מלכם לפניהם.</w:t>
      </w:r>
    </w:p>
    <w:p>
      <w:pPr>
        <w:pStyle w:val="MishnaBatzad"/>
        <w:rPr>
          <w:ins w:id="20251" w:author="קלוד" w:date="2026-10-06T10:10:33Z"/>
        </w:rPr>
      </w:pPr>
      <w:ins w:id="20250" w:author="קלוד" w:date="2026-10-06T10:10:33Z">
        <w:r>
          <w:t xml:space="preserve">משנה יא</w:t>
        </w:r>
      </w:ins>
    </w:p>
    <w:p w14:paraId="21F20604" w14:textId="2C820BAE" w:rsidR="00BE752E" w:rsidRPr="002835A5" w:rsidRDefault="002835A5" w:rsidP="009D377E">
      <w:pPr>
        <w:pStyle w:val="afff"/>
        <w:rPr>
          <w:rStyle w:val="afffd"/>
          <w:rtl/>
        </w:rPr>
      </w:pPr>
      <w:bookmarkStart w:id="275" w:name="_Toc155720459"/>
      <w:r>
        <w:rPr>
          <w:rStyle w:val="afffd"/>
          <w:rFonts w:hint="cs"/>
          <w:rtl/>
        </w:rPr>
        <w:t>ה</w:t>
      </w:r>
      <w:r w:rsidR="00E403A1" w:rsidRPr="002835A5">
        <w:rPr>
          <w:rStyle w:val="afffd"/>
          <w:rFonts w:hint="cs"/>
          <w:rtl/>
        </w:rPr>
        <w:t>לוקח לולב מחבירו בשביעית</w:t>
      </w:r>
      <w:bookmarkEnd w:id="275"/>
    </w:p>
    <w:p w14:paraId="5CDD9EAB" w14:textId="77777777" w:rsidR="00E403A1" w:rsidRPr="00C01657" w:rsidRDefault="00E403A1" w:rsidP="009D377E">
      <w:pPr>
        <w:pStyle w:val="a3"/>
        <w:rPr>
          <w:rtl/>
        </w:rPr>
      </w:pPr>
      <w:r w:rsidRPr="00C01657">
        <w:rPr>
          <w:rFonts w:hint="cs"/>
          <w:rtl/>
        </w:rPr>
        <w:t>נותן לו אתרוג במתנה שאין רשאי ללוקחו בשביעית.</w:t>
      </w:r>
    </w:p>
    <w:p w14:paraId="3D1CF072" w14:textId="77777777" w:rsidR="00BB1F3B" w:rsidRPr="00043784" w:rsidRDefault="00E403A1" w:rsidP="003B12B5">
      <w:pPr>
        <w:spacing w:before="60"/>
        <w:rPr>
          <w:rtl/>
        </w:rPr>
      </w:pPr>
      <w:bookmarkStart w:id="276" w:name="_Toc155720460"/>
      <w:r w:rsidRPr="00043784">
        <w:rPr>
          <w:rStyle w:val="a6"/>
          <w:rFonts w:hint="cs"/>
          <w:spacing w:val="0"/>
          <w:rtl/>
        </w:rPr>
        <w:t>לא רצה ליתן</w:t>
      </w:r>
      <w:bookmarkEnd w:id="276"/>
      <w:r w:rsidRPr="00043784">
        <w:rPr>
          <w:rFonts w:hint="cs"/>
          <w:rtl/>
        </w:rPr>
        <w:t>: מבליע דמי אתרוג בלולב. דאין מוסרין דמי פירות שביעית לע</w:t>
      </w:r>
      <w:r w:rsidRPr="00043784">
        <w:rPr>
          <w:rtl/>
        </w:rPr>
        <w:t>"</w:t>
      </w:r>
      <w:r w:rsidRPr="00043784">
        <w:rPr>
          <w:rFonts w:hint="cs"/>
          <w:rtl/>
        </w:rPr>
        <w:t xml:space="preserve">ה יותר ממזון ג' סעודות, </w:t>
      </w:r>
    </w:p>
    <w:p w14:paraId="1A411597" w14:textId="77777777" w:rsidR="00E403A1" w:rsidRPr="00043784" w:rsidRDefault="00E403A1" w:rsidP="00BB1F3B">
      <w:pPr>
        <w:pStyle w:val="affd"/>
        <w:rPr>
          <w:rtl/>
        </w:rPr>
      </w:pPr>
      <w:r w:rsidRPr="00043784">
        <w:rPr>
          <w:rFonts w:hint="cs"/>
          <w:rtl/>
        </w:rPr>
        <w:t>ואם מסר יחלל על פירות שבביתו ואוכלן בקדושת שביעית.</w:t>
      </w:r>
    </w:p>
    <w:p w14:paraId="4DE602F8" w14:textId="77777777" w:rsidR="0013280F" w:rsidRPr="00C91EAB" w:rsidRDefault="0013280F" w:rsidP="009D377E">
      <w:pPr>
        <w:pStyle w:val="ad"/>
        <w:framePr w:wrap="around"/>
        <w:rPr>
          <w:rStyle w:val="ac"/>
          <w:rFonts w:cs="PFT_Frank"/>
          <w:b/>
          <w:rtl/>
        </w:rPr>
      </w:pPr>
      <w:bookmarkStart w:id="277" w:name="_Toc155720461"/>
      <w:r w:rsidRPr="00C01657">
        <w:rPr>
          <w:rFonts w:hint="cs"/>
          <w:rtl/>
        </w:rPr>
        <w:t>לט</w:t>
      </w:r>
      <w:r w:rsidRPr="00C91EAB">
        <w:rPr>
          <w:rStyle w:val="ac"/>
          <w:rFonts w:cs="PFT_Frank" w:hint="cs"/>
          <w:b/>
          <w:rtl/>
        </w:rPr>
        <w:t>:</w:t>
      </w:r>
      <w:bookmarkEnd w:id="277"/>
    </w:p>
    <w:p w14:paraId="0C0CB804" w14:textId="77777777" w:rsidR="00BB1F3B" w:rsidRPr="00043784" w:rsidRDefault="00E403A1" w:rsidP="00F856E4">
      <w:pPr>
        <w:widowControl w:val="0"/>
        <w:spacing w:before="60"/>
        <w:rPr>
          <w:rtl/>
        </w:rPr>
      </w:pPr>
      <w:r w:rsidRPr="00F8723C">
        <w:rPr>
          <w:rStyle w:val="ac"/>
          <w:rFonts w:cs="PFT_Frank" w:hint="cs"/>
          <w:sz w:val="14"/>
          <w:rtl/>
        </w:rPr>
        <w:t>ודוקא בלוקח מהפקר</w:t>
      </w:r>
      <w:r w:rsidRPr="007C19A7">
        <w:rPr>
          <w:rFonts w:hint="cs"/>
          <w:rtl/>
        </w:rPr>
        <w:t xml:space="preserve"> </w:t>
      </w:r>
      <w:r w:rsidRPr="00043784">
        <w:rPr>
          <w:rFonts w:hint="cs"/>
          <w:rtl/>
        </w:rPr>
        <w:t xml:space="preserve">אבל ממשומר אפי' בחצי איסר אסור, </w:t>
      </w:r>
    </w:p>
    <w:p w14:paraId="13AF09D4" w14:textId="77777777" w:rsidR="005915B9" w:rsidRPr="005915B9" w:rsidRDefault="00E403A1" w:rsidP="001711C4">
      <w:pPr>
        <w:pStyle w:val="31"/>
        <w:framePr w:wrap="notBeside"/>
        <w:rPr>
          <w:rtl/>
        </w:rPr>
      </w:pPr>
      <w:r w:rsidRPr="005915B9">
        <w:rPr>
          <w:rFonts w:hint="cs"/>
          <w:rtl/>
        </w:rPr>
        <w:t>והך</w:t>
      </w:r>
    </w:p>
    <w:p w14:paraId="5EFC35B6" w14:textId="39041C93" w:rsidR="00760656" w:rsidRPr="00043784" w:rsidRDefault="00E403A1" w:rsidP="00760656">
      <w:pPr>
        <w:pStyle w:val="affd"/>
        <w:rPr>
          <w:rtl/>
        </w:rPr>
      </w:pPr>
      <w:r w:rsidRPr="00043784">
        <w:rPr>
          <w:rFonts w:hint="cs"/>
          <w:rtl/>
        </w:rPr>
        <w:t>דפיגם והירבוזין ושיטים וכו' פטורין ממעשר וניקחין מכל אדם בשביעית שאין כיו</w:t>
      </w:r>
      <w:r w:rsidRPr="00043784">
        <w:rPr>
          <w:rtl/>
        </w:rPr>
        <w:t>"</w:t>
      </w:r>
      <w:r w:rsidRPr="00043784">
        <w:rPr>
          <w:rFonts w:hint="cs"/>
          <w:rtl/>
        </w:rPr>
        <w:t xml:space="preserve">ב נשמר </w:t>
      </w:r>
    </w:p>
    <w:p w14:paraId="59328A61" w14:textId="77777777" w:rsidR="005915B9" w:rsidRPr="005915B9" w:rsidRDefault="00760656" w:rsidP="001711C4">
      <w:pPr>
        <w:pStyle w:val="31"/>
        <w:framePr w:wrap="notBeside"/>
        <w:rPr>
          <w:rtl/>
        </w:rPr>
      </w:pPr>
      <w:r w:rsidRPr="005915B9">
        <w:rPr>
          <w:rFonts w:hint="cs"/>
          <w:rtl/>
        </w:rPr>
        <w:t xml:space="preserve"> </w:t>
      </w:r>
      <w:r w:rsidR="0013280F" w:rsidRPr="005915B9">
        <w:rPr>
          <w:rFonts w:hint="cs"/>
          <w:rtl/>
        </w:rPr>
        <w:t>-</w:t>
      </w:r>
    </w:p>
    <w:p w14:paraId="0CA5732B" w14:textId="2D5B95A7" w:rsidR="00E403A1" w:rsidRPr="00043784" w:rsidRDefault="0013280F" w:rsidP="00760656">
      <w:pPr>
        <w:pStyle w:val="affd"/>
        <w:rPr>
          <w:rtl/>
        </w:rPr>
      </w:pPr>
      <w:r w:rsidRPr="00043784">
        <w:rPr>
          <w:rFonts w:hint="cs"/>
          <w:rtl/>
        </w:rPr>
        <w:t xml:space="preserve">בכדי מן שנו, </w:t>
      </w:r>
      <w:r w:rsidR="00E403A1" w:rsidRPr="00043784">
        <w:rPr>
          <w:rFonts w:hint="cs"/>
          <w:rtl/>
        </w:rPr>
        <w:t xml:space="preserve">לשון מזון הוא </w:t>
      </w:r>
      <w:r w:rsidR="00E403A1" w:rsidRPr="00043784">
        <w:rPr>
          <w:rStyle w:val="af8"/>
          <w:rFonts w:hint="cs"/>
          <w:rtl/>
        </w:rPr>
        <w:t>וימן להם המלך</w:t>
      </w:r>
      <w:r w:rsidR="00E403A1" w:rsidRPr="00043784">
        <w:rPr>
          <w:rFonts w:hint="cs"/>
          <w:rtl/>
        </w:rPr>
        <w:t>.</w:t>
      </w:r>
    </w:p>
    <w:p w14:paraId="423FE940" w14:textId="77777777" w:rsidR="0013280F" w:rsidRPr="00C01657" w:rsidRDefault="0013280F" w:rsidP="009D377E">
      <w:pPr>
        <w:pStyle w:val="ad"/>
        <w:framePr w:wrap="around"/>
        <w:rPr>
          <w:rtl/>
        </w:rPr>
      </w:pPr>
      <w:bookmarkStart w:id="278" w:name="_Toc155720462"/>
      <w:r w:rsidRPr="00C01657">
        <w:rPr>
          <w:rFonts w:hint="cs"/>
          <w:rtl/>
        </w:rPr>
        <w:t>מ.</w:t>
      </w:r>
      <w:bookmarkEnd w:id="278"/>
    </w:p>
    <w:p w14:paraId="28E411AC" w14:textId="77777777" w:rsidR="00302DCA" w:rsidRPr="00C01657" w:rsidRDefault="00302DCA" w:rsidP="003049F3">
      <w:pPr>
        <w:pStyle w:val="a5"/>
        <w:ind w:end="0"/>
        <w:rPr>
          <w:rtl/>
        </w:rPr>
        <w:pPrChange w:id="20190" w:author="קלוד" w:date="2026-10-06T10:10:33Z">
          <w:pPr>
            <w:pStyle w:val="a5"/>
            <w:rPr>
              <w:rtl/>
            </w:rPr>
          </w:pPr>
        </w:pPrChange>
      </w:pPr>
      <w:bookmarkStart w:id="279" w:name="_Toc155720463"/>
      <w:r w:rsidRPr="00C01657">
        <w:rPr>
          <w:rFonts w:hint="cs"/>
          <w:rtl/>
        </w:rPr>
        <w:t>אתרוג אין רשאי ללוקחו בשביעית</w:t>
      </w:r>
      <w:bookmarkEnd w:id="279"/>
    </w:p>
    <w:p w14:paraId="5086A9A8" w14:textId="77777777" w:rsidR="00BE752E" w:rsidRPr="00F8723C" w:rsidRDefault="00E403A1" w:rsidP="00302DCA">
      <w:pPr>
        <w:rPr>
          <w:rStyle w:val="ac"/>
          <w:rFonts w:cs="PFT_Frank"/>
          <w:sz w:val="14"/>
          <w:rtl/>
        </w:rPr>
      </w:pPr>
      <w:r w:rsidRPr="00F8723C">
        <w:rPr>
          <w:rStyle w:val="ac"/>
          <w:rFonts w:cs="PFT_Frank" w:hint="cs"/>
          <w:sz w:val="14"/>
          <w:rtl/>
        </w:rPr>
        <w:t xml:space="preserve">ולולב מותר </w:t>
      </w:r>
      <w:r w:rsidRPr="00043784">
        <w:rPr>
          <w:rFonts w:hint="cs"/>
          <w:rtl/>
        </w:rPr>
        <w:t xml:space="preserve">דבן שישית הנכנס לשביעית, </w:t>
      </w:r>
    </w:p>
    <w:p w14:paraId="5A422616" w14:textId="06DEEF05" w:rsidR="0013280F" w:rsidRPr="006F2339" w:rsidRDefault="00E403A1" w:rsidP="005915B9">
      <w:pPr>
        <w:rPr>
          <w:spacing w:val="-2"/>
          <w:rtl/>
        </w:rPr>
      </w:pPr>
      <w:r w:rsidRPr="006F2339">
        <w:rPr>
          <w:rStyle w:val="ac"/>
          <w:rFonts w:cs="PFT_Frank" w:hint="cs"/>
          <w:spacing w:val="-2"/>
          <w:sz w:val="14"/>
          <w:rtl/>
        </w:rPr>
        <w:t>ואתרוג</w:t>
      </w:r>
      <w:r w:rsidRPr="006F2339">
        <w:rPr>
          <w:rFonts w:hint="cs"/>
          <w:spacing w:val="-2"/>
          <w:rtl/>
        </w:rPr>
        <w:t xml:space="preserve"> אפי' דשישית הנכנסת לשביעית, </w:t>
      </w:r>
      <w:r w:rsidR="005915B9" w:rsidRPr="006F2339">
        <w:rPr>
          <w:rFonts w:hint="cs"/>
          <w:spacing w:val="-2"/>
          <w:rtl/>
        </w:rPr>
        <w:t xml:space="preserve"> </w:t>
      </w:r>
      <w:r w:rsidRPr="006F2339">
        <w:rPr>
          <w:rFonts w:hint="cs"/>
          <w:spacing w:val="-2"/>
          <w:rtl/>
        </w:rPr>
        <w:t xml:space="preserve">הולכים אחר לקיטה, </w:t>
      </w:r>
    </w:p>
    <w:p w14:paraId="75E5271D" w14:textId="77777777" w:rsidR="005915B9" w:rsidRPr="005915B9" w:rsidRDefault="0013280F" w:rsidP="001711C4">
      <w:pPr>
        <w:pStyle w:val="31"/>
        <w:framePr w:wrap="notBeside"/>
        <w:rPr>
          <w:rtl/>
        </w:rPr>
      </w:pPr>
      <w:r w:rsidRPr="005915B9">
        <w:rPr>
          <w:rFonts w:hint="cs"/>
          <w:rtl/>
        </w:rPr>
        <w:t>כרבותינו שבאושא</w:t>
      </w:r>
    </w:p>
    <w:p w14:paraId="5C061FB7" w14:textId="3A6721C9" w:rsidR="005915B9" w:rsidRDefault="0013280F" w:rsidP="0013280F">
      <w:pPr>
        <w:rPr>
          <w:rStyle w:val="ac"/>
          <w:rFonts w:cs="PFT_Frank"/>
          <w:sz w:val="14"/>
          <w:rtl/>
        </w:rPr>
      </w:pPr>
      <w:r w:rsidRPr="00043784">
        <w:rPr>
          <w:rFonts w:hint="cs"/>
          <w:rtl/>
        </w:rPr>
        <w:t>דאחר לקיטה למעשר ולשביעית,</w:t>
      </w:r>
    </w:p>
    <w:p w14:paraId="5F7B38FD" w14:textId="20E4AA1C" w:rsidR="005915B9" w:rsidRPr="005915B9" w:rsidRDefault="0013280F" w:rsidP="001711C4">
      <w:pPr>
        <w:pStyle w:val="31"/>
        <w:framePr w:wrap="notBeside"/>
        <w:rPr>
          <w:rtl/>
        </w:rPr>
      </w:pPr>
      <w:r w:rsidRPr="005915B9">
        <w:rPr>
          <w:rFonts w:hint="cs"/>
          <w:rtl/>
        </w:rPr>
        <w:t>ולא כ</w:t>
      </w:r>
      <w:r w:rsidR="00E403A1" w:rsidRPr="005915B9">
        <w:rPr>
          <w:rFonts w:hint="cs"/>
          <w:rtl/>
        </w:rPr>
        <w:t>ר</w:t>
      </w:r>
      <w:r w:rsidR="00E403A1" w:rsidRPr="005915B9">
        <w:rPr>
          <w:rtl/>
        </w:rPr>
        <w:t>"</w:t>
      </w:r>
      <w:r w:rsidR="00E403A1" w:rsidRPr="005915B9">
        <w:rPr>
          <w:rFonts w:hint="cs"/>
          <w:rtl/>
        </w:rPr>
        <w:t>ג</w:t>
      </w:r>
      <w:r w:rsidR="005915B9">
        <w:rPr>
          <w:rFonts w:hint="cs"/>
          <w:rtl/>
        </w:rPr>
        <w:t>:</w:t>
      </w:r>
    </w:p>
    <w:p w14:paraId="607F9763" w14:textId="791AFD60" w:rsidR="005915B9" w:rsidRDefault="0013280F" w:rsidP="005915B9">
      <w:pPr>
        <w:rPr>
          <w:rtl/>
        </w:rPr>
      </w:pPr>
      <w:r w:rsidRPr="00043784">
        <w:rPr>
          <w:rFonts w:hint="cs"/>
          <w:rtl/>
        </w:rPr>
        <w:t xml:space="preserve">דבתר חנטה לשביעית, </w:t>
      </w:r>
      <w:r w:rsidRPr="000C1CD3">
        <w:rPr>
          <w:rStyle w:val="af6"/>
          <w:rFonts w:hint="cs"/>
          <w:rtl/>
        </w:rPr>
        <w:t>וכר''א</w:t>
      </w:r>
      <w:r w:rsidR="005915B9">
        <w:rPr>
          <w:rFonts w:hint="cs"/>
          <w:rtl/>
        </w:rPr>
        <w:t>:</w:t>
      </w:r>
      <w:r w:rsidRPr="00043784">
        <w:rPr>
          <w:rFonts w:hint="cs"/>
          <w:rtl/>
        </w:rPr>
        <w:t xml:space="preserve"> דאף למעשר.</w:t>
      </w:r>
    </w:p>
    <w:p w14:paraId="268C2110" w14:textId="773801C5" w:rsidR="005915B9" w:rsidRPr="005915B9" w:rsidRDefault="0013280F" w:rsidP="001711C4">
      <w:pPr>
        <w:pStyle w:val="31"/>
        <w:framePr w:wrap="notBeside"/>
        <w:rPr>
          <w:rtl/>
        </w:rPr>
      </w:pPr>
      <w:r w:rsidRPr="005915B9">
        <w:rPr>
          <w:rFonts w:hint="cs"/>
          <w:rtl/>
        </w:rPr>
        <w:t>לר"ג:</w:t>
      </w:r>
    </w:p>
    <w:p w14:paraId="4638DFD0" w14:textId="77777777" w:rsidR="005915B9" w:rsidRPr="000C1CD3" w:rsidRDefault="00E403A1" w:rsidP="005915B9">
      <w:pPr>
        <w:rPr>
          <w:rStyle w:val="af6"/>
          <w:rtl/>
        </w:rPr>
      </w:pPr>
      <w:r w:rsidRPr="00043784">
        <w:rPr>
          <w:rFonts w:hint="cs"/>
          <w:rtl/>
        </w:rPr>
        <w:t xml:space="preserve">דאתרוג שוה לאילן בג' דרכים לערלה ורבעי ושביעית, ולירק בדרך אחד, </w:t>
      </w:r>
      <w:r w:rsidR="0013280F" w:rsidRPr="00043784">
        <w:rPr>
          <w:rFonts w:hint="cs"/>
          <w:rtl/>
        </w:rPr>
        <w:t>ד</w:t>
      </w:r>
      <w:r>
        <w:rPr>
          <w:rFonts w:hint="cs"/>
          <w:rtl/>
        </w:rPr>
        <w:t xml:space="preserve">בשעת לקיטתו עישור</w:t>
      </w:r>
      <w:del w:id="9001" w:author="עריכה מהאתר" w:date="2026-10-06T13:29:18Z">
        <w:r>
          <w:rPr>
            <w:rFonts w:hint="cs"/>
            <w:rtl/>
          </w:rPr>
          <w:delText xml:space="preserve">ו</w:delText>
        </w:r>
      </w:del>
      <w:ins w:id="9002" w:author="עריכה מהאתר" w:date="2026-10-06T13:29:18Z">
        <w:r>
          <w:rPr>
            <w:rFonts w:hint="cs"/>
            <w:rtl/>
          </w:rPr>
          <w:t xml:space="preserve">ו,  כמו שהעיד מחמשה זקנים,</w:t>
        </w:r>
      </w:ins>
      <w:del w:id="9003" w:author="עריכה מהאתר" w:date="2026-10-06T13:29:18Z">
        <w:r>
          <w:rPr>
            <w:rFonts w:hint="cs"/>
            <w:rtl/>
          </w:rPr>
          <w:delText xml:space="preserve">,</w:delText>
        </w:r>
      </w:del>
      <w:del w:id="9004" w:author="עריכה מהאתר" w:date="2026-10-06T13:29:18Z">
        <w:r>
          <w:rPr>
            <w:rFonts w:hint="cs"/>
            <w:rtl/>
          </w:rPr>
          <w:delText xml:space="preserve"> </w:delText>
        </w:r>
      </w:del>
    </w:p>
    <w:p w14:paraId="0C35A0D0" w14:textId="77777777" w:rsidR="005915B9" w:rsidRPr="005915B9" w:rsidRDefault="0013280F" w:rsidP="001711C4">
      <w:pPr>
        <w:pStyle w:val="31"/>
        <w:framePr w:wrap="notBeside"/>
        <w:rPr>
          <w:rtl/>
        </w:rPr>
      </w:pPr>
      <w:r w:rsidRPr="005915B9">
        <w:rPr>
          <w:rFonts w:hint="cs"/>
          <w:rtl/>
        </w:rPr>
        <w:t>ול</w:t>
      </w:r>
      <w:r w:rsidR="00E403A1" w:rsidRPr="005915B9">
        <w:rPr>
          <w:rFonts w:hint="cs"/>
          <w:rtl/>
        </w:rPr>
        <w:t>ר</w:t>
      </w:r>
      <w:r w:rsidR="00E403A1" w:rsidRPr="005915B9">
        <w:rPr>
          <w:rtl/>
        </w:rPr>
        <w:t>"</w:t>
      </w:r>
      <w:r w:rsidR="00E403A1" w:rsidRPr="005915B9">
        <w:rPr>
          <w:rFonts w:hint="cs"/>
          <w:rtl/>
        </w:rPr>
        <w:t>א</w:t>
      </w:r>
      <w:r w:rsidRPr="005915B9">
        <w:rPr>
          <w:rFonts w:hint="cs"/>
          <w:rtl/>
        </w:rPr>
        <w:t>:</w:t>
      </w:r>
    </w:p>
    <w:p w14:paraId="36BBF5B5" w14:textId="4755A324" w:rsidR="00BE752E" w:rsidRPr="005915B9" w:rsidRDefault="00E403A1" w:rsidP="005915B9">
      <w:pPr>
        <w:rPr>
          <w:rFonts w:cs="BA Vilna Regular"/>
          <w:sz w:val="13"/>
          <w:szCs w:val="14"/>
          <w:rtl/>
        </w:rPr>
      </w:pPr>
      <w:r w:rsidRPr="00043784">
        <w:rPr>
          <w:rFonts w:hint="cs"/>
          <w:rtl/>
        </w:rPr>
        <w:t xml:space="preserve">שוה </w:t>
      </w:r>
      <w:r>
        <w:rPr>
          <w:rFonts w:hint="cs"/>
          <w:rtl/>
        </w:rPr>
        <w:t xml:space="preserve">אף למעשר</w:t>
      </w:r>
      <w:del w:id="9001" w:author="עריכה מהאתר" w:date="2026-10-06T13:29:18Z">
        <w:r>
          <w:rPr>
            <w:rFonts w:hint="cs"/>
            <w:rtl/>
          </w:rPr>
          <w:delText xml:space="preserve"> כמו</w:delText>
        </w:r>
      </w:del>
      <w:del w:id="9002" w:author="עריכה מהאתר" w:date="2026-10-06T13:29:18Z">
        <w:r>
          <w:rPr>
            <w:rFonts w:hint="cs"/>
            <w:rtl/>
          </w:rPr>
          <w:delText xml:space="preserve"> שהעיד מחמשה זקנים</w:delText>
        </w:r>
      </w:del>
      <w:del w:id="9003" w:author="עריכה מהאתר" w:date="2026-10-06T13:29:18Z">
        <w:r>
          <w:rPr>
            <w:rFonts w:hint="cs"/>
            <w:rtl/>
          </w:rPr>
          <w:delText xml:space="preserve">,</w:delText>
        </w:r>
      </w:del>
      <w:del w:id="9004" w:author="עריכה מהאתר" w:date="2026-10-06T13:29:18Z">
        <w:r>
          <w:rPr>
            <w:rFonts w:hint="cs"/>
            <w:rtl/>
          </w:rPr>
          <w:delText xml:space="preserve"> </w:delText>
        </w:r>
      </w:del>
    </w:p>
    <w:p w14:paraId="63CDE0D1" w14:textId="77777777" w:rsidR="0013280F" w:rsidRPr="00F8723C" w:rsidRDefault="00E403A1" w:rsidP="0013280F">
      <w:pPr>
        <w:widowControl w:val="0"/>
        <w:spacing w:before="60"/>
        <w:rPr>
          <w:rStyle w:val="ac"/>
          <w:rFonts w:cs="PFT_Frank"/>
          <w:sz w:val="14"/>
          <w:rtl/>
        </w:rPr>
      </w:pPr>
      <w:r w:rsidRPr="00F8723C">
        <w:rPr>
          <w:rStyle w:val="ac"/>
          <w:rFonts w:cs="PFT_Frank" w:hint="cs"/>
          <w:sz w:val="14"/>
          <w:rtl/>
        </w:rPr>
        <w:t xml:space="preserve">לולב </w:t>
      </w:r>
      <w:r w:rsidR="0013280F" w:rsidRPr="00F8723C">
        <w:rPr>
          <w:rStyle w:val="ac"/>
          <w:rFonts w:cs="PFT_Frank" w:hint="cs"/>
          <w:sz w:val="14"/>
          <w:rtl/>
        </w:rPr>
        <w:t xml:space="preserve">בן </w:t>
      </w:r>
      <w:r w:rsidRPr="00F8723C">
        <w:rPr>
          <w:rStyle w:val="ac"/>
          <w:rFonts w:cs="PFT_Frank" w:hint="cs"/>
          <w:sz w:val="14"/>
          <w:rtl/>
        </w:rPr>
        <w:t>ששית</w:t>
      </w:r>
      <w:r w:rsidR="0013280F" w:rsidRPr="00F8723C">
        <w:rPr>
          <w:rStyle w:val="ac"/>
          <w:rFonts w:cs="PFT_Frank" w:hint="cs"/>
          <w:sz w:val="14"/>
          <w:rtl/>
        </w:rPr>
        <w:t xml:space="preserve"> מותר, </w:t>
      </w:r>
      <w:r w:rsidRPr="00F8723C">
        <w:rPr>
          <w:rStyle w:val="ac"/>
          <w:rFonts w:cs="PFT_Frank" w:hint="cs"/>
          <w:sz w:val="14"/>
          <w:rtl/>
        </w:rPr>
        <w:t xml:space="preserve"> </w:t>
      </w:r>
      <w:r w:rsidR="0013280F" w:rsidRPr="00F8723C">
        <w:rPr>
          <w:rStyle w:val="ac"/>
          <w:rFonts w:cs="PFT_Frank" w:hint="cs"/>
          <w:sz w:val="14"/>
          <w:rtl/>
        </w:rPr>
        <w:t>אבל ד</w:t>
      </w:r>
      <w:r w:rsidRPr="00F8723C">
        <w:rPr>
          <w:rStyle w:val="ac"/>
          <w:rFonts w:cs="PFT_Frank" w:hint="cs"/>
          <w:sz w:val="14"/>
          <w:rtl/>
        </w:rPr>
        <w:t>שביעית</w:t>
      </w:r>
      <w:r w:rsidRPr="00043784">
        <w:rPr>
          <w:rFonts w:hint="cs"/>
          <w:rtl/>
        </w:rPr>
        <w:t xml:space="preserve"> קדוש, </w:t>
      </w:r>
    </w:p>
    <w:p w14:paraId="120C65A4" w14:textId="77777777" w:rsidR="005915B9" w:rsidRPr="005915B9" w:rsidRDefault="0013280F" w:rsidP="001711C4">
      <w:pPr>
        <w:pStyle w:val="31"/>
        <w:framePr w:wrap="notBeside"/>
        <w:rPr>
          <w:rtl/>
        </w:rPr>
      </w:pPr>
      <w:r w:rsidRPr="005915B9">
        <w:rPr>
          <w:rFonts w:hint="cs"/>
          <w:rtl/>
        </w:rPr>
        <w:t>והך</w:t>
      </w:r>
    </w:p>
    <w:p w14:paraId="6C369760" w14:textId="69940680" w:rsidR="00760656" w:rsidRPr="00043784" w:rsidRDefault="0013280F" w:rsidP="00302DCA">
      <w:pPr>
        <w:rPr>
          <w:rtl/>
        </w:rPr>
      </w:pPr>
      <w:r w:rsidRPr="00043784">
        <w:rPr>
          <w:rFonts w:hint="cs"/>
          <w:rtl/>
        </w:rPr>
        <w:t>דעצים אין בהן משום שביעית</w:t>
      </w:r>
      <w:r w:rsidR="00302DCA" w:rsidRPr="00043784">
        <w:rPr>
          <w:rFonts w:hint="cs"/>
          <w:rtl/>
        </w:rPr>
        <w:t>,</w:t>
      </w:r>
      <w:r w:rsidRPr="00043784">
        <w:rPr>
          <w:rFonts w:hint="cs"/>
          <w:rtl/>
        </w:rPr>
        <w:t xml:space="preserve"> </w:t>
      </w:r>
      <w:r w:rsidR="00302DCA" w:rsidRPr="005915B9">
        <w:rPr>
          <w:rStyle w:val="afff6"/>
          <w:rFonts w:hint="cs"/>
          <w:rtl/>
        </w:rPr>
        <w:t>[דעלי קנים וגפנים דגבבן לחובה ע''פ השדה, לקטן לאכילה</w:t>
      </w:r>
      <w:r w:rsidR="00760656" w:rsidRPr="005915B9">
        <w:rPr>
          <w:rStyle w:val="afff6"/>
          <w:rFonts w:hint="cs"/>
          <w:rtl/>
        </w:rPr>
        <w:t xml:space="preserve"> יש בהן משום שביעית, ולעצים אין</w:t>
      </w:r>
      <w:r w:rsidR="00302DCA" w:rsidRPr="005915B9">
        <w:rPr>
          <w:rStyle w:val="afff6"/>
          <w:rFonts w:hint="cs"/>
          <w:rtl/>
        </w:rPr>
        <w:t xml:space="preserve">] </w:t>
      </w:r>
    </w:p>
    <w:p w14:paraId="668F48A0" w14:textId="5DBBC6DC" w:rsidR="005915B9" w:rsidRPr="005915B9" w:rsidRDefault="005915B9" w:rsidP="001711C4">
      <w:pPr>
        <w:pStyle w:val="31"/>
        <w:framePr w:wrap="notBeside"/>
        <w:rPr>
          <w:rtl/>
        </w:rPr>
      </w:pPr>
      <w:r w:rsidRPr="005915B9">
        <w:rPr>
          <w:rFonts w:hint="cs"/>
          <w:rtl/>
        </w:rPr>
        <w:t>-</w:t>
      </w:r>
      <w:r>
        <w:rPr>
          <w:rFonts w:hint="cs"/>
          <w:rtl/>
        </w:rPr>
        <w:t>שם:</w:t>
      </w:r>
    </w:p>
    <w:p w14:paraId="055A3BD5" w14:textId="3F69990E" w:rsidR="00E403A1" w:rsidRPr="00043784" w:rsidRDefault="00E403A1" w:rsidP="00302DCA">
      <w:pPr>
        <w:rPr>
          <w:rtl/>
        </w:rPr>
      </w:pPr>
      <w:r w:rsidRPr="00043784">
        <w:rPr>
          <w:rStyle w:val="af8"/>
          <w:rFonts w:hint="cs"/>
          <w:rtl/>
        </w:rPr>
        <w:t>לכם</w:t>
      </w:r>
      <w:r w:rsidRPr="00043784">
        <w:rPr>
          <w:rFonts w:hint="cs"/>
          <w:rtl/>
        </w:rPr>
        <w:t xml:space="preserve"> דומיא דלאכלה שהנאתו וביעורו שוה</w:t>
      </w:r>
      <w:r w:rsidR="00302DCA" w:rsidRPr="00043784">
        <w:rPr>
          <w:rFonts w:hint="cs"/>
          <w:rtl/>
        </w:rPr>
        <w:t>,</w:t>
      </w:r>
      <w:r w:rsidR="0013280F" w:rsidRPr="00043784">
        <w:rPr>
          <w:rFonts w:hint="cs"/>
          <w:rtl/>
        </w:rPr>
        <w:t xml:space="preserve"> יצאו עצים</w:t>
      </w:r>
      <w:r w:rsidR="00302DCA" w:rsidRPr="00043784">
        <w:rPr>
          <w:rFonts w:hint="cs"/>
          <w:rtl/>
        </w:rPr>
        <w:t xml:space="preserve"> שהנאתן אחר ביעורן</w:t>
      </w:r>
      <w:r w:rsidRPr="00043784">
        <w:rPr>
          <w:rFonts w:hint="cs"/>
          <w:rtl/>
        </w:rPr>
        <w:t>.</w:t>
      </w:r>
      <w:r w:rsidR="00302DCA" w:rsidRPr="00043784">
        <w:rPr>
          <w:rFonts w:hint="cs"/>
          <w:rtl/>
        </w:rPr>
        <w:t xml:space="preserve"> משא''כ לולב דעיקרו לכבד הבית, </w:t>
      </w:r>
    </w:p>
    <w:p w14:paraId="2323FC81" w14:textId="77777777" w:rsidR="005915B9" w:rsidRPr="005915B9" w:rsidRDefault="00E403A1" w:rsidP="001711C4">
      <w:pPr>
        <w:pStyle w:val="31"/>
        <w:framePr w:wrap="notBeside"/>
        <w:rPr>
          <w:rtl/>
        </w:rPr>
      </w:pPr>
      <w:r w:rsidRPr="005915B9">
        <w:rPr>
          <w:rFonts w:hint="cs"/>
          <w:rtl/>
        </w:rPr>
        <w:t>והך</w:t>
      </w:r>
    </w:p>
    <w:p w14:paraId="71B61AE4" w14:textId="4B9A505D" w:rsidR="00760656" w:rsidRPr="00043784" w:rsidRDefault="00E403A1" w:rsidP="00E403A1">
      <w:pPr>
        <w:pStyle w:val="affd"/>
        <w:widowControl w:val="0"/>
        <w:rPr>
          <w:rtl/>
        </w:rPr>
      </w:pPr>
      <w:r w:rsidRPr="00043784">
        <w:rPr>
          <w:rFonts w:hint="cs"/>
          <w:rtl/>
        </w:rPr>
        <w:t>דעצים משחן דהנאתן וביעורן שווה</w:t>
      </w:r>
      <w:r w:rsidR="00302DCA" w:rsidRPr="00043784">
        <w:rPr>
          <w:rFonts w:hint="cs"/>
          <w:rtl/>
        </w:rPr>
        <w:t xml:space="preserve"> מותרין</w:t>
      </w:r>
      <w:r w:rsidRPr="00043784">
        <w:rPr>
          <w:rFonts w:hint="cs"/>
          <w:rtl/>
        </w:rPr>
        <w:t xml:space="preserve">, </w:t>
      </w:r>
    </w:p>
    <w:p w14:paraId="03FF61A6" w14:textId="77777777" w:rsidR="005915B9" w:rsidRPr="005915B9" w:rsidRDefault="00E403A1" w:rsidP="001711C4">
      <w:pPr>
        <w:pStyle w:val="31"/>
        <w:framePr w:wrap="notBeside"/>
        <w:rPr>
          <w:rtl/>
        </w:rPr>
      </w:pPr>
      <w:r w:rsidRPr="005915B9">
        <w:rPr>
          <w:rFonts w:hint="cs"/>
          <w:rtl/>
        </w:rPr>
        <w:t xml:space="preserve"> </w:t>
      </w:r>
      <w:r w:rsidR="00302DCA" w:rsidRPr="005915B9">
        <w:rPr>
          <w:rFonts w:hint="cs"/>
          <w:rtl/>
        </w:rPr>
        <w:t>-</w:t>
      </w:r>
    </w:p>
    <w:p w14:paraId="723285BA" w14:textId="4525B981" w:rsidR="00E403A1" w:rsidRPr="005915B9" w:rsidRDefault="00E403A1" w:rsidP="005915B9">
      <w:pPr>
        <w:rPr>
          <w:rtl/>
        </w:rPr>
      </w:pPr>
      <w:r w:rsidRPr="005915B9">
        <w:rPr>
          <w:rFonts w:hint="cs"/>
          <w:rtl/>
        </w:rPr>
        <w:t xml:space="preserve">סתם עצים להסקה עומדין, </w:t>
      </w:r>
    </w:p>
    <w:p w14:paraId="1B119250" w14:textId="77777777" w:rsidR="005915B9" w:rsidRPr="005915B9" w:rsidRDefault="00302DCA" w:rsidP="001711C4">
      <w:pPr>
        <w:pStyle w:val="31"/>
        <w:framePr w:wrap="notBeside"/>
        <w:rPr>
          <w:rtl/>
        </w:rPr>
      </w:pPr>
      <w:r w:rsidRPr="005915B9">
        <w:rPr>
          <w:rFonts w:hint="cs"/>
          <w:rtl/>
        </w:rPr>
        <w:t>כתנאי: לת"ק</w:t>
      </w:r>
    </w:p>
    <w:p w14:paraId="174115CD" w14:textId="7E2917BB" w:rsidR="00E403A1" w:rsidRPr="00043784" w:rsidRDefault="00E403A1" w:rsidP="00302DCA">
      <w:pPr>
        <w:pStyle w:val="affd"/>
        <w:widowControl w:val="0"/>
        <w:rPr>
          <w:rtl/>
        </w:rPr>
      </w:pPr>
      <w:r w:rsidRPr="00043784">
        <w:rPr>
          <w:rFonts w:hint="cs"/>
          <w:rtl/>
        </w:rPr>
        <w:t>אין מוסרין פירות שביעית למשרה ולכבוסה ד</w:t>
      </w:r>
      <w:r w:rsidRPr="00043784">
        <w:rPr>
          <w:rStyle w:val="af8"/>
          <w:rFonts w:hint="cs"/>
          <w:rtl/>
        </w:rPr>
        <w:t>לכם</w:t>
      </w:r>
      <w:r w:rsidRPr="00043784">
        <w:rPr>
          <w:rFonts w:hint="cs"/>
          <w:rtl/>
        </w:rPr>
        <w:t xml:space="preserve"> דומיא </w:t>
      </w:r>
      <w:r w:rsidRPr="00043784">
        <w:rPr>
          <w:rStyle w:val="af8"/>
          <w:rFonts w:hint="cs"/>
          <w:rtl/>
        </w:rPr>
        <w:t>דלאכלה</w:t>
      </w:r>
      <w:r w:rsidRPr="00043784">
        <w:rPr>
          <w:rFonts w:hint="cs"/>
          <w:rtl/>
        </w:rPr>
        <w:t xml:space="preserve"> יצאו שהנאתן אחר ביעורן, </w:t>
      </w:r>
      <w:r w:rsidR="00552CB4">
        <w:rPr>
          <w:rFonts w:hint="cs"/>
          <w:rtl/>
        </w:rPr>
        <w:t xml:space="preserve">וכן עצים </w:t>
      </w:r>
    </w:p>
    <w:p w14:paraId="282DB362" w14:textId="77777777" w:rsidR="005915B9" w:rsidRPr="005915B9" w:rsidRDefault="00E403A1" w:rsidP="001711C4">
      <w:pPr>
        <w:pStyle w:val="31"/>
        <w:framePr w:wrap="notBeside"/>
        <w:rPr>
          <w:rtl/>
        </w:rPr>
      </w:pPr>
      <w:r w:rsidRPr="005915B9">
        <w:rPr>
          <w:rFonts w:hint="cs"/>
          <w:rtl/>
        </w:rPr>
        <w:t>ולרבי יוסי:</w:t>
      </w:r>
    </w:p>
    <w:p w14:paraId="36EE1C3C" w14:textId="33714D90" w:rsidR="00B858F4" w:rsidRPr="00043784" w:rsidRDefault="00E403A1" w:rsidP="00B858F4">
      <w:pPr>
        <w:pStyle w:val="affd"/>
        <w:widowControl w:val="0"/>
        <w:rPr>
          <w:rtl/>
        </w:rPr>
      </w:pPr>
      <w:r w:rsidRPr="00F8723C">
        <w:rPr>
          <w:rStyle w:val="ac"/>
          <w:rFonts w:cs="PFT_Frank" w:hint="cs"/>
          <w:sz w:val="14"/>
          <w:rtl/>
        </w:rPr>
        <w:t>מוסרין</w:t>
      </w:r>
      <w:r w:rsidRPr="00043784">
        <w:rPr>
          <w:rFonts w:hint="cs"/>
          <w:rtl/>
        </w:rPr>
        <w:t xml:space="preserve"> ד</w:t>
      </w:r>
      <w:r w:rsidRPr="00043784">
        <w:rPr>
          <w:rStyle w:val="af8"/>
          <w:rFonts w:hint="cs"/>
          <w:rtl/>
        </w:rPr>
        <w:t>לכם</w:t>
      </w:r>
      <w:r w:rsidRPr="00043784">
        <w:rPr>
          <w:rFonts w:hint="cs"/>
          <w:rtl/>
        </w:rPr>
        <w:t xml:space="preserve"> לכל צרכיכם</w:t>
      </w:r>
      <w:r w:rsidR="00302DCA" w:rsidRPr="00043784">
        <w:rPr>
          <w:rFonts w:hint="cs"/>
          <w:rtl/>
        </w:rPr>
        <w:t>,</w:t>
      </w:r>
      <w:r w:rsidRPr="00043784">
        <w:rPr>
          <w:rFonts w:hint="cs"/>
          <w:rtl/>
        </w:rPr>
        <w:t xml:space="preserve"> </w:t>
      </w:r>
      <w:r w:rsidRPr="00043784">
        <w:rPr>
          <w:rStyle w:val="af8"/>
          <w:rFonts w:hint="cs"/>
          <w:rtl/>
        </w:rPr>
        <w:t>לאכלה</w:t>
      </w:r>
      <w:r w:rsidRPr="00043784">
        <w:rPr>
          <w:rFonts w:hint="cs"/>
          <w:rtl/>
        </w:rPr>
        <w:t xml:space="preserve"> ולא למלוגמא שאינו שווה בכל אדם, ולא זילוף ולעשות אפיקטויזין.</w:t>
      </w:r>
    </w:p>
    <w:p w14:paraId="67BDFD91" w14:textId="77777777" w:rsidR="00E403A1" w:rsidRPr="00C01657" w:rsidRDefault="00E403A1" w:rsidP="009D377E">
      <w:pPr>
        <w:pStyle w:val="ad"/>
        <w:framePr w:wrap="around"/>
        <w:rPr>
          <w:rStyle w:val="ae"/>
          <w:rtl/>
        </w:rPr>
      </w:pPr>
      <w:bookmarkStart w:id="280" w:name="_Toc155720464"/>
      <w:r w:rsidRPr="00C01657">
        <w:rPr>
          <w:rStyle w:val="ae"/>
          <w:rFonts w:hint="cs"/>
          <w:rtl/>
        </w:rPr>
        <w:t>מ:</w:t>
      </w:r>
      <w:bookmarkEnd w:id="280"/>
      <w:r w:rsidRPr="00C01657">
        <w:rPr>
          <w:rStyle w:val="ae"/>
          <w:rFonts w:hint="cs"/>
          <w:rtl/>
        </w:rPr>
        <w:t xml:space="preserve"> </w:t>
      </w:r>
    </w:p>
    <w:p w14:paraId="5FCBF9EF" w14:textId="77777777" w:rsidR="005915B9" w:rsidRPr="005915B9" w:rsidRDefault="00E403A1" w:rsidP="005915B9">
      <w:pPr>
        <w:pStyle w:val="af1"/>
        <w:rPr>
          <w:rtl/>
        </w:rPr>
      </w:pPr>
      <w:bookmarkStart w:id="281" w:name="_Toc155720465"/>
      <w:r w:rsidRPr="005915B9">
        <w:rPr>
          <w:rFonts w:hint="cs"/>
          <w:rtl/>
        </w:rPr>
        <w:t>שביעית מתחללת</w:t>
      </w:r>
      <w:bookmarkEnd w:id="281"/>
      <w:r w:rsidRPr="005915B9">
        <w:rPr>
          <w:rFonts w:hint="cs"/>
          <w:rtl/>
        </w:rPr>
        <w:t xml:space="preserve"> </w:t>
      </w:r>
    </w:p>
    <w:p w14:paraId="3BD5E2FB" w14:textId="77777777" w:rsidR="005915B9" w:rsidRPr="005915B9" w:rsidRDefault="00E403A1" w:rsidP="001711C4">
      <w:pPr>
        <w:pStyle w:val="31"/>
        <w:framePr w:wrap="notBeside"/>
        <w:rPr>
          <w:rtl/>
        </w:rPr>
      </w:pPr>
      <w:r w:rsidRPr="005915B9">
        <w:rPr>
          <w:rFonts w:hint="cs"/>
          <w:rtl/>
        </w:rPr>
        <w:t>לר</w:t>
      </w:r>
      <w:del w:id="9001" w:author="עריכה מהאתר" w:date="2026-10-06T13:29:19Z">
        <w:r>
          <w:rPr>
            <w:rtl/>
          </w:rPr>
          <w:delText xml:space="preserve">"</w:delText>
        </w:r>
      </w:del>
      <w:ins w:id="9002" w:author="עריכה מהאתר" w:date="2026-10-06T13:29:19Z">
        <w:r>
          <w:rPr>
            <w:rtl/>
          </w:rPr>
          <w:t xml:space="preserve">ב אשי</w:t>
        </w:r>
      </w:ins>
      <w:del w:id="9003" w:author="עריכה מהאתר" w:date="2026-10-06T13:29:19Z">
        <w:r>
          <w:rPr>
            <w:rFonts w:hint="cs"/>
            <w:rtl/>
          </w:rPr>
          <w:delText xml:space="preserve">א</w:delText>
        </w:r>
      </w:del>
      <w:r>
        <w:rPr>
          <w:rFonts w:hint="cs"/>
          <w:rtl/>
        </w:rPr>
        <w:t xml:space="preserve">:</w:t>
      </w:r>
    </w:p>
    <w:p w14:paraId="0B1F5CDB" w14:textId="5CEA7115" w:rsidR="005915B9" w:rsidRPr="000C1CD3" w:rsidRDefault="00E403A1" w:rsidP="005915B9">
      <w:pPr>
        <w:rPr>
          <w:rStyle w:val="af6"/>
          <w:rtl/>
        </w:rPr>
      </w:pPr>
      <w:r w:rsidRPr="00043784">
        <w:rPr>
          <w:rFonts w:hint="cs"/>
          <w:rtl/>
        </w:rPr>
        <w:t>רק דרך מקח, [מקראי דסמיכי]</w:t>
      </w:r>
      <w:r w:rsidRPr="00F8723C">
        <w:rPr>
          <w:rStyle w:val="ac"/>
          <w:rFonts w:cs="PFT_Frank" w:hint="cs"/>
          <w:sz w:val="14"/>
          <w:rtl/>
        </w:rPr>
        <w:t xml:space="preserve"> </w:t>
      </w:r>
    </w:p>
    <w:p w14:paraId="347922E7" w14:textId="77777777" w:rsidR="005915B9" w:rsidRPr="005915B9" w:rsidRDefault="00E403A1" w:rsidP="001711C4">
      <w:pPr>
        <w:pStyle w:val="31"/>
        <w:framePr w:wrap="notBeside"/>
        <w:rPr>
          <w:rtl/>
        </w:rPr>
      </w:pPr>
      <w:r w:rsidRPr="005915B9">
        <w:rPr>
          <w:rFonts w:hint="cs"/>
          <w:rtl/>
        </w:rPr>
        <w:t>רי</w:t>
      </w:r>
      <w:r w:rsidRPr="005915B9">
        <w:rPr>
          <w:rtl/>
        </w:rPr>
        <w:t>"</w:t>
      </w:r>
      <w:r w:rsidRPr="005915B9">
        <w:rPr>
          <w:rFonts w:hint="cs"/>
          <w:rtl/>
        </w:rPr>
        <w:t>ו</w:t>
      </w:r>
      <w:r w:rsidR="00390B8D" w:rsidRPr="005915B9">
        <w:rPr>
          <w:rFonts w:hint="cs"/>
          <w:rtl/>
        </w:rPr>
        <w:t>:</w:t>
      </w:r>
    </w:p>
    <w:p w14:paraId="7EB5805C" w14:textId="550800A7" w:rsidR="00E403A1" w:rsidRPr="00043784" w:rsidRDefault="00390B8D" w:rsidP="005915B9">
      <w:pPr>
        <w:rPr>
          <w:rtl/>
        </w:rPr>
      </w:pPr>
      <w:r w:rsidRPr="00043784">
        <w:rPr>
          <w:rFonts w:hint="cs"/>
          <w:rtl/>
        </w:rPr>
        <w:t xml:space="preserve">גם דרך חילול </w:t>
      </w:r>
      <w:r w:rsidR="00E403A1" w:rsidRPr="00043784">
        <w:rPr>
          <w:rFonts w:hint="cs"/>
          <w:rtl/>
        </w:rPr>
        <w:t xml:space="preserve"> </w:t>
      </w:r>
      <w:r w:rsidRPr="00043784">
        <w:rPr>
          <w:rStyle w:val="af8"/>
          <w:rFonts w:hint="cs"/>
          <w:rtl/>
        </w:rPr>
        <w:t>ד</w:t>
      </w:r>
      <w:r w:rsidR="00E403A1" w:rsidRPr="00043784">
        <w:rPr>
          <w:rStyle w:val="af8"/>
          <w:rFonts w:hint="cs"/>
          <w:rtl/>
        </w:rPr>
        <w:t>היא קודש</w:t>
      </w:r>
      <w:r w:rsidR="00E403A1" w:rsidRPr="00043784">
        <w:rPr>
          <w:rFonts w:hint="cs"/>
          <w:rtl/>
        </w:rPr>
        <w:t xml:space="preserve">, </w:t>
      </w:r>
      <w:r w:rsidR="00E403A1" w:rsidRPr="000C1CD3">
        <w:rPr>
          <w:rStyle w:val="af6"/>
          <w:rFonts w:hint="cs"/>
          <w:rtl/>
        </w:rPr>
        <w:t>ולר</w:t>
      </w:r>
      <w:del w:id="9001" w:author="עריכה מהאתר" w:date="2026-10-06T13:39:16Z">
        <w:r>
          <w:rPr>
            <w:rStyle w:val="af6"/>
            <w:rtl/>
          </w:rPr>
          <w:delText xml:space="preserve">"</w:delText>
        </w:r>
      </w:del>
      <w:ins w:id="9002" w:author="עריכה מהאתר" w:date="2026-10-06T13:39:16Z">
        <w:r>
          <w:rPr>
            <w:rStyle w:val="af6"/>
            <w:rtl/>
          </w:rPr>
          <w:t xml:space="preserve">ב אשי</w:t>
        </w:r>
      </w:ins>
      <w:del w:id="9003" w:author="עריכה מהאתר" w:date="2026-10-06T13:39:16Z">
        <w:r>
          <w:rPr>
            <w:rStyle w:val="af6"/>
            <w:rFonts w:hint="cs"/>
            <w:rtl/>
          </w:rPr>
          <w:delText xml:space="preserve">א</w:delText>
        </w:r>
      </w:del>
      <w:r w:rsidR="005915B9" w:rsidRPr="000C1CD3">
        <w:rPr>
          <w:rStyle w:val="af6"/>
          <w:rFonts w:hint="cs"/>
          <w:rtl/>
        </w:rPr>
        <w:t>:</w:t>
      </w:r>
      <w:r w:rsidR="00E403A1" w:rsidRPr="00043784">
        <w:rPr>
          <w:rFonts w:hint="cs"/>
          <w:rtl/>
        </w:rPr>
        <w:t xml:space="preserve"> דתופסת את דמיה.</w:t>
      </w:r>
    </w:p>
    <w:p w14:paraId="1A78A8E8" w14:textId="77777777" w:rsidR="005915B9" w:rsidRPr="005915B9" w:rsidRDefault="00E403A1" w:rsidP="001711C4">
      <w:pPr>
        <w:pStyle w:val="31"/>
        <w:framePr w:wrap="notBeside"/>
        <w:rPr>
          <w:rtl/>
        </w:rPr>
      </w:pPr>
      <w:r w:rsidRPr="005915B9">
        <w:rPr>
          <w:rFonts w:hint="cs"/>
          <w:rtl/>
        </w:rPr>
        <w:t>רי"ו</w:t>
      </w:r>
      <w:r w:rsidR="00390B8D" w:rsidRPr="005915B9">
        <w:rPr>
          <w:rFonts w:hint="cs"/>
          <w:rtl/>
        </w:rPr>
        <w:t>:</w:t>
      </w:r>
    </w:p>
    <w:p w14:paraId="140A3DB7" w14:textId="11B8D73C" w:rsidR="00760656" w:rsidRPr="00043784" w:rsidRDefault="00B858F4" w:rsidP="00390B8D">
      <w:pPr>
        <w:pStyle w:val="affd"/>
        <w:rPr>
          <w:rtl/>
        </w:rPr>
      </w:pPr>
      <w:r w:rsidRPr="00043784">
        <w:rPr>
          <w:rFonts w:hint="cs"/>
          <w:rtl/>
        </w:rPr>
        <w:t>מ</w:t>
      </w:r>
      <w:r w:rsidR="00390B8D" w:rsidRPr="00043784">
        <w:rPr>
          <w:rFonts w:hint="cs"/>
          <w:rtl/>
        </w:rPr>
        <w:t>קראי דסמיכי- ד</w:t>
      </w:r>
      <w:r w:rsidR="00E403A1" w:rsidRPr="00043784">
        <w:rPr>
          <w:rFonts w:hint="cs"/>
          <w:rtl/>
        </w:rPr>
        <w:t xml:space="preserve">קשה אבקה של שביעית, </w:t>
      </w:r>
    </w:p>
    <w:p w14:paraId="67EE455C" w14:textId="7F4C00D0" w:rsidR="00E403A1" w:rsidRPr="00043784" w:rsidRDefault="005915B9" w:rsidP="005915B9">
      <w:pPr>
        <w:pStyle w:val="affd"/>
        <w:rPr>
          <w:rStyle w:val="af8"/>
          <w:rtl/>
        </w:rPr>
      </w:pPr>
      <w:r>
        <w:rPr>
          <w:rFonts w:hint="cs"/>
          <w:rtl/>
        </w:rPr>
        <w:t>שב</w:t>
      </w:r>
      <w:r w:rsidR="00E403A1" w:rsidRPr="00043784">
        <w:rPr>
          <w:rFonts w:hint="cs"/>
          <w:rtl/>
        </w:rPr>
        <w:t xml:space="preserve">סוף מוכר מטלטליו וכליו, דסמיך </w:t>
      </w:r>
      <w:r w:rsidR="00E403A1" w:rsidRPr="00043784">
        <w:rPr>
          <w:rStyle w:val="af8"/>
          <w:rFonts w:hint="cs"/>
          <w:rtl/>
        </w:rPr>
        <w:t>וכי תמכרו</w:t>
      </w:r>
      <w:r w:rsidR="00390B8D" w:rsidRPr="00043784">
        <w:rPr>
          <w:rStyle w:val="af8"/>
          <w:rFonts w:hint="cs"/>
          <w:rtl/>
        </w:rPr>
        <w:t xml:space="preserve"> ממכר</w:t>
      </w:r>
    </w:p>
    <w:p w14:paraId="2BACF8E1" w14:textId="77777777" w:rsidR="005915B9" w:rsidRPr="005915B9" w:rsidRDefault="00325BEC" w:rsidP="001711C4">
      <w:pPr>
        <w:pStyle w:val="31"/>
        <w:framePr w:wrap="notBeside"/>
        <w:rPr>
          <w:rtl/>
        </w:rPr>
      </w:pPr>
      <w:r w:rsidRPr="005915B9">
        <w:rPr>
          <w:rFonts w:hint="cs"/>
          <w:rtl/>
        </w:rPr>
        <w:t>ולר"א</w:t>
      </w:r>
    </w:p>
    <w:p w14:paraId="3AE7B6E2" w14:textId="5D1ABAE7" w:rsidR="00E403A1" w:rsidRPr="00043784" w:rsidRDefault="00E403A1" w:rsidP="00B858F4">
      <w:pPr>
        <w:widowControl w:val="0"/>
        <w:rPr>
          <w:rtl/>
        </w:rPr>
      </w:pPr>
      <w:r w:rsidRPr="00043784">
        <w:rPr>
          <w:rStyle w:val="af8"/>
          <w:rFonts w:hint="cs"/>
          <w:rtl/>
        </w:rPr>
        <w:t>כי קדש</w:t>
      </w:r>
      <w:r w:rsidR="00B858F4" w:rsidRPr="00043784">
        <w:rPr>
          <w:rFonts w:hint="cs"/>
          <w:rtl/>
        </w:rPr>
        <w:t>-</w:t>
      </w:r>
      <w:r w:rsidRPr="00043784">
        <w:rPr>
          <w:rFonts w:hint="cs"/>
          <w:rtl/>
        </w:rPr>
        <w:t xml:space="preserve"> </w:t>
      </w:r>
      <w:r w:rsidR="00325BEC" w:rsidRPr="00043784">
        <w:rPr>
          <w:rFonts w:hint="cs"/>
          <w:rtl/>
        </w:rPr>
        <w:t>דאף שביעית תופסת דמיה</w:t>
      </w:r>
      <w:r w:rsidR="00B858F4" w:rsidRPr="00043784">
        <w:rPr>
          <w:rFonts w:hint="cs"/>
          <w:rtl/>
        </w:rPr>
        <w:t>,</w:t>
      </w:r>
      <w:r w:rsidR="00325BEC" w:rsidRPr="00043784">
        <w:rPr>
          <w:rFonts w:hint="cs"/>
          <w:rtl/>
        </w:rPr>
        <w:t xml:space="preserve"> </w:t>
      </w:r>
    </w:p>
    <w:p w14:paraId="6EE1E8CC" w14:textId="0140EBC8" w:rsidR="005915B9" w:rsidRPr="005915B9" w:rsidRDefault="00325BEC" w:rsidP="001711C4">
      <w:pPr>
        <w:pStyle w:val="31"/>
        <w:framePr w:wrap="notBeside"/>
        <w:rPr>
          <w:rtl/>
        </w:rPr>
      </w:pPr>
      <w:r w:rsidRPr="005915B9">
        <w:rPr>
          <w:rFonts w:hint="cs"/>
          <w:rtl/>
        </w:rPr>
        <w:t>ת''כ דר''א</w:t>
      </w:r>
      <w:r w:rsidR="005915B9">
        <w:rPr>
          <w:rFonts w:hint="cs"/>
          <w:rtl/>
        </w:rPr>
        <w:t>:</w:t>
      </w:r>
    </w:p>
    <w:p w14:paraId="665FDB7C" w14:textId="6A435A9E" w:rsidR="00E403A1" w:rsidRPr="00043784" w:rsidRDefault="00325BEC" w:rsidP="00325BEC">
      <w:pPr>
        <w:widowControl w:val="0"/>
        <w:rPr>
          <w:rtl/>
        </w:rPr>
      </w:pPr>
      <w:r w:rsidRPr="00043784">
        <w:rPr>
          <w:rStyle w:val="af8"/>
          <w:rFonts w:hint="cs"/>
          <w:rtl/>
        </w:rPr>
        <w:t>תהיה</w:t>
      </w:r>
      <w:r w:rsidRPr="00043784">
        <w:rPr>
          <w:rFonts w:hint="cs"/>
          <w:rtl/>
        </w:rPr>
        <w:t xml:space="preserve"> בהוויתה</w:t>
      </w:r>
      <w:r w:rsidRPr="007C19A7">
        <w:rPr>
          <w:rFonts w:hint="cs"/>
          <w:rtl/>
        </w:rPr>
        <w:t xml:space="preserve"> </w:t>
      </w:r>
      <w:r w:rsidRPr="00043784">
        <w:rPr>
          <w:rFonts w:hint="cs"/>
          <w:rtl/>
        </w:rPr>
        <w:t>ד</w:t>
      </w:r>
      <w:r w:rsidR="00E403A1" w:rsidRPr="00043784">
        <w:rPr>
          <w:rFonts w:hint="cs"/>
          <w:rtl/>
        </w:rPr>
        <w:t xml:space="preserve">אחרון נכנס בשביעית, </w:t>
      </w:r>
      <w:r w:rsidR="00E403A1" w:rsidRPr="00F8723C">
        <w:rPr>
          <w:rStyle w:val="ac"/>
          <w:rFonts w:cs="PFT_Frank" w:hint="cs"/>
          <w:sz w:val="14"/>
          <w:rtl/>
        </w:rPr>
        <w:t>ופרי עצמו אסור,</w:t>
      </w:r>
      <w:r w:rsidR="00E403A1" w:rsidRPr="00043784">
        <w:rPr>
          <w:rFonts w:hint="cs"/>
          <w:rtl/>
        </w:rPr>
        <w:t xml:space="preserve"> ודווקא </w:t>
      </w:r>
      <w:r w:rsidR="00E403A1" w:rsidRPr="00F8723C">
        <w:rPr>
          <w:rStyle w:val="ac"/>
          <w:rFonts w:cs="PFT_Frank" w:hint="cs"/>
          <w:sz w:val="14"/>
          <w:rtl/>
        </w:rPr>
        <w:t xml:space="preserve">בלקח </w:t>
      </w:r>
      <w:r w:rsidR="00E403A1" w:rsidRPr="00043784">
        <w:rPr>
          <w:rFonts w:hint="cs"/>
          <w:rtl/>
        </w:rPr>
        <w:t>פירות יין ביין וכו' דרק מקח.</w:t>
      </w:r>
    </w:p>
    <w:p w14:paraId="1C109444" w14:textId="77777777" w:rsidR="005915B9" w:rsidRPr="005915B9" w:rsidRDefault="00CB7633" w:rsidP="001711C4">
      <w:pPr>
        <w:pStyle w:val="31"/>
        <w:framePr w:wrap="notBeside"/>
        <w:rPr>
          <w:rtl/>
        </w:rPr>
      </w:pPr>
      <w:r w:rsidRPr="005915B9">
        <w:rPr>
          <w:rFonts w:hint="cs"/>
          <w:rtl/>
        </w:rPr>
        <w:t>ת</w:t>
      </w:r>
      <w:r w:rsidR="002A2D52" w:rsidRPr="005915B9">
        <w:rPr>
          <w:rFonts w:hint="cs"/>
          <w:rtl/>
        </w:rPr>
        <w:t>"</w:t>
      </w:r>
      <w:r w:rsidRPr="005915B9">
        <w:rPr>
          <w:rFonts w:hint="cs"/>
          <w:rtl/>
        </w:rPr>
        <w:t>כ דרי</w:t>
      </w:r>
      <w:r w:rsidR="002A2D52" w:rsidRPr="005915B9">
        <w:rPr>
          <w:rFonts w:hint="cs"/>
          <w:rtl/>
        </w:rPr>
        <w:t>"</w:t>
      </w:r>
      <w:r w:rsidRPr="005915B9">
        <w:rPr>
          <w:rFonts w:hint="cs"/>
          <w:rtl/>
        </w:rPr>
        <w:t>ו</w:t>
      </w:r>
      <w:r w:rsidR="002A2D52" w:rsidRPr="005915B9">
        <w:rPr>
          <w:rFonts w:hint="cs"/>
          <w:rtl/>
        </w:rPr>
        <w:t>:</w:t>
      </w:r>
    </w:p>
    <w:p w14:paraId="067406A8" w14:textId="5CD2DE3B" w:rsidR="002A2D52" w:rsidRPr="00043784" w:rsidRDefault="00E403A1" w:rsidP="00760656">
      <w:pPr>
        <w:rPr>
          <w:rtl/>
        </w:rPr>
      </w:pPr>
      <w:r w:rsidRPr="00043784">
        <w:rPr>
          <w:rFonts w:hint="cs"/>
          <w:rtl/>
        </w:rPr>
        <w:t>שביעית ומעש</w:t>
      </w:r>
      <w:r w:rsidRPr="00043784">
        <w:rPr>
          <w:rtl/>
        </w:rPr>
        <w:t>"</w:t>
      </w:r>
      <w:r w:rsidRPr="00043784">
        <w:rPr>
          <w:rFonts w:hint="cs"/>
          <w:rtl/>
        </w:rPr>
        <w:t>ש מתחללין על בהמה חיה ועוף</w:t>
      </w:r>
      <w:r w:rsidR="00760656" w:rsidRPr="00043784">
        <w:rPr>
          <w:rFonts w:hint="cs"/>
          <w:rtl/>
        </w:rPr>
        <w:t>,</w:t>
      </w:r>
    </w:p>
    <w:p w14:paraId="68621E72" w14:textId="77777777" w:rsidR="005915B9" w:rsidRPr="005915B9" w:rsidRDefault="00E403A1" w:rsidP="001711C4">
      <w:pPr>
        <w:pStyle w:val="31"/>
        <w:framePr w:wrap="notBeside"/>
        <w:rPr>
          <w:rtl/>
        </w:rPr>
      </w:pPr>
      <w:r w:rsidRPr="005915B9">
        <w:rPr>
          <w:rFonts w:hint="cs"/>
          <w:rtl/>
        </w:rPr>
        <w:t>לר</w:t>
      </w:r>
      <w:r w:rsidRPr="005915B9">
        <w:rPr>
          <w:rtl/>
        </w:rPr>
        <w:t>"</w:t>
      </w:r>
      <w:r w:rsidRPr="005915B9">
        <w:rPr>
          <w:rFonts w:hint="cs"/>
          <w:rtl/>
        </w:rPr>
        <w:t>מ:</w:t>
      </w:r>
    </w:p>
    <w:p w14:paraId="2C301002" w14:textId="0C37BE81" w:rsidR="00760656" w:rsidRPr="000C1CD3" w:rsidRDefault="00E403A1" w:rsidP="00E403A1">
      <w:pPr>
        <w:widowControl w:val="0"/>
        <w:rPr>
          <w:rStyle w:val="af6"/>
          <w:rtl/>
        </w:rPr>
      </w:pPr>
      <w:r w:rsidRPr="00043784">
        <w:rPr>
          <w:rFonts w:hint="cs"/>
          <w:rtl/>
        </w:rPr>
        <w:t xml:space="preserve">חיין ושחוטין, </w:t>
      </w:r>
    </w:p>
    <w:p w14:paraId="418EC774" w14:textId="77777777" w:rsidR="005915B9" w:rsidRPr="005915B9" w:rsidRDefault="00E403A1" w:rsidP="001711C4">
      <w:pPr>
        <w:pStyle w:val="31"/>
        <w:framePr w:wrap="notBeside"/>
        <w:rPr>
          <w:rtl/>
        </w:rPr>
      </w:pPr>
      <w:r w:rsidRPr="005915B9">
        <w:rPr>
          <w:rFonts w:hint="cs"/>
          <w:rtl/>
        </w:rPr>
        <w:t>ולחכמים:</w:t>
      </w:r>
    </w:p>
    <w:p w14:paraId="4AE2E050" w14:textId="4B3D789B" w:rsidR="00E403A1" w:rsidRPr="00043784" w:rsidRDefault="00B35873" w:rsidP="00E403A1">
      <w:pPr>
        <w:widowControl w:val="0"/>
        <w:rPr>
          <w:rtl/>
        </w:rPr>
      </w:pPr>
      <w:r w:rsidRPr="00043784">
        <w:rPr>
          <w:rFonts w:hint="cs"/>
          <w:rtl/>
        </w:rPr>
        <w:t>על חיים</w:t>
      </w:r>
      <w:r w:rsidR="00E403A1" w:rsidRPr="00043784">
        <w:rPr>
          <w:rFonts w:hint="cs"/>
          <w:rtl/>
        </w:rPr>
        <w:t xml:space="preserve"> אין מתחללין גזירה שיגדל עדרים.</w:t>
      </w:r>
    </w:p>
    <w:p w14:paraId="7CC430C1" w14:textId="77777777" w:rsidR="00190760" w:rsidRPr="00C01657" w:rsidRDefault="00190760" w:rsidP="009D377E">
      <w:pPr>
        <w:pStyle w:val="ad"/>
        <w:framePr w:wrap="around"/>
        <w:rPr>
          <w:rtl/>
        </w:rPr>
      </w:pPr>
      <w:bookmarkStart w:id="282" w:name="_Toc155720466"/>
      <w:r w:rsidRPr="00C01657">
        <w:rPr>
          <w:rFonts w:hint="cs"/>
          <w:rtl/>
        </w:rPr>
        <w:t>מא.</w:t>
      </w:r>
      <w:bookmarkEnd w:id="282"/>
    </w:p>
    <w:p w14:paraId="5D94D625" w14:textId="77777777" w:rsidR="005915B9" w:rsidRPr="005915B9" w:rsidRDefault="00E403A1" w:rsidP="001711C4">
      <w:pPr>
        <w:pStyle w:val="31"/>
        <w:framePr w:wrap="notBeside"/>
        <w:rPr>
          <w:rtl/>
        </w:rPr>
      </w:pPr>
      <w:r w:rsidRPr="005915B9">
        <w:rPr>
          <w:rFonts w:hint="cs"/>
          <w:rtl/>
        </w:rPr>
        <w:t>רבא:</w:t>
      </w:r>
    </w:p>
    <w:p w14:paraId="4F374836" w14:textId="2AE6D3A0" w:rsidR="002A2D52" w:rsidRPr="00A150D6" w:rsidRDefault="002A2D52" w:rsidP="005915B9">
      <w:pPr>
        <w:pStyle w:val="affd"/>
        <w:rPr>
          <w:spacing w:val="-4"/>
          <w:rtl/>
        </w:rPr>
      </w:pPr>
      <w:r w:rsidRPr="00A150D6">
        <w:rPr>
          <w:rFonts w:hint="cs"/>
          <w:spacing w:val="-4"/>
          <w:rtl/>
        </w:rPr>
        <w:t>מחלוקת בזכרים</w:t>
      </w:r>
      <w:r w:rsidR="00B858F4" w:rsidRPr="00A150D6">
        <w:rPr>
          <w:rFonts w:hint="cs"/>
          <w:spacing w:val="-4"/>
          <w:rtl/>
        </w:rPr>
        <w:t>,</w:t>
      </w:r>
      <w:r w:rsidRPr="00A150D6">
        <w:rPr>
          <w:rFonts w:hint="cs"/>
          <w:spacing w:val="-4"/>
          <w:rtl/>
        </w:rPr>
        <w:t xml:space="preserve"> אבל בנקבות </w:t>
      </w:r>
      <w:r w:rsidR="00E403A1" w:rsidRPr="00A150D6">
        <w:rPr>
          <w:rFonts w:hint="cs"/>
          <w:spacing w:val="-4"/>
          <w:rtl/>
        </w:rPr>
        <w:t>ד</w:t>
      </w:r>
      <w:r w:rsidR="00E403A1" w:rsidRPr="00A150D6">
        <w:rPr>
          <w:spacing w:val="-4"/>
          <w:rtl/>
        </w:rPr>
        <w:t>"</w:t>
      </w:r>
      <w:r w:rsidR="00E70925" w:rsidRPr="00A150D6">
        <w:rPr>
          <w:rFonts w:hint="cs"/>
          <w:spacing w:val="-4"/>
          <w:rtl/>
        </w:rPr>
        <w:t>ה על ח</w:t>
      </w:r>
      <w:r w:rsidR="00B35873" w:rsidRPr="00A150D6">
        <w:rPr>
          <w:rFonts w:hint="cs"/>
          <w:spacing w:val="-4"/>
          <w:rtl/>
        </w:rPr>
        <w:t>יים</w:t>
      </w:r>
      <w:r w:rsidR="00E403A1" w:rsidRPr="00A150D6">
        <w:rPr>
          <w:rFonts w:hint="cs"/>
          <w:spacing w:val="-4"/>
          <w:rtl/>
        </w:rPr>
        <w:t xml:space="preserve"> אין מתחללין גזירה</w:t>
      </w:r>
    </w:p>
    <w:p w14:paraId="7F564D16" w14:textId="77777777" w:rsidR="005915B9" w:rsidRPr="005915B9" w:rsidRDefault="00E403A1" w:rsidP="001711C4">
      <w:pPr>
        <w:pStyle w:val="31"/>
        <w:framePr w:wrap="notBeside"/>
        <w:rPr>
          <w:rtl/>
        </w:rPr>
      </w:pPr>
      <w:r w:rsidRPr="005915B9">
        <w:rPr>
          <w:rFonts w:hint="cs"/>
          <w:rtl/>
        </w:rPr>
        <w:t>ר</w:t>
      </w:r>
      <w:del w:id="9001" w:author="עריכה מהאתר" w:date="2026-10-06T13:49:13Z">
        <w:r>
          <w:rPr>
            <w:rtl/>
          </w:rPr>
          <w:delText xml:space="preserve">"</w:delText>
        </w:r>
      </w:del>
      <w:ins w:id="9002" w:author="עריכה מהאתר" w:date="2026-10-06T13:49:13Z">
        <w:r>
          <w:rPr>
            <w:rtl/>
          </w:rPr>
          <w:t xml:space="preserve">ב אשי</w:t>
        </w:r>
      </w:ins>
      <w:del w:id="9003" w:author="עריכה מהאתר" w:date="2026-10-06T13:49:13Z">
        <w:r>
          <w:rPr>
            <w:rFonts w:hint="cs"/>
            <w:rtl/>
          </w:rPr>
          <w:delText xml:space="preserve">א</w:delText>
        </w:r>
      </w:del>
      <w:r w:rsidR="005915B9" w:rsidRPr="005915B9">
        <w:rPr>
          <w:rFonts w:hint="cs"/>
          <w:rtl/>
        </w:rPr>
        <w:t>:</w:t>
      </w:r>
    </w:p>
    <w:p w14:paraId="16DA157D" w14:textId="7A390890" w:rsidR="002A2D52" w:rsidRPr="00043784" w:rsidRDefault="002A2D52" w:rsidP="002A2D52">
      <w:pPr>
        <w:pStyle w:val="affd"/>
      </w:pPr>
      <w:r w:rsidRPr="00043784">
        <w:rPr>
          <w:rFonts w:hint="cs"/>
          <w:rtl/>
        </w:rPr>
        <w:t>מחלוקת בפרי שני</w:t>
      </w:r>
      <w:r w:rsidR="00760656" w:rsidRPr="00043784">
        <w:rPr>
          <w:rFonts w:hint="cs"/>
          <w:rtl/>
        </w:rPr>
        <w:t>,</w:t>
      </w:r>
      <w:r w:rsidRPr="00043784">
        <w:rPr>
          <w:rFonts w:hint="cs"/>
          <w:rtl/>
        </w:rPr>
        <w:t xml:space="preserve"> אבל בראשון דרך מקח ולא דרך חילול</w:t>
      </w:r>
      <w:r w:rsidR="00760656" w:rsidRPr="00043784">
        <w:rPr>
          <w:rFonts w:hint="cs"/>
          <w:rtl/>
        </w:rPr>
        <w:t>,</w:t>
      </w:r>
      <w:r w:rsidRPr="00043784">
        <w:rPr>
          <w:rFonts w:hint="cs"/>
          <w:rtl/>
        </w:rPr>
        <w:t xml:space="preserve"> ושביעית היינו דמי שביעית, כמעשר</w:t>
      </w:r>
      <w:r w:rsidR="00C90EB3">
        <w:rPr>
          <w:rFonts w:hint="cs"/>
          <w:rtl/>
        </w:rPr>
        <w:t>- [דכתיב וצרת]</w:t>
      </w:r>
      <w:r w:rsidRPr="00043784">
        <w:rPr>
          <w:rFonts w:hint="cs"/>
          <w:rtl/>
        </w:rPr>
        <w:t xml:space="preserve">, </w:t>
      </w:r>
    </w:p>
    <w:p w14:paraId="3E94FE88" w14:textId="4876A83A" w:rsidR="00092FB7" w:rsidRDefault="002A2D52" w:rsidP="006F2339">
      <w:pPr>
        <w:pStyle w:val="affd"/>
        <w:spacing w:after="60"/>
        <w:rPr>
          <w:rtl/>
        </w:rPr>
      </w:pPr>
      <w:del w:id="9001" w:author="עריכה מהאתר" w:date="2026-10-06T13:29:20Z">
        <w:r>
          <w:rPr>
            <w:rFonts w:hint="cs"/>
            <w:rtl/>
          </w:rPr>
          <w:delText xml:space="preserve">דהא</w:delText>
        </w:r>
      </w:del>
      <w:ins w:id="9002" w:author="עריכה מהאתר" w:date="2026-10-06T13:29:20Z">
        <w:r>
          <w:rPr>
            <w:rFonts w:hint="cs"/>
            <w:rtl/>
          </w:rPr>
          <w:t xml:space="preserve">שהרי</w:t>
        </w:r>
      </w:ins>
      <w:r>
        <w:rPr>
          <w:rFonts w:hint="cs"/>
          <w:rtl/>
        </w:rPr>
        <w:t xml:space="preserve"> </w:t>
      </w:r>
      <w:r w:rsidR="00E403A1" w:rsidRPr="00043784">
        <w:rPr>
          <w:rFonts w:hint="cs"/>
          <w:rtl/>
        </w:rPr>
        <w:t xml:space="preserve">מי שיש לו סלע שביעית וביקש </w:t>
      </w:r>
      <w:r w:rsidR="00E403A1" w:rsidRPr="00F8723C">
        <w:rPr>
          <w:rStyle w:val="ac"/>
          <w:rFonts w:cs="PFT_Frank" w:hint="cs"/>
          <w:sz w:val="14"/>
          <w:rtl/>
        </w:rPr>
        <w:t>ליקח</w:t>
      </w:r>
      <w:r w:rsidR="00E403A1" w:rsidRPr="00043784">
        <w:rPr>
          <w:rFonts w:hint="cs"/>
          <w:rtl/>
        </w:rPr>
        <w:t xml:space="preserve"> חלוק יבקש בסלע פירות ונותן לו במתנה, [פרי שני]</w:t>
      </w:r>
      <w:r w:rsidR="005915B9">
        <w:rPr>
          <w:rFonts w:hint="cs"/>
          <w:rtl/>
        </w:rPr>
        <w:t>.</w:t>
      </w:r>
    </w:p>
    <w:p w14:paraId="49ECD535" w14:textId="5D407957" w:rsidR="006F2339" w:rsidRPr="006F2339" w:rsidRDefault="006F2339" w:rsidP="006F2339">
      <w:pPr>
        <w:pStyle w:val="af"/>
        <w:rPr>
          <w:rtl/>
        </w:rPr>
      </w:pPr>
      <w:r w:rsidRPr="006F2339">
        <w:rPr>
          <w:rFonts w:hint="cs"/>
          <w:rtl/>
        </w:rPr>
        <w:t>***</w:t>
      </w:r>
    </w:p>
    <w:p>
      <w:pPr>
        <w:pStyle w:val="MishnaBatzad"/>
        <w:rPr>
          <w:ins w:id="20253" w:author="קלוד" w:date="2026-10-06T10:10:33Z"/>
        </w:rPr>
      </w:pPr>
      <w:ins w:id="20252" w:author="קלוד" w:date="2026-10-06T10:10:33Z">
        <w:r>
          <w:t xml:space="preserve">משנה יב</w:t>
        </w:r>
      </w:ins>
    </w:p>
    <w:p w14:paraId="0A7493AA" w14:textId="77777777" w:rsidR="00E403A1" w:rsidRPr="00C01657" w:rsidRDefault="00E403A1" w:rsidP="009D377E">
      <w:pPr>
        <w:pStyle w:val="afff"/>
        <w:rPr>
          <w:rtl/>
        </w:rPr>
      </w:pPr>
      <w:bookmarkStart w:id="283" w:name="_Toc155720467"/>
      <w:r w:rsidRPr="002835A5">
        <w:rPr>
          <w:rStyle w:val="afffd"/>
          <w:rFonts w:hint="cs"/>
          <w:rtl/>
        </w:rPr>
        <w:t>בראשונה לולב ניטל במקדש</w:t>
      </w:r>
      <w:r w:rsidRPr="00C01657">
        <w:rPr>
          <w:rStyle w:val="afff0"/>
          <w:rFonts w:hint="cs"/>
          <w:spacing w:val="0"/>
          <w:rtl/>
        </w:rPr>
        <w:t xml:space="preserve"> </w:t>
      </w:r>
      <w:r w:rsidRPr="00C01657">
        <w:rPr>
          <w:rFonts w:hint="cs"/>
          <w:rtl/>
        </w:rPr>
        <w:t>שבעה</w:t>
      </w:r>
      <w:r w:rsidR="00190760" w:rsidRPr="00C01657">
        <w:rPr>
          <w:rFonts w:hint="cs"/>
          <w:rtl/>
        </w:rPr>
        <w:t>,</w:t>
      </w:r>
      <w:r w:rsidRPr="00C01657">
        <w:rPr>
          <w:rFonts w:hint="cs"/>
          <w:rtl/>
        </w:rPr>
        <w:t xml:space="preserve"> ובמדינה יום אחד, </w:t>
      </w:r>
      <w:r w:rsidRPr="002835A5">
        <w:rPr>
          <w:rStyle w:val="afffd"/>
          <w:rFonts w:hint="cs"/>
          <w:rtl/>
        </w:rPr>
        <w:t>משחרב ביהמ</w:t>
      </w:r>
      <w:r w:rsidRPr="002835A5">
        <w:rPr>
          <w:rStyle w:val="afffd"/>
          <w:rtl/>
        </w:rPr>
        <w:t>"</w:t>
      </w:r>
      <w:r w:rsidRPr="002835A5">
        <w:rPr>
          <w:rStyle w:val="afffd"/>
          <w:rFonts w:hint="cs"/>
          <w:rtl/>
        </w:rPr>
        <w:t>ק</w:t>
      </w:r>
      <w:r w:rsidRPr="00C01657">
        <w:rPr>
          <w:rFonts w:hint="cs"/>
          <w:rtl/>
        </w:rPr>
        <w:t xml:space="preserve"> </w:t>
      </w:r>
      <w:r w:rsidRPr="00C01657">
        <w:rPr>
          <w:rStyle w:val="TanaimMishna"/>
          <w:rFonts w:hint="cs"/>
          <w:rtl/>
          <w:rPrChange w:id="20148" w:author="קלוד" w:date="2026-10-06T10:10:33Z">
            <w:rPr>
              <w:rStyle w:val="afff2"/>
              <w:rFonts w:hint="cs"/>
              <w:rtl/>
            </w:rPr>
          </w:rPrChange>
        </w:rPr>
        <w:t>התקין ריב</w:t>
      </w:r>
      <w:r w:rsidRPr="00C01657">
        <w:rPr>
          <w:rStyle w:val="TanaimMishna"/>
          <w:rtl/>
          <w:rPrChange w:id="20149" w:author="קלוד" w:date="2026-10-06T10:10:33Z">
            <w:rPr>
              <w:rStyle w:val="afff2"/>
              <w:rtl/>
            </w:rPr>
          </w:rPrChange>
        </w:rPr>
        <w:t>"</w:t>
      </w:r>
      <w:r w:rsidRPr="00C01657">
        <w:rPr>
          <w:rStyle w:val="TanaimMishna"/>
          <w:rFonts w:hint="cs"/>
          <w:rtl/>
          <w:rPrChange w:id="20150" w:author="קלוד" w:date="2026-10-06T10:10:33Z">
            <w:rPr>
              <w:rStyle w:val="afff2"/>
              <w:rFonts w:hint="cs"/>
              <w:rtl/>
            </w:rPr>
          </w:rPrChange>
        </w:rPr>
        <w:t>ז</w:t>
      </w:r>
      <w:r w:rsidRPr="00C01657">
        <w:rPr>
          <w:rFonts w:hint="cs"/>
          <w:rtl/>
        </w:rPr>
        <w:t xml:space="preserve"> שיהא לולב ניטל במדינה שבעה זכר למקדש, ושיהא יום הנף כולו אסור.</w:t>
      </w:r>
      <w:bookmarkEnd w:id="283"/>
    </w:p>
    <w:p w14:paraId="3551986E" w14:textId="77777777" w:rsidR="00E403A1" w:rsidRPr="00043784" w:rsidRDefault="00E403A1" w:rsidP="005C7D64">
      <w:pPr>
        <w:spacing w:before="60"/>
        <w:rPr>
          <w:rtl/>
        </w:rPr>
      </w:pPr>
      <w:bookmarkStart w:id="284" w:name="_Toc155720468"/>
      <w:r w:rsidRPr="005915B9">
        <w:rPr>
          <w:rStyle w:val="a6"/>
          <w:rFonts w:hint="cs"/>
          <w:rtl/>
        </w:rPr>
        <w:t>זכר למקדש</w:t>
      </w:r>
      <w:r w:rsidR="00190760" w:rsidRPr="005915B9">
        <w:rPr>
          <w:rStyle w:val="a6"/>
          <w:rFonts w:hint="cs"/>
          <w:rtl/>
        </w:rPr>
        <w:t>:</w:t>
      </w:r>
      <w:bookmarkEnd w:id="284"/>
      <w:r w:rsidRPr="007C19A7">
        <w:rPr>
          <w:rFonts w:hint="cs"/>
          <w:rtl/>
        </w:rPr>
        <w:t xml:space="preserve"> </w:t>
      </w:r>
      <w:r w:rsidR="00190760" w:rsidRPr="00043784">
        <w:rPr>
          <w:rStyle w:val="af8"/>
          <w:rtl/>
        </w:rPr>
        <w:t>–</w:t>
      </w:r>
      <w:r w:rsidR="00190760" w:rsidRPr="000C1CD3">
        <w:rPr>
          <w:rStyle w:val="af6"/>
          <w:rFonts w:hint="cs"/>
          <w:rtl/>
        </w:rPr>
        <w:t>רי"ו:</w:t>
      </w:r>
      <w:r w:rsidR="00190760" w:rsidRPr="00043784">
        <w:rPr>
          <w:rStyle w:val="af8"/>
          <w:rFonts w:hint="cs"/>
          <w:rtl/>
        </w:rPr>
        <w:t xml:space="preserve"> '</w:t>
      </w:r>
      <w:r w:rsidRPr="00043784">
        <w:rPr>
          <w:rStyle w:val="af8"/>
          <w:rFonts w:hint="cs"/>
          <w:rtl/>
        </w:rPr>
        <w:t>דורש אין לה</w:t>
      </w:r>
      <w:r w:rsidR="00190760" w:rsidRPr="00043784">
        <w:rPr>
          <w:rStyle w:val="af8"/>
          <w:rFonts w:hint="cs"/>
          <w:rtl/>
        </w:rPr>
        <w:t>'</w:t>
      </w:r>
      <w:r w:rsidRPr="00043784">
        <w:rPr>
          <w:rFonts w:hint="cs"/>
          <w:rtl/>
        </w:rPr>
        <w:t xml:space="preserve"> מכלל דבעי דרישה.</w:t>
      </w:r>
    </w:p>
    <w:p w14:paraId="2682C7CC" w14:textId="77777777" w:rsidR="005915B9" w:rsidRPr="005915B9" w:rsidRDefault="00E403A1" w:rsidP="003049F3">
      <w:pPr>
        <w:pStyle w:val="a5"/>
        <w:rPr>
          <w:rtl/>
        </w:rPr>
      </w:pPr>
      <w:ins w:id="9804" w:author="מספור קטעי משנה" w:date="2026-10-06T10:05:45Z">
        <w:r>
          <w:rPr>
            <w:rStyle w:val="MisparKeta"/>
          </w:rPr>
          <w:t xml:space="preserve">א. </w:t>
        </w:r>
      </w:ins>
      <w:bookmarkStart w:id="285" w:name="_Toc155720469"/>
      <w:r w:rsidRPr="005915B9">
        <w:rPr>
          <w:rtl/>
        </w:rPr>
        <w:t>ושיהא יום הנף</w:t>
      </w:r>
      <w:r w:rsidR="00190760" w:rsidRPr="005915B9">
        <w:rPr>
          <w:rFonts w:hint="cs"/>
          <w:rtl/>
        </w:rPr>
        <w:t>:</w:t>
      </w:r>
      <w:bookmarkEnd w:id="285"/>
      <w:r w:rsidRPr="005915B9">
        <w:rPr>
          <w:rFonts w:hint="cs"/>
          <w:rtl/>
        </w:rPr>
        <w:t xml:space="preserve"> </w:t>
      </w:r>
    </w:p>
    <w:p w14:paraId="16518C3B" w14:textId="69F7303A" w:rsidR="00B35873" w:rsidRPr="005915B9" w:rsidRDefault="00E403A1" w:rsidP="00190760">
      <w:pPr>
        <w:widowControl w:val="0"/>
        <w:rPr>
          <w:spacing w:val="-6"/>
          <w:rtl/>
        </w:rPr>
      </w:pPr>
      <w:r w:rsidRPr="005915B9">
        <w:rPr>
          <w:rFonts w:hint="cs"/>
          <w:spacing w:val="-6"/>
          <w:rtl/>
        </w:rPr>
        <w:t>דמהרה יבנה ביהמ</w:t>
      </w:r>
      <w:r w:rsidRPr="005915B9">
        <w:rPr>
          <w:spacing w:val="-6"/>
          <w:rtl/>
        </w:rPr>
        <w:t>"</w:t>
      </w:r>
      <w:r w:rsidRPr="005915B9">
        <w:rPr>
          <w:rFonts w:hint="cs"/>
          <w:spacing w:val="-6"/>
          <w:rtl/>
        </w:rPr>
        <w:t xml:space="preserve">ק ויתירו השנה כדאשתקד </w:t>
      </w:r>
      <w:r w:rsidR="00190760" w:rsidRPr="005915B9">
        <w:rPr>
          <w:rFonts w:hint="cs"/>
          <w:spacing w:val="-6"/>
          <w:rtl/>
        </w:rPr>
        <w:t>ש</w:t>
      </w:r>
      <w:r w:rsidRPr="005915B9">
        <w:rPr>
          <w:rFonts w:hint="cs"/>
          <w:spacing w:val="-6"/>
          <w:rtl/>
        </w:rPr>
        <w:t xml:space="preserve">אכלו בהאיר מזרח </w:t>
      </w:r>
    </w:p>
    <w:p w14:paraId="517D65DC" w14:textId="2C1434C4" w:rsidR="00E403A1" w:rsidRPr="00043784" w:rsidRDefault="00B35873" w:rsidP="00B35873">
      <w:pPr>
        <w:widowControl w:val="0"/>
        <w:rPr>
          <w:rtl/>
        </w:rPr>
      </w:pPr>
      <w:r w:rsidRPr="00043784">
        <w:rPr>
          <w:rFonts w:hint="cs"/>
          <w:rtl/>
        </w:rPr>
        <w:t xml:space="preserve">ולא מותר מחצות </w:t>
      </w:r>
      <w:r w:rsidRPr="00043784">
        <w:rPr>
          <w:rStyle w:val="af4"/>
          <w:rFonts w:hint="cs"/>
          <w:color w:val="auto"/>
          <w:rtl/>
        </w:rPr>
        <w:t>א</w:t>
      </w:r>
      <w:r w:rsidR="005915B9">
        <w:rPr>
          <w:rStyle w:val="af4"/>
          <w:rFonts w:hint="cs"/>
          <w:color w:val="auto"/>
          <w:rtl/>
        </w:rPr>
        <w:t>.</w:t>
      </w:r>
      <w:r w:rsidRPr="00043784">
        <w:rPr>
          <w:rFonts w:hint="cs"/>
          <w:rtl/>
        </w:rPr>
        <w:t xml:space="preserve"> </w:t>
      </w:r>
      <w:r w:rsidR="00E403A1" w:rsidRPr="00043784">
        <w:rPr>
          <w:rFonts w:hint="cs"/>
          <w:rtl/>
        </w:rPr>
        <w:t>ש</w:t>
      </w:r>
      <w:r w:rsidRPr="00043784">
        <w:rPr>
          <w:rFonts w:hint="cs"/>
          <w:rtl/>
        </w:rPr>
        <w:t>מא י</w:t>
      </w:r>
      <w:r w:rsidR="00E403A1" w:rsidRPr="00043784">
        <w:rPr>
          <w:rFonts w:hint="cs"/>
          <w:rtl/>
        </w:rPr>
        <w:t>בנה בלילה</w:t>
      </w:r>
      <w:r w:rsidR="00E403A1" w:rsidRPr="000C1CD3">
        <w:rPr>
          <w:rStyle w:val="af6"/>
          <w:rFonts w:hint="cs"/>
          <w:rtl/>
        </w:rPr>
        <w:t xml:space="preserve"> </w:t>
      </w:r>
      <w:r w:rsidRPr="00043784">
        <w:rPr>
          <w:rStyle w:val="af4"/>
          <w:rFonts w:hint="cs"/>
          <w:color w:val="auto"/>
          <w:rtl/>
        </w:rPr>
        <w:t>ב</w:t>
      </w:r>
      <w:r w:rsidR="005915B9">
        <w:rPr>
          <w:rStyle w:val="af4"/>
          <w:rFonts w:hint="cs"/>
          <w:color w:val="auto"/>
          <w:rtl/>
        </w:rPr>
        <w:t>.</w:t>
      </w:r>
      <w:r w:rsidRPr="000C1CD3">
        <w:rPr>
          <w:rStyle w:val="af6"/>
          <w:rFonts w:hint="cs"/>
          <w:rtl/>
        </w:rPr>
        <w:t xml:space="preserve"> </w:t>
      </w:r>
      <w:r w:rsidR="00E403A1" w:rsidRPr="00043784">
        <w:rPr>
          <w:rFonts w:hint="cs"/>
          <w:rtl/>
        </w:rPr>
        <w:t>סמוך לשקיעה</w:t>
      </w:r>
      <w:r w:rsidRPr="00043784">
        <w:rPr>
          <w:rFonts w:hint="cs"/>
          <w:rtl/>
        </w:rPr>
        <w:t>"ח</w:t>
      </w:r>
    </w:p>
    <w:p w14:paraId="52B98C20" w14:textId="77777777" w:rsidR="00E403A1" w:rsidRPr="00C01657" w:rsidRDefault="00E403A1" w:rsidP="009D377E">
      <w:pPr>
        <w:pStyle w:val="ad"/>
        <w:framePr w:wrap="around"/>
        <w:rPr>
          <w:rtl/>
        </w:rPr>
      </w:pPr>
      <w:bookmarkStart w:id="286" w:name="_Toc155720470"/>
      <w:r w:rsidRPr="00C01657">
        <w:rPr>
          <w:rFonts w:hint="cs"/>
          <w:rtl/>
        </w:rPr>
        <w:t>מא:</w:t>
      </w:r>
      <w:bookmarkEnd w:id="286"/>
      <w:r w:rsidRPr="00C01657">
        <w:rPr>
          <w:rFonts w:hint="cs"/>
          <w:rtl/>
        </w:rPr>
        <w:t xml:space="preserve"> </w:t>
      </w:r>
    </w:p>
    <w:p w14:paraId="65195D54" w14:textId="77777777" w:rsidR="005915B9" w:rsidRPr="005915B9" w:rsidRDefault="00E403A1" w:rsidP="001711C4">
      <w:pPr>
        <w:pStyle w:val="31"/>
        <w:framePr w:wrap="notBeside"/>
        <w:rPr>
          <w:rtl/>
        </w:rPr>
      </w:pPr>
      <w:r w:rsidRPr="005915B9">
        <w:rPr>
          <w:rFonts w:hint="cs"/>
          <w:rtl/>
        </w:rPr>
        <w:t>ריב</w:t>
      </w:r>
      <w:r w:rsidRPr="005915B9">
        <w:rPr>
          <w:rtl/>
        </w:rPr>
        <w:t>"</w:t>
      </w:r>
      <w:r w:rsidRPr="005915B9">
        <w:rPr>
          <w:rFonts w:hint="cs"/>
          <w:rtl/>
        </w:rPr>
        <w:t>ז כר</w:t>
      </w:r>
      <w:r w:rsidRPr="005915B9">
        <w:rPr>
          <w:rtl/>
        </w:rPr>
        <w:t>"</w:t>
      </w:r>
      <w:r w:rsidRPr="005915B9">
        <w:rPr>
          <w:rFonts w:hint="cs"/>
          <w:rtl/>
        </w:rPr>
        <w:t>י:</w:t>
      </w:r>
    </w:p>
    <w:p w14:paraId="33419459" w14:textId="413C0FAA" w:rsidR="00190760" w:rsidRPr="00043784" w:rsidRDefault="00E403A1" w:rsidP="00760656">
      <w:pPr>
        <w:rPr>
          <w:rtl/>
        </w:rPr>
      </w:pPr>
      <w:r w:rsidRPr="00043784">
        <w:rPr>
          <w:rFonts w:hint="cs"/>
          <w:rtl/>
        </w:rPr>
        <w:t>דמן התורה אסור ד</w:t>
      </w:r>
      <w:r w:rsidRPr="00043784">
        <w:rPr>
          <w:rStyle w:val="af8"/>
          <w:rFonts w:hint="cs"/>
          <w:rtl/>
        </w:rPr>
        <w:t>עד עצם היום הזה</w:t>
      </w:r>
      <w:r w:rsidR="00190760" w:rsidRPr="00043784">
        <w:rPr>
          <w:rFonts w:hint="cs"/>
          <w:rtl/>
        </w:rPr>
        <w:t>, ועד בכלל,</w:t>
      </w:r>
    </w:p>
    <w:p w14:paraId="2FE47EFE" w14:textId="77777777" w:rsidR="005915B9" w:rsidRPr="005915B9" w:rsidRDefault="00E403A1" w:rsidP="001711C4">
      <w:pPr>
        <w:pStyle w:val="31"/>
        <w:framePr w:wrap="notBeside"/>
        <w:rPr>
          <w:rtl/>
        </w:rPr>
      </w:pPr>
      <w:r w:rsidRPr="005915B9">
        <w:rPr>
          <w:rFonts w:hint="cs"/>
          <w:rtl/>
        </w:rPr>
        <w:t>ור</w:t>
      </w:r>
      <w:r w:rsidRPr="005915B9">
        <w:rPr>
          <w:rtl/>
        </w:rPr>
        <w:t>"</w:t>
      </w:r>
      <w:r w:rsidRPr="005915B9">
        <w:rPr>
          <w:rFonts w:hint="cs"/>
          <w:rtl/>
        </w:rPr>
        <w:t>י</w:t>
      </w:r>
      <w:r w:rsidR="00190760" w:rsidRPr="005915B9">
        <w:rPr>
          <w:rFonts w:hint="cs"/>
          <w:rtl/>
        </w:rPr>
        <w:t xml:space="preserve"> דחלק:</w:t>
      </w:r>
    </w:p>
    <w:p w14:paraId="75E4E34F" w14:textId="176CC1F7" w:rsidR="00190760" w:rsidRPr="00043784" w:rsidRDefault="00190760" w:rsidP="00E403A1">
      <w:pPr>
        <w:widowControl w:val="0"/>
        <w:rPr>
          <w:rtl/>
        </w:rPr>
      </w:pPr>
      <w:r w:rsidRPr="00043784">
        <w:rPr>
          <w:rFonts w:hint="cs"/>
          <w:rtl/>
        </w:rPr>
        <w:t>ש</w:t>
      </w:r>
      <w:r w:rsidR="00E403A1" w:rsidRPr="00043784">
        <w:rPr>
          <w:rFonts w:hint="cs"/>
          <w:rtl/>
        </w:rPr>
        <w:t xml:space="preserve">חשב </w:t>
      </w:r>
      <w:r w:rsidR="00E403A1" w:rsidRPr="000C1CD3">
        <w:rPr>
          <w:rStyle w:val="af6"/>
          <w:rFonts w:hint="cs"/>
          <w:rtl/>
        </w:rPr>
        <w:t>שריב</w:t>
      </w:r>
      <w:r w:rsidR="00E403A1" w:rsidRPr="000C1CD3">
        <w:rPr>
          <w:rStyle w:val="af6"/>
          <w:rtl/>
        </w:rPr>
        <w:t>"</w:t>
      </w:r>
      <w:r w:rsidR="00E403A1" w:rsidRPr="000C1CD3">
        <w:rPr>
          <w:rStyle w:val="af6"/>
          <w:rFonts w:hint="cs"/>
          <w:rtl/>
        </w:rPr>
        <w:t>ז</w:t>
      </w:r>
      <w:r w:rsidR="00E403A1" w:rsidRPr="00043784">
        <w:rPr>
          <w:rFonts w:hint="cs"/>
          <w:rtl/>
        </w:rPr>
        <w:t xml:space="preserve"> אסר מדרבנן, </w:t>
      </w:r>
    </w:p>
    <w:p w14:paraId="721FF994" w14:textId="77777777" w:rsidR="005915B9" w:rsidRPr="005915B9" w:rsidRDefault="00E403A1" w:rsidP="001711C4">
      <w:pPr>
        <w:pStyle w:val="31"/>
        <w:framePr w:wrap="notBeside"/>
        <w:rPr>
          <w:rtl/>
        </w:rPr>
      </w:pPr>
      <w:r w:rsidRPr="005915B9">
        <w:rPr>
          <w:rFonts w:hint="cs"/>
          <w:rtl/>
        </w:rPr>
        <w:t>ולא היא</w:t>
      </w:r>
    </w:p>
    <w:p w14:paraId="68F14AC1" w14:textId="293652B2" w:rsidR="00E403A1" w:rsidRPr="00043784" w:rsidRDefault="00E403A1" w:rsidP="00190760">
      <w:pPr>
        <w:widowControl w:val="0"/>
        <w:rPr>
          <w:rtl/>
        </w:rPr>
      </w:pPr>
      <w:r w:rsidRPr="00C91EAB">
        <w:rPr>
          <w:rFonts w:cs="PFT_Frank" w:hint="cs"/>
          <w:b/>
          <w:bCs/>
          <w:szCs w:val="14"/>
          <w:rtl/>
        </w:rPr>
        <w:t>דוהתקין</w:t>
      </w:r>
      <w:r w:rsidRPr="005915B9">
        <w:rPr>
          <w:rFonts w:hint="cs"/>
          <w:rtl/>
        </w:rPr>
        <w:t xml:space="preserve"> היינו</w:t>
      </w:r>
      <w:r w:rsidRPr="00043784">
        <w:rPr>
          <w:rFonts w:hint="cs"/>
          <w:rtl/>
        </w:rPr>
        <w:t xml:space="preserve"> </w:t>
      </w:r>
      <w:r w:rsidRPr="00F8723C">
        <w:rPr>
          <w:rStyle w:val="ac"/>
          <w:rFonts w:cs="PFT_Frank" w:hint="cs"/>
          <w:sz w:val="14"/>
          <w:rtl/>
        </w:rPr>
        <w:t>דרש והתקין</w:t>
      </w:r>
      <w:r w:rsidRPr="00043784">
        <w:rPr>
          <w:rFonts w:hint="cs"/>
          <w:rtl/>
        </w:rPr>
        <w:t>.</w:t>
      </w:r>
    </w:p>
    <w:p w14:paraId="0BCDAE1A" w14:textId="77EC56DC" w:rsidR="00E403A1" w:rsidRPr="00E42FF2" w:rsidRDefault="0026136E" w:rsidP="00E42FF2">
      <w:pPr>
        <w:pStyle w:val="af"/>
        <w:rPr>
          <w:rtl/>
        </w:rPr>
      </w:pPr>
      <w:r>
        <w:rPr>
          <w:rFonts w:hint="cs"/>
          <w:rtl/>
        </w:rPr>
        <w:t>***</w:t>
      </w:r>
    </w:p>
    <w:p>
      <w:pPr>
        <w:pStyle w:val="MishnaBatzad"/>
        <w:rPr>
          <w:ins w:id="20255" w:author="קלוד" w:date="2026-10-06T10:10:33Z"/>
        </w:rPr>
      </w:pPr>
      <w:ins w:id="20254" w:author="קלוד" w:date="2026-10-06T10:10:33Z">
        <w:r>
          <w:t xml:space="preserve">משנה יג</w:t>
        </w:r>
      </w:ins>
    </w:p>
    <w:p w14:paraId="54E67A7C" w14:textId="77EDDCA1" w:rsidR="00760656" w:rsidRPr="00C01657" w:rsidRDefault="00E403A1" w:rsidP="009D377E">
      <w:pPr>
        <w:pStyle w:val="afff"/>
        <w:rPr>
          <w:rtl/>
        </w:rPr>
      </w:pPr>
      <w:bookmarkStart w:id="287" w:name="_Toc155720471"/>
      <w:r w:rsidRPr="002835A5">
        <w:rPr>
          <w:rStyle w:val="afffd"/>
          <w:rFonts w:hint="cs"/>
          <w:rtl/>
        </w:rPr>
        <w:t>יו</w:t>
      </w:r>
      <w:r w:rsidRPr="002835A5">
        <w:rPr>
          <w:rStyle w:val="afffd"/>
          <w:rtl/>
        </w:rPr>
        <w:t>"</w:t>
      </w:r>
      <w:r w:rsidRPr="002835A5">
        <w:rPr>
          <w:rStyle w:val="afffd"/>
          <w:rFonts w:hint="cs"/>
          <w:rtl/>
        </w:rPr>
        <w:t>ט ראשון דחג שחל בשבת</w:t>
      </w:r>
      <w:r w:rsidR="007A66B6">
        <w:rPr>
          <w:rStyle w:val="afffd"/>
          <w:rFonts w:hint="cs"/>
          <w:rtl/>
        </w:rPr>
        <w:t xml:space="preserve"> </w:t>
      </w:r>
      <w:r w:rsidRPr="00C01657">
        <w:rPr>
          <w:rFonts w:hint="cs"/>
          <w:rtl/>
        </w:rPr>
        <w:t>הכל מוליכין לולביהן לביהכנ</w:t>
      </w:r>
      <w:r w:rsidRPr="00C01657">
        <w:rPr>
          <w:rtl/>
        </w:rPr>
        <w:t>"</w:t>
      </w:r>
      <w:r w:rsidRPr="00C01657">
        <w:rPr>
          <w:rFonts w:hint="cs"/>
          <w:rtl/>
        </w:rPr>
        <w:t>ס</w:t>
      </w:r>
      <w:r w:rsidR="00190760" w:rsidRPr="00C01657">
        <w:rPr>
          <w:rFonts w:hint="cs"/>
          <w:rtl/>
        </w:rPr>
        <w:t>,</w:t>
      </w:r>
      <w:bookmarkEnd w:id="287"/>
      <w:r w:rsidRPr="00C01657">
        <w:rPr>
          <w:rFonts w:hint="cs"/>
          <w:rtl/>
        </w:rPr>
        <w:t xml:space="preserve"> </w:t>
      </w:r>
    </w:p>
    <w:p w14:paraId="28F5D412" w14:textId="77777777" w:rsidR="00760656" w:rsidRPr="00C01657" w:rsidRDefault="00E403A1" w:rsidP="009D377E">
      <w:pPr>
        <w:pStyle w:val="a3"/>
        <w:rPr>
          <w:rtl/>
        </w:rPr>
      </w:pPr>
      <w:r w:rsidRPr="00C01657">
        <w:rPr>
          <w:rFonts w:hint="cs"/>
          <w:rtl/>
        </w:rPr>
        <w:t>למחר משכימין ובאין כאו</w:t>
      </w:r>
      <w:r w:rsidRPr="00C01657">
        <w:rPr>
          <w:rtl/>
        </w:rPr>
        <w:t>"</w:t>
      </w:r>
      <w:r w:rsidRPr="00C01657">
        <w:rPr>
          <w:rFonts w:hint="cs"/>
          <w:rtl/>
        </w:rPr>
        <w:t xml:space="preserve">א מכיר שלו ונוטלו, </w:t>
      </w:r>
    </w:p>
    <w:p w14:paraId="79D57507" w14:textId="77777777" w:rsidR="00760656" w:rsidRPr="00C01657" w:rsidRDefault="00E403A1" w:rsidP="009D377E">
      <w:pPr>
        <w:pStyle w:val="a3"/>
        <w:rPr>
          <w:rtl/>
        </w:rPr>
      </w:pPr>
      <w:r w:rsidRPr="00C01657">
        <w:rPr>
          <w:rFonts w:hint="cs"/>
          <w:rtl/>
        </w:rPr>
        <w:t>שאין יוצא יד</w:t>
      </w:r>
      <w:r w:rsidRPr="00C01657">
        <w:rPr>
          <w:rtl/>
        </w:rPr>
        <w:t>"</w:t>
      </w:r>
      <w:r w:rsidRPr="00C01657">
        <w:rPr>
          <w:rFonts w:hint="cs"/>
          <w:rtl/>
        </w:rPr>
        <w:t>ח ביו</w:t>
      </w:r>
      <w:r w:rsidRPr="00C01657">
        <w:rPr>
          <w:rtl/>
        </w:rPr>
        <w:t>"</w:t>
      </w:r>
      <w:r w:rsidRPr="00C01657">
        <w:rPr>
          <w:rFonts w:hint="cs"/>
          <w:rtl/>
        </w:rPr>
        <w:t xml:space="preserve">ט ראשון בלולב חבירו, </w:t>
      </w:r>
    </w:p>
    <w:p w14:paraId="0CF77A1E" w14:textId="77777777" w:rsidR="00E403A1" w:rsidRPr="00C01657" w:rsidRDefault="00E403A1" w:rsidP="009D377E">
      <w:pPr>
        <w:pStyle w:val="afff"/>
        <w:rPr>
          <w:rtl/>
        </w:rPr>
      </w:pPr>
      <w:bookmarkStart w:id="288" w:name="_Toc155720472"/>
      <w:r w:rsidRPr="007A66B6">
        <w:rPr>
          <w:rStyle w:val="afffd"/>
          <w:rFonts w:hint="cs"/>
          <w:rtl/>
        </w:rPr>
        <w:t>ושאר החג</w:t>
      </w:r>
      <w:r w:rsidRPr="00C01657">
        <w:rPr>
          <w:rFonts w:hint="cs"/>
          <w:rtl/>
        </w:rPr>
        <w:t xml:space="preserve"> יוצא יד</w:t>
      </w:r>
      <w:r w:rsidRPr="00C01657">
        <w:rPr>
          <w:rtl/>
        </w:rPr>
        <w:t>"</w:t>
      </w:r>
      <w:r w:rsidRPr="00C01657">
        <w:rPr>
          <w:rFonts w:hint="cs"/>
          <w:rtl/>
        </w:rPr>
        <w:t>ח בלולב חבירו.</w:t>
      </w:r>
      <w:bookmarkEnd w:id="288"/>
    </w:p>
    <w:p w14:paraId="0D148C05" w14:textId="77777777" w:rsidR="00E403A1" w:rsidRPr="00C01657" w:rsidRDefault="00E403A1" w:rsidP="009D377E">
      <w:pPr>
        <w:pStyle w:val="a3"/>
        <w:rPr>
          <w:rtl/>
        </w:rPr>
      </w:pPr>
      <w:r w:rsidRPr="000C1CD3">
        <w:rPr>
          <w:rStyle w:val="TanaimMishna"/>
          <w:rFonts w:hint="cs"/>
          <w:rtl/>
          <w:rPrChange w:id="20151" w:author="קלוד" w:date="2026-10-06T10:10:33Z">
            <w:rPr>
              <w:rStyle w:val="af6"/>
              <w:rFonts w:hint="cs"/>
              <w:rtl/>
            </w:rPr>
          </w:rPrChange>
        </w:rPr>
        <w:t>רבי יוסי:</w:t>
      </w:r>
      <w:r w:rsidRPr="00C01657">
        <w:rPr>
          <w:rFonts w:hint="cs"/>
          <w:rtl/>
        </w:rPr>
        <w:t xml:space="preserve"> יו</w:t>
      </w:r>
      <w:r w:rsidRPr="00C01657">
        <w:rPr>
          <w:rtl/>
        </w:rPr>
        <w:t>"</w:t>
      </w:r>
      <w:r w:rsidRPr="00C01657">
        <w:rPr>
          <w:rFonts w:hint="cs"/>
          <w:rtl/>
        </w:rPr>
        <w:t>ט ראשון של חג שחל להיות בשבת ושכח והוציא הלולב לרה</w:t>
      </w:r>
      <w:r w:rsidRPr="00C01657">
        <w:rPr>
          <w:rtl/>
        </w:rPr>
        <w:t>"</w:t>
      </w:r>
      <w:r w:rsidRPr="00C01657">
        <w:rPr>
          <w:rFonts w:hint="cs"/>
          <w:rtl/>
        </w:rPr>
        <w:t xml:space="preserve">ר פטור מפני שהוציאו ברשות. </w:t>
      </w:r>
    </w:p>
    <w:p w14:paraId="684C5B5A" w14:textId="77777777" w:rsidR="00760656" w:rsidRPr="00043784" w:rsidRDefault="00E403A1" w:rsidP="005C7D64">
      <w:pPr>
        <w:spacing w:before="60"/>
        <w:rPr>
          <w:rStyle w:val="af8"/>
          <w:rtl/>
        </w:rPr>
      </w:pPr>
      <w:r w:rsidRPr="00043784">
        <w:rPr>
          <w:rStyle w:val="af8"/>
          <w:rFonts w:hint="cs"/>
          <w:rtl/>
        </w:rPr>
        <w:t>ולקחתם</w:t>
      </w:r>
      <w:r w:rsidR="00190760" w:rsidRPr="00043784">
        <w:rPr>
          <w:rFonts w:hint="cs"/>
          <w:rtl/>
        </w:rPr>
        <w:t>-</w:t>
      </w:r>
      <w:r w:rsidRPr="00043784">
        <w:rPr>
          <w:rFonts w:hint="cs"/>
          <w:rtl/>
        </w:rPr>
        <w:t xml:space="preserve"> ביד כאו</w:t>
      </w:r>
      <w:r w:rsidRPr="00043784">
        <w:rPr>
          <w:rtl/>
        </w:rPr>
        <w:t>"</w:t>
      </w:r>
      <w:r w:rsidRPr="00043784">
        <w:rPr>
          <w:rFonts w:hint="cs"/>
          <w:rtl/>
        </w:rPr>
        <w:t>א</w:t>
      </w:r>
      <w:r w:rsidR="00190760" w:rsidRPr="00043784">
        <w:rPr>
          <w:rFonts w:hint="cs"/>
          <w:rtl/>
        </w:rPr>
        <w:t>,</w:t>
      </w:r>
      <w:r w:rsidRPr="00043784">
        <w:rPr>
          <w:rFonts w:hint="cs"/>
          <w:rtl/>
        </w:rPr>
        <w:t xml:space="preserve"> </w:t>
      </w:r>
    </w:p>
    <w:p w14:paraId="54598D18" w14:textId="77777777" w:rsidR="00E403A1" w:rsidRPr="00043784" w:rsidRDefault="00E403A1" w:rsidP="005915B9">
      <w:pPr>
        <w:pStyle w:val="affd"/>
        <w:spacing w:after="60"/>
        <w:rPr>
          <w:rtl/>
        </w:rPr>
      </w:pPr>
      <w:r w:rsidRPr="00043784">
        <w:rPr>
          <w:rStyle w:val="af8"/>
          <w:rFonts w:hint="cs"/>
          <w:rtl/>
        </w:rPr>
        <w:t>לכם</w:t>
      </w:r>
      <w:r w:rsidR="00190760" w:rsidRPr="00043784">
        <w:rPr>
          <w:rStyle w:val="af8"/>
          <w:rFonts w:hint="cs"/>
          <w:rtl/>
        </w:rPr>
        <w:t>-</w:t>
      </w:r>
      <w:r w:rsidRPr="00043784">
        <w:rPr>
          <w:rFonts w:hint="cs"/>
          <w:rtl/>
        </w:rPr>
        <w:t xml:space="preserve"> משלכם, להוציא שאול וגזול, ולהך צריך במתנה, </w:t>
      </w:r>
    </w:p>
    <w:p w14:paraId="0E5202BB" w14:textId="77777777" w:rsidR="005915B9" w:rsidRPr="005915B9" w:rsidRDefault="00E403A1" w:rsidP="001711C4">
      <w:pPr>
        <w:pStyle w:val="31"/>
        <w:framePr w:wrap="notBeside"/>
        <w:rPr>
          <w:rtl/>
        </w:rPr>
      </w:pPr>
      <w:r w:rsidRPr="005915B9">
        <w:rPr>
          <w:rFonts w:hint="cs"/>
          <w:rtl/>
        </w:rPr>
        <w:t xml:space="preserve">מעשה </w:t>
      </w:r>
    </w:p>
    <w:p w14:paraId="0A86C629" w14:textId="0F38BA51" w:rsidR="00E403A1" w:rsidRPr="00043784" w:rsidRDefault="00E403A1" w:rsidP="005915B9">
      <w:pPr>
        <w:rPr>
          <w:rtl/>
        </w:rPr>
      </w:pPr>
      <w:r w:rsidRPr="000C1CD3">
        <w:rPr>
          <w:rStyle w:val="af6"/>
          <w:rFonts w:hint="cs"/>
          <w:rtl/>
        </w:rPr>
        <w:t>ר</w:t>
      </w:r>
      <w:r w:rsidRPr="000C1CD3">
        <w:rPr>
          <w:rStyle w:val="af6"/>
          <w:rtl/>
        </w:rPr>
        <w:t>"</w:t>
      </w:r>
      <w:r w:rsidRPr="000C1CD3">
        <w:rPr>
          <w:rStyle w:val="af6"/>
          <w:rFonts w:hint="cs"/>
          <w:rtl/>
        </w:rPr>
        <w:t>ג</w:t>
      </w:r>
      <w:r w:rsidRPr="00043784">
        <w:rPr>
          <w:rFonts w:hint="cs"/>
          <w:rtl/>
        </w:rPr>
        <w:t xml:space="preserve"> </w:t>
      </w:r>
      <w:r w:rsidRPr="000C1CD3">
        <w:rPr>
          <w:rStyle w:val="af6"/>
          <w:rFonts w:hint="cs"/>
          <w:rtl/>
        </w:rPr>
        <w:t>ורי</w:t>
      </w:r>
      <w:r w:rsidRPr="000C1CD3">
        <w:rPr>
          <w:rStyle w:val="af6"/>
          <w:rtl/>
        </w:rPr>
        <w:t>"</w:t>
      </w:r>
      <w:r w:rsidRPr="000C1CD3">
        <w:rPr>
          <w:rStyle w:val="af6"/>
          <w:rFonts w:hint="cs"/>
          <w:rtl/>
        </w:rPr>
        <w:t>ה וראב</w:t>
      </w:r>
      <w:r w:rsidRPr="000C1CD3">
        <w:rPr>
          <w:rStyle w:val="af6"/>
          <w:rtl/>
        </w:rPr>
        <w:t>"</w:t>
      </w:r>
      <w:r w:rsidRPr="000C1CD3">
        <w:rPr>
          <w:rStyle w:val="af6"/>
          <w:rFonts w:hint="cs"/>
          <w:rtl/>
        </w:rPr>
        <w:t>ע ור</w:t>
      </w:r>
      <w:r w:rsidRPr="000C1CD3">
        <w:rPr>
          <w:rStyle w:val="af6"/>
          <w:rtl/>
        </w:rPr>
        <w:t>"</w:t>
      </w:r>
      <w:r w:rsidRPr="000C1CD3">
        <w:rPr>
          <w:rStyle w:val="af6"/>
          <w:rFonts w:hint="cs"/>
          <w:rtl/>
        </w:rPr>
        <w:t>ע</w:t>
      </w:r>
      <w:r w:rsidRPr="00043784">
        <w:rPr>
          <w:rFonts w:hint="cs"/>
          <w:rtl/>
        </w:rPr>
        <w:t xml:space="preserve"> שבאו בספינה והיה לולב רק </w:t>
      </w:r>
      <w:r w:rsidRPr="000C1CD3">
        <w:rPr>
          <w:rStyle w:val="af6"/>
          <w:rFonts w:hint="cs"/>
          <w:rtl/>
        </w:rPr>
        <w:t>לר</w:t>
      </w:r>
      <w:r w:rsidRPr="000C1CD3">
        <w:rPr>
          <w:rStyle w:val="af6"/>
          <w:rtl/>
        </w:rPr>
        <w:t>"</w:t>
      </w:r>
      <w:r w:rsidRPr="000C1CD3">
        <w:rPr>
          <w:rStyle w:val="af6"/>
          <w:rFonts w:hint="cs"/>
          <w:rtl/>
        </w:rPr>
        <w:t>ג</w:t>
      </w:r>
      <w:r w:rsidRPr="00043784">
        <w:rPr>
          <w:rFonts w:hint="cs"/>
          <w:rtl/>
        </w:rPr>
        <w:t xml:space="preserve"> שלקחו באלף זוז, נטלו</w:t>
      </w:r>
      <w:r w:rsidR="00190760" w:rsidRPr="00043784">
        <w:rPr>
          <w:rFonts w:hint="cs"/>
          <w:rtl/>
        </w:rPr>
        <w:t>,</w:t>
      </w:r>
      <w:r w:rsidRPr="00043784">
        <w:rPr>
          <w:rFonts w:hint="cs"/>
          <w:rtl/>
        </w:rPr>
        <w:t xml:space="preserve"> יצא בו</w:t>
      </w:r>
      <w:r w:rsidR="00190760" w:rsidRPr="00043784">
        <w:rPr>
          <w:rFonts w:hint="cs"/>
          <w:rtl/>
        </w:rPr>
        <w:t>,</w:t>
      </w:r>
      <w:r w:rsidRPr="00043784">
        <w:rPr>
          <w:rFonts w:hint="cs"/>
          <w:rtl/>
        </w:rPr>
        <w:t xml:space="preserve"> ונתנו </w:t>
      </w:r>
      <w:r w:rsidRPr="000C1CD3">
        <w:rPr>
          <w:rStyle w:val="af6"/>
          <w:rFonts w:hint="cs"/>
          <w:rtl/>
        </w:rPr>
        <w:t>לרי</w:t>
      </w:r>
      <w:r w:rsidRPr="000C1CD3">
        <w:rPr>
          <w:rStyle w:val="af6"/>
          <w:rtl/>
        </w:rPr>
        <w:t>"</w:t>
      </w:r>
      <w:r w:rsidRPr="000C1CD3">
        <w:rPr>
          <w:rStyle w:val="af6"/>
          <w:rFonts w:hint="cs"/>
          <w:rtl/>
        </w:rPr>
        <w:t>ה</w:t>
      </w:r>
      <w:r w:rsidRPr="00043784">
        <w:rPr>
          <w:rFonts w:hint="cs"/>
          <w:rtl/>
        </w:rPr>
        <w:t xml:space="preserve"> במתנה, ונתנו </w:t>
      </w:r>
      <w:r w:rsidRPr="000C1CD3">
        <w:rPr>
          <w:rStyle w:val="af6"/>
          <w:rFonts w:hint="cs"/>
          <w:rtl/>
        </w:rPr>
        <w:t>לראב</w:t>
      </w:r>
      <w:r w:rsidRPr="000C1CD3">
        <w:rPr>
          <w:rStyle w:val="af6"/>
          <w:rtl/>
        </w:rPr>
        <w:t>"</w:t>
      </w:r>
      <w:r w:rsidRPr="000C1CD3">
        <w:rPr>
          <w:rStyle w:val="af6"/>
          <w:rFonts w:hint="cs"/>
          <w:rtl/>
        </w:rPr>
        <w:t>ע</w:t>
      </w:r>
      <w:r w:rsidRPr="00043784">
        <w:rPr>
          <w:rFonts w:hint="cs"/>
          <w:rtl/>
        </w:rPr>
        <w:t xml:space="preserve"> ונתנו </w:t>
      </w:r>
      <w:r w:rsidRPr="000C1CD3">
        <w:rPr>
          <w:rStyle w:val="af6"/>
          <w:rFonts w:hint="cs"/>
          <w:rtl/>
        </w:rPr>
        <w:t>לר</w:t>
      </w:r>
      <w:r w:rsidRPr="000C1CD3">
        <w:rPr>
          <w:rStyle w:val="af6"/>
          <w:rtl/>
        </w:rPr>
        <w:t>"</w:t>
      </w:r>
      <w:r w:rsidRPr="000C1CD3">
        <w:rPr>
          <w:rStyle w:val="af6"/>
          <w:rFonts w:hint="cs"/>
          <w:rtl/>
        </w:rPr>
        <w:t>ע</w:t>
      </w:r>
      <w:r w:rsidRPr="00043784">
        <w:rPr>
          <w:rFonts w:hint="cs"/>
          <w:rtl/>
        </w:rPr>
        <w:t xml:space="preserve"> ויצא והחזירו </w:t>
      </w:r>
      <w:r w:rsidRPr="000C1CD3">
        <w:rPr>
          <w:rStyle w:val="af6"/>
          <w:rFonts w:hint="cs"/>
          <w:rtl/>
        </w:rPr>
        <w:t>לר</w:t>
      </w:r>
      <w:r w:rsidRPr="000C1CD3">
        <w:rPr>
          <w:rStyle w:val="af6"/>
          <w:rtl/>
        </w:rPr>
        <w:t>"</w:t>
      </w:r>
      <w:r w:rsidRPr="000C1CD3">
        <w:rPr>
          <w:rStyle w:val="af6"/>
          <w:rFonts w:hint="cs"/>
          <w:rtl/>
        </w:rPr>
        <w:t>ג.</w:t>
      </w:r>
      <w:r w:rsidRPr="00043784">
        <w:rPr>
          <w:rFonts w:hint="cs"/>
          <w:rtl/>
        </w:rPr>
        <w:t xml:space="preserve"> </w:t>
      </w:r>
    </w:p>
    <w:p w14:paraId="3C8FAA56" w14:textId="73DE1F1B" w:rsidR="00B74162" w:rsidRPr="006F2339" w:rsidRDefault="00B35873" w:rsidP="005915B9">
      <w:pPr>
        <w:pStyle w:val="affd"/>
        <w:widowControl w:val="0"/>
        <w:rPr>
          <w:rStyle w:val="ac"/>
          <w:rFonts w:cs="BA Vilna Regular"/>
          <w:b w:val="0"/>
          <w:bCs w:val="0"/>
          <w:spacing w:val="-4"/>
          <w:sz w:val="13"/>
          <w:rtl/>
        </w:rPr>
      </w:pPr>
      <w:r w:rsidRPr="006F2339">
        <w:rPr>
          <w:rStyle w:val="ac"/>
          <w:rFonts w:cs="PFT_Frank" w:hint="cs"/>
          <w:spacing w:val="-4"/>
          <w:sz w:val="14"/>
          <w:rtl/>
        </w:rPr>
        <w:t xml:space="preserve">החזירו </w:t>
      </w:r>
      <w:r>
        <w:rPr>
          <w:rStyle w:val="af6"/>
          <w:rFonts w:hint="cs"/>
          <w:spacing w:val="-4"/>
          <w:rtl/>
          <w:rPrChange w:id="9125" w:author="עריכה מהאתר" w:date="2026-10-17T22:24:53Z">
            <w:rPr>
              <w:rStyle w:val="af6"/>
              <w:rFonts w:hint="cs"/>
              <w:spacing w:val="-4"/>
              <w:rtl/>
            </w:rPr>
          </w:rPrChange>
        </w:rPr>
        <w:t xml:space="preserve">קמ</w:t>
      </w:r>
      <w:r>
        <w:rPr>
          <w:rStyle w:val="af6"/>
          <w:spacing w:val="-4"/>
          <w:rtl/>
          <w:rPrChange w:id="9126" w:author="עריכה מהאתר" w:date="2026-10-17T22:24:53Z">
            <w:rPr>
              <w:rStyle w:val="af6"/>
              <w:spacing w:val="-4"/>
              <w:rtl/>
            </w:rPr>
          </w:rPrChange>
        </w:rPr>
        <w:t xml:space="preserve">"</w:t>
      </w:r>
      <w:r>
        <w:rPr>
          <w:rStyle w:val="af6"/>
          <w:rFonts w:hint="cs"/>
          <w:spacing w:val="-4"/>
          <w:rtl/>
          <w:rPrChange w:id="9127" w:author="עריכה מהאתר" w:date="2026-10-17T22:24:53Z">
            <w:rPr>
              <w:rStyle w:val="af6"/>
              <w:rFonts w:hint="cs"/>
              <w:spacing w:val="-4"/>
              <w:rtl/>
            </w:rPr>
          </w:rPrChange>
        </w:rPr>
        <w:t xml:space="preserve">ל</w:t>
      </w:r>
      <w:r>
        <w:rPr>
          <w:rFonts w:hint="cs"/>
          <w:spacing w:val="-4"/>
          <w:rtl/>
        </w:rPr>
        <w:t xml:space="preserve"> ד</w:t>
      </w:r>
      <w:r w:rsidRPr="006F2339">
        <w:rPr>
          <w:rFonts w:hint="cs"/>
          <w:spacing w:val="-4"/>
          <w:rtl/>
        </w:rPr>
        <w:t xml:space="preserve">מתנה </w:t>
      </w:r>
      <w:r w:rsidR="00E403A1" w:rsidRPr="006F2339">
        <w:rPr>
          <w:rFonts w:hint="cs"/>
          <w:spacing w:val="-4"/>
          <w:rtl/>
        </w:rPr>
        <w:t>ע</w:t>
      </w:r>
      <w:r w:rsidR="00E403A1" w:rsidRPr="006F2339">
        <w:rPr>
          <w:spacing w:val="-4"/>
          <w:rtl/>
        </w:rPr>
        <w:t>"</w:t>
      </w:r>
      <w:r w:rsidR="00E403A1" w:rsidRPr="006F2339">
        <w:rPr>
          <w:rFonts w:hint="cs"/>
          <w:spacing w:val="-4"/>
          <w:rtl/>
        </w:rPr>
        <w:t xml:space="preserve">מ להחזיר שמה מתנה </w:t>
      </w:r>
      <w:r>
        <w:rPr>
          <w:rFonts w:hint="cs"/>
          <w:spacing w:val="-2"/>
          <w:rtl/>
          <w:rPrChange w:id="9110" w:author="עריכה מהאתר" w:date="2026-10-17T22:24:53Z">
            <w:rPr>
              <w:rStyle w:val="afff6"/>
              <w:rFonts w:hint="cs"/>
              <w:spacing w:val="-2"/>
              <w:rtl/>
            </w:rPr>
          </w:rPrChange>
        </w:rPr>
        <w:t xml:space="preserve">כרבא</w:t>
      </w:r>
      <w:r>
        <w:rPr>
          <w:rFonts w:hint="cs"/>
          <w:spacing w:val="-2"/>
          <w:rtl/>
          <w:rPrChange w:id="9111" w:author="עריכה מהאתר" w:date="2026-10-17T22:24:53Z">
            <w:rPr>
              <w:rFonts w:hint="cs"/>
              <w:spacing w:val="-2"/>
              <w:rtl/>
            </w:rPr>
          </w:rPrChange>
        </w:rPr>
        <w:t xml:space="preserve"> שרק בהחזיר יצא</w:t>
      </w:r>
    </w:p>
    <w:p w14:paraId="6E86855F" w14:textId="77777777" w:rsidR="00E403A1" w:rsidRPr="00043784" w:rsidRDefault="00E403A1" w:rsidP="00E403A1">
      <w:pPr>
        <w:pStyle w:val="affd"/>
        <w:widowControl w:val="0"/>
        <w:rPr>
          <w:rtl/>
        </w:rPr>
      </w:pPr>
      <w:r w:rsidRPr="00F8723C">
        <w:rPr>
          <w:rStyle w:val="ac"/>
          <w:rFonts w:cs="PFT_Frank" w:hint="cs"/>
          <w:sz w:val="14"/>
          <w:rtl/>
        </w:rPr>
        <w:t>באלף זוז</w:t>
      </w:r>
      <w:r w:rsidRPr="00043784">
        <w:rPr>
          <w:rFonts w:hint="cs"/>
          <w:rtl/>
        </w:rPr>
        <w:t xml:space="preserve"> להודיעך כמה מצוות חביבות עליהן.</w:t>
      </w:r>
    </w:p>
    <w:p w14:paraId="27C50885" w14:textId="77777777" w:rsidR="005915B9" w:rsidRPr="005915B9" w:rsidRDefault="00B74162" w:rsidP="001711C4">
      <w:pPr>
        <w:pStyle w:val="31"/>
        <w:framePr w:wrap="notBeside"/>
        <w:rPr>
          <w:rtl/>
        </w:rPr>
      </w:pPr>
      <w:r w:rsidRPr="005915B9">
        <w:rPr>
          <w:rFonts w:hint="cs"/>
          <w:rtl/>
        </w:rPr>
        <w:t>וכן מב"א:</w:t>
      </w:r>
    </w:p>
    <w:p w14:paraId="39B78F70" w14:textId="0B5F8DCA" w:rsidR="00E403A1" w:rsidRPr="00043784" w:rsidRDefault="00E403A1" w:rsidP="00B74162">
      <w:pPr>
        <w:rPr>
          <w:rtl/>
        </w:rPr>
      </w:pPr>
      <w:r w:rsidRPr="00043784">
        <w:rPr>
          <w:rFonts w:hint="cs"/>
          <w:rtl/>
        </w:rPr>
        <w:t>לולב ביד אבא והתפלל</w:t>
      </w:r>
      <w:r w:rsidR="00190760" w:rsidRPr="00043784">
        <w:rPr>
          <w:rFonts w:hint="cs"/>
          <w:rtl/>
        </w:rPr>
        <w:t>,</w:t>
      </w:r>
      <w:r w:rsidRPr="00043784">
        <w:rPr>
          <w:rFonts w:hint="cs"/>
          <w:rtl/>
        </w:rPr>
        <w:t xml:space="preserve"> דמצוה</w:t>
      </w:r>
      <w:r w:rsidR="00190760" w:rsidRPr="00043784">
        <w:rPr>
          <w:rFonts w:hint="cs"/>
          <w:rtl/>
        </w:rPr>
        <w:t>,</w:t>
      </w:r>
      <w:r w:rsidRPr="00043784">
        <w:rPr>
          <w:rFonts w:hint="cs"/>
          <w:rtl/>
        </w:rPr>
        <w:t xml:space="preserve"> ולא טריד בו.</w:t>
      </w:r>
    </w:p>
    <w:p w14:paraId="067F6C1A" w14:textId="6191110E" w:rsidR="005915B9" w:rsidRDefault="00E403A1" w:rsidP="005915B9">
      <w:pPr>
        <w:pStyle w:val="affd"/>
        <w:widowControl w:val="0"/>
        <w:rPr>
          <w:rtl/>
        </w:rPr>
      </w:pPr>
      <w:r w:rsidRPr="00043784">
        <w:rPr>
          <w:rFonts w:hint="cs"/>
          <w:rtl/>
        </w:rPr>
        <w:t>משא</w:t>
      </w:r>
      <w:r w:rsidRPr="00043784">
        <w:rPr>
          <w:rtl/>
        </w:rPr>
        <w:t>"</w:t>
      </w:r>
      <w:r w:rsidRPr="00043784">
        <w:rPr>
          <w:rFonts w:hint="cs"/>
          <w:rtl/>
        </w:rPr>
        <w:t>כ תפילין לא יאחז בידו וס</w:t>
      </w:r>
      <w:r w:rsidRPr="00043784">
        <w:rPr>
          <w:rtl/>
        </w:rPr>
        <w:t>"</w:t>
      </w:r>
      <w:r w:rsidRPr="00043784">
        <w:rPr>
          <w:rFonts w:hint="cs"/>
          <w:rtl/>
        </w:rPr>
        <w:t>ת בחיקו ויתפלל ולא ישתין ויישן אפי' ארעי</w:t>
      </w:r>
      <w:r w:rsidR="00190760" w:rsidRPr="00043784">
        <w:rPr>
          <w:rFonts w:hint="cs"/>
          <w:rtl/>
        </w:rPr>
        <w:t>,</w:t>
      </w:r>
    </w:p>
    <w:p w14:paraId="332A03DD" w14:textId="77777777" w:rsidR="005915B9" w:rsidRPr="005915B9" w:rsidRDefault="00E403A1" w:rsidP="001711C4">
      <w:pPr>
        <w:pStyle w:val="31"/>
        <w:framePr w:wrap="notBeside"/>
        <w:rPr>
          <w:rtl/>
        </w:rPr>
      </w:pPr>
      <w:r w:rsidRPr="005915B9">
        <w:rPr>
          <w:rFonts w:hint="cs"/>
          <w:rtl/>
        </w:rPr>
        <w:t>שמואל</w:t>
      </w:r>
    </w:p>
    <w:p w14:paraId="61752FC8" w14:textId="69F71117" w:rsidR="00E403A1" w:rsidRPr="00043784" w:rsidRDefault="00B74162" w:rsidP="00E403A1">
      <w:pPr>
        <w:pStyle w:val="affd"/>
        <w:widowControl w:val="0"/>
        <w:rPr>
          <w:rtl/>
        </w:rPr>
      </w:pPr>
      <w:r w:rsidRPr="00043784">
        <w:rPr>
          <w:rFonts w:hint="cs"/>
          <w:rtl/>
        </w:rPr>
        <w:t xml:space="preserve">וכן סכין קערה ככר מעות - </w:t>
      </w:r>
      <w:r w:rsidR="00E403A1" w:rsidRPr="00043784">
        <w:rPr>
          <w:rFonts w:hint="cs"/>
          <w:rtl/>
        </w:rPr>
        <w:t>כיו</w:t>
      </w:r>
      <w:r w:rsidR="00E403A1" w:rsidRPr="00043784">
        <w:rPr>
          <w:rtl/>
        </w:rPr>
        <w:t>"</w:t>
      </w:r>
      <w:r w:rsidR="00E403A1" w:rsidRPr="00043784">
        <w:rPr>
          <w:rFonts w:hint="cs"/>
          <w:rtl/>
        </w:rPr>
        <w:t>ב</w:t>
      </w:r>
      <w:r w:rsidRPr="00043784">
        <w:rPr>
          <w:rFonts w:hint="cs"/>
          <w:rtl/>
        </w:rPr>
        <w:t xml:space="preserve">, </w:t>
      </w:r>
      <w:r w:rsidR="00E403A1" w:rsidRPr="00043784">
        <w:rPr>
          <w:rFonts w:hint="cs"/>
          <w:rtl/>
        </w:rPr>
        <w:t xml:space="preserve"> </w:t>
      </w:r>
      <w:r w:rsidR="00E403A1" w:rsidRPr="00043784">
        <w:rPr>
          <w:rtl/>
        </w:rPr>
        <w:t>–</w:t>
      </w:r>
      <w:r w:rsidR="00E403A1" w:rsidRPr="00043784">
        <w:rPr>
          <w:rFonts w:hint="cs"/>
          <w:rtl/>
        </w:rPr>
        <w:t xml:space="preserve"> דטריד. </w:t>
      </w:r>
    </w:p>
    <w:p w14:paraId="2CA7274D" w14:textId="77777777" w:rsidR="005915B9" w:rsidRPr="005915B9" w:rsidRDefault="00E403A1" w:rsidP="005915B9">
      <w:pPr>
        <w:pStyle w:val="af1"/>
        <w:rPr>
          <w:rtl/>
        </w:rPr>
      </w:pPr>
      <w:bookmarkStart w:id="289" w:name="_Toc155720473"/>
      <w:r w:rsidRPr="005915B9">
        <w:rPr>
          <w:rFonts w:hint="cs"/>
          <w:rtl/>
        </w:rPr>
        <w:t>מנהג אנשי ירושלים</w:t>
      </w:r>
      <w:bookmarkEnd w:id="289"/>
      <w:r w:rsidRPr="005915B9">
        <w:rPr>
          <w:rFonts w:hint="cs"/>
          <w:rtl/>
        </w:rPr>
        <w:t xml:space="preserve"> </w:t>
      </w:r>
    </w:p>
    <w:p w14:paraId="67B7009E" w14:textId="5FE9EFF3" w:rsidR="00E403A1" w:rsidRPr="00043784" w:rsidRDefault="00E403A1" w:rsidP="005915B9">
      <w:pPr>
        <w:rPr>
          <w:rtl/>
        </w:rPr>
      </w:pPr>
      <w:r>
        <w:rPr>
          <w:rFonts w:hint="cs"/>
          <w:rtl/>
        </w:rPr>
        <w:t xml:space="preserve">יוצא מביתו ולולב בידו, הולך לביהכנס וקורא </w:t>
      </w:r>
      <w:r>
        <w:rPr>
          <w:rFonts w:hint="cs"/>
          <w:rtl/>
          <w:rPrChange w:id="9122" w:author="עריכה מהאתר" w:date="2026-10-17T22:24:53Z">
            <w:rPr>
              <w:rFonts w:hint="cs"/>
              <w:rtl/>
            </w:rPr>
          </w:rPrChange>
        </w:rPr>
        <w:t xml:space="preserve">קר</w:t>
      </w:r>
      <w:r>
        <w:rPr>
          <w:rtl/>
          <w:rPrChange w:id="9123" w:author="עריכה מהאתר" w:date="2026-10-17T22:24:53Z">
            <w:rPr>
              <w:rtl/>
            </w:rPr>
          </w:rPrChange>
        </w:rPr>
        <w:t xml:space="preserve">"</w:t>
      </w:r>
      <w:r>
        <w:rPr>
          <w:rFonts w:hint="cs"/>
          <w:rtl/>
          <w:rPrChange w:id="9124" w:author="עריכה מהאתר" w:date="2026-10-17T22:24:53Z">
            <w:rPr>
              <w:rFonts w:hint="cs"/>
              <w:rtl/>
            </w:rPr>
          </w:rPrChange>
        </w:rPr>
        <w:t xml:space="preserve">ש</w:t>
      </w:r>
      <w:r>
        <w:rPr>
          <w:rFonts w:hint="cs"/>
          <w:rtl/>
        </w:rPr>
        <w:t xml:space="preserve"> </w:t>
      </w:r>
      <w:r w:rsidRPr="00EF5A04">
        <w:rPr>
          <w:rFonts w:hint="cs"/>
          <w:spacing w:val="-2"/>
          <w:rtl/>
        </w:rPr>
        <w:t xml:space="preserve">ומתפלל </w:t>
      </w:r>
      <w:r w:rsidR="00063E29" w:rsidRPr="00EF5A04">
        <w:rPr>
          <w:rFonts w:hint="cs"/>
          <w:spacing w:val="-2"/>
          <w:rtl/>
        </w:rPr>
        <w:t xml:space="preserve">ולולבו בידו, </w:t>
      </w:r>
      <w:r w:rsidRPr="00EF5A04">
        <w:rPr>
          <w:rFonts w:hint="cs"/>
          <w:spacing w:val="-2"/>
          <w:rtl/>
        </w:rPr>
        <w:t>וקורא בתורה נושא כפיו מניחו ע</w:t>
      </w:r>
      <w:r w:rsidRPr="00EF5A04">
        <w:rPr>
          <w:spacing w:val="-2"/>
          <w:rtl/>
        </w:rPr>
        <w:t>"</w:t>
      </w:r>
      <w:r w:rsidRPr="00EF5A04">
        <w:rPr>
          <w:rFonts w:hint="cs"/>
          <w:spacing w:val="-2"/>
          <w:rtl/>
        </w:rPr>
        <w:t xml:space="preserve">ג קרקע, הולך לבקר חולים לנחם אבלים ולולבו בידו, נכנס </w:t>
      </w:r>
      <w:r w:rsidRPr="00EF5A04">
        <w:rPr>
          <w:rFonts w:hint="cs"/>
          <w:rtl/>
        </w:rPr>
        <w:t>לביהמ</w:t>
      </w:r>
      <w:r w:rsidRPr="00EF5A04">
        <w:rPr>
          <w:rtl/>
        </w:rPr>
        <w:t>"</w:t>
      </w:r>
      <w:r w:rsidRPr="00EF5A04">
        <w:rPr>
          <w:rFonts w:hint="cs"/>
          <w:rtl/>
        </w:rPr>
        <w:t>ד משגרו ביד בנו עבדו ושלוחו להודיעך כמה זריזין במצוות</w:t>
      </w:r>
      <w:r w:rsidRPr="00EF5A04">
        <w:rPr>
          <w:rFonts w:hint="cs"/>
          <w:spacing w:val="-4"/>
          <w:rtl/>
        </w:rPr>
        <w:t xml:space="preserve">. </w:t>
      </w:r>
    </w:p>
    <w:p w14:paraId="729F9BFD" w14:textId="77777777" w:rsidR="00E403A1" w:rsidRPr="00C01657" w:rsidRDefault="00E403A1" w:rsidP="009D377E">
      <w:pPr>
        <w:pStyle w:val="ad"/>
        <w:framePr w:wrap="around"/>
        <w:rPr>
          <w:rtl/>
        </w:rPr>
      </w:pPr>
      <w:bookmarkStart w:id="290" w:name="_Toc155720474"/>
      <w:r w:rsidRPr="00C01657">
        <w:rPr>
          <w:rStyle w:val="ae"/>
          <w:rFonts w:hint="cs"/>
          <w:rtl/>
        </w:rPr>
        <w:t>מב.</w:t>
      </w:r>
      <w:bookmarkEnd w:id="290"/>
      <w:r w:rsidRPr="00C01657">
        <w:rPr>
          <w:rFonts w:hint="cs"/>
          <w:rtl/>
        </w:rPr>
        <w:t xml:space="preserve"> </w:t>
      </w:r>
    </w:p>
    <w:p w14:paraId="70303D02" w14:textId="77777777" w:rsidR="00B74162" w:rsidRPr="00043784" w:rsidRDefault="00B74162" w:rsidP="00B74162">
      <w:pPr>
        <w:widowControl w:val="0"/>
        <w:spacing w:before="60"/>
        <w:rPr>
          <w:rtl/>
        </w:rPr>
      </w:pPr>
      <w:bookmarkStart w:id="291" w:name="_Toc155720475"/>
      <w:r w:rsidRPr="00043784">
        <w:rPr>
          <w:rStyle w:val="a6"/>
          <w:rFonts w:hint="cs"/>
          <w:spacing w:val="0"/>
          <w:rtl/>
        </w:rPr>
        <w:t>רבי יוסי: יו''ט א דחג שחל בשבת ו</w:t>
      </w:r>
      <w:r w:rsidR="00E403A1" w:rsidRPr="00043784">
        <w:rPr>
          <w:rStyle w:val="a6"/>
          <w:rFonts w:hint="cs"/>
          <w:spacing w:val="0"/>
          <w:rtl/>
        </w:rPr>
        <w:t>שכח והוציא הלולב פטור</w:t>
      </w:r>
      <w:bookmarkEnd w:id="291"/>
      <w:r w:rsidR="00E403A1" w:rsidRPr="00043784">
        <w:rPr>
          <w:rStyle w:val="a6"/>
          <w:rFonts w:hint="cs"/>
          <w:spacing w:val="0"/>
          <w:rtl/>
        </w:rPr>
        <w:t xml:space="preserve"> </w:t>
      </w:r>
    </w:p>
    <w:p>
      <w:pPr>
        <w:pStyle w:val="31"/>
        <w:rPr>
          <w:ins w:id="9803" w:author="עריכה מהאתר" w:date="2026-10-06T13:29:21Z"/>
        </w:rPr>
      </w:pPr>
      <w:ins w:id="9804" w:author="עריכה מהאתר" w:date="2026-10-06T13:29:21Z">
        <w:r>
          <w:t xml:space="preserve">אביי:</w:t>
        </w:r>
      </w:ins>
    </w:p>
    <w:p w14:paraId="05A15890" w14:textId="77777777" w:rsidR="003D6607" w:rsidRPr="00043784" w:rsidRDefault="00B74162" w:rsidP="00B74162">
      <w:pPr>
        <w:rPr>
          <w:rStyle w:val="a6"/>
          <w:spacing w:val="0"/>
          <w:rtl/>
        </w:rPr>
      </w:pPr>
      <w:del w:id="9801" w:author="עריכה מהאתר" w:date="2026-10-06T13:29:21Z">
        <w:r>
          <w:rPr>
            <w:rStyle w:val="af6"/>
            <w:rFonts w:hint="cs"/>
            <w:rtl/>
          </w:rPr>
          <w:delText xml:space="preserve">אביי:</w:delText>
        </w:r>
      </w:del>
      <w:del w:id="9802" w:author="עריכה מהאתר" w:date="2026-10-06T13:29:21Z">
        <w:r>
          <w:rPr>
            <w:rFonts w:hint="cs"/>
            <w:rtl/>
          </w:rPr>
          <w:delText xml:space="preserve"> </w:delText>
        </w:r>
      </w:del>
      <w:r w:rsidR="00E403A1" w:rsidRPr="00043784">
        <w:rPr>
          <w:rFonts w:hint="cs"/>
          <w:rtl/>
        </w:rPr>
        <w:t xml:space="preserve">אבל יצא בו חייב, </w:t>
      </w:r>
      <w:r w:rsidRPr="00043784">
        <w:rPr>
          <w:rFonts w:hint="cs"/>
          <w:rtl/>
        </w:rPr>
        <w:t xml:space="preserve">דאינו טועה בדבר מצווה </w:t>
      </w:r>
    </w:p>
    <w:p w14:paraId="19CF2FE8" w14:textId="77777777" w:rsidR="00E403A1" w:rsidRPr="00043784" w:rsidRDefault="00E403A1" w:rsidP="00B74162">
      <w:pPr>
        <w:rPr>
          <w:rtl/>
        </w:rPr>
      </w:pPr>
      <w:bookmarkStart w:id="292" w:name="_Toc155720476"/>
      <w:r w:rsidRPr="00043784">
        <w:rPr>
          <w:rStyle w:val="a6"/>
          <w:rFonts w:hint="cs"/>
          <w:spacing w:val="0"/>
          <w:rtl/>
        </w:rPr>
        <w:t>והוציאו</w:t>
      </w:r>
      <w:bookmarkEnd w:id="292"/>
      <w:r w:rsidR="00B74162" w:rsidRPr="000C1CD3">
        <w:rPr>
          <w:rStyle w:val="af6"/>
          <w:rFonts w:hint="cs"/>
          <w:rtl/>
        </w:rPr>
        <w:t xml:space="preserve"> </w:t>
      </w:r>
      <w:r>
        <w:rPr>
          <w:rFonts w:hint="cs"/>
          <w:color w:val="auto"/>
          <w:rtl/>
          <w:rPrChange w:id="9117" w:author="עריכה מהאתר" w:date="2026-10-17T22:24:53Z">
            <w:rPr>
              <w:rStyle w:val="af4"/>
              <w:rFonts w:hint="cs"/>
              <w:color w:val="auto"/>
              <w:rtl/>
            </w:rPr>
          </w:rPrChange>
        </w:rPr>
        <w:t xml:space="preserve">א.</w:t>
      </w:r>
      <w:del w:id="9001" w:author="עריכה מהאתר" w:date="2026-10-06T13:29:22Z">
        <w:r>
          <w:rPr>
            <w:rStyle w:val="af6"/>
            <w:rFonts w:hint="cs"/>
            <w:rtl/>
          </w:rPr>
          <w:delText xml:space="preserve"> </w:delText>
        </w:r>
      </w:del>
      <w:ins w:id="9002" w:author="עריכה מהאתר" w:date="2026-10-06T13:29:22Z">
        <w:r>
          <w:rPr>
            <w:rStyle w:val="af4"/>
            <w:rFonts w:hint="cs"/>
            <w:rtl/>
            <w:rPrChange w:id="9113" w:author="עריכה מהאתר" w:date="2026-10-17T22:24:53Z">
              <w:rPr>
                <w:rStyle w:val="af4"/>
                <w:rFonts w:hint="cs"/>
                <w:rtl/>
              </w:rPr>
            </w:rPrChange>
          </w:rPr>
          <w:t xml:space="preserve">אביי:</w:t>
        </w:r>
        <w:r>
          <w:rPr>
            <w:rStyle w:val="af6"/>
            <w:rFonts w:hint="cs"/>
            <w:rtl/>
          </w:rPr>
          <w:t xml:space="preserve"> </w:t>
        </w:r>
        <w:r>
          <w:rPr>
            <w:rFonts w:hint="cs"/>
            <w:rtl/>
            <w:rPrChange w:id="9006" w:author="עריכה מהאתר" w:date="2026-10-06T13:39:17Z">
              <w:rPr>
                <w:rStyle w:val="af6"/>
                <w:rFonts w:hint="cs"/>
                <w:rtl/>
              </w:rPr>
            </w:rPrChange>
          </w:rPr>
          <w:t xml:space="preserve">שהפכו,</w:t>
        </w:r>
        <w:r>
          <w:rPr>
            <w:rStyle w:val="af6"/>
            <w:rFonts w:hint="cs"/>
            <w:rtl/>
          </w:rPr>
          <w:t xml:space="preserve"> </w:t>
        </w:r>
        <w:r>
          <w:rPr>
            <w:rFonts w:hint="cs"/>
            <w:rtl/>
            <w:rPrChange w:id="9118" w:author="עריכה מהאתר" w:date="2026-10-17T22:24:53Z">
              <w:rPr>
                <w:rStyle w:val="af4"/>
                <w:rFonts w:hint="cs"/>
                <w:rtl/>
              </w:rPr>
            </w:rPrChange>
          </w:rPr>
          <w:t xml:space="preserve">ב.</w:t>
        </w:r>
        <w:r>
          <w:rPr>
            <w:rStyle w:val="af4"/>
            <w:rFonts w:hint="cs"/>
            <w:rtl/>
            <w:rPrChange w:id="9115" w:author="עריכה מהאתר" w:date="2026-10-17T22:24:53Z">
              <w:rPr>
                <w:rStyle w:val="af4"/>
                <w:rFonts w:hint="cs"/>
                <w:rtl/>
              </w:rPr>
            </w:rPrChange>
          </w:rPr>
          <w:t xml:space="preserve"> </w:t>
        </w:r>
        <w:r>
          <w:rPr>
            <w:rStyle w:val="af4"/>
            <w:rFonts w:hint="cs"/>
            <w:rtl/>
            <w:rPrChange w:id="9116" w:author="עריכה מהאתר" w:date="2026-10-17T22:24:53Z">
              <w:rPr>
                <w:rStyle w:val="af4"/>
                <w:rFonts w:hint="cs"/>
                <w:rtl/>
              </w:rPr>
            </w:rPrChange>
          </w:rPr>
          <w:t xml:space="preserve">רבא:</w:t>
        </w:r>
      </w:ins>
      <w:del w:id="9003" w:author="עריכה מהאתר" w:date="2026-10-06T13:29:22Z">
        <w:r>
          <w:rPr>
            <w:rFonts w:hint="cs"/>
            <w:rtl/>
          </w:rPr>
          <w:delText xml:space="preserve">שהפכו,</w:delText>
        </w:r>
      </w:del>
      <w:del w:id="9004" w:author="עריכה מהאתר" w:date="2026-10-06T13:29:22Z">
        <w:r>
          <w:rPr>
            <w:rStyle w:val="af6"/>
            <w:rFonts w:hint="cs"/>
            <w:rtl/>
          </w:rPr>
          <w:delText xml:space="preserve"> </w:delText>
        </w:r>
      </w:del>
      <w:del w:id="9005" w:author="עריכה מהאתר" w:date="2026-10-06T13:29:22Z">
        <w:r>
          <w:rPr>
            <w:rStyle w:val="af4"/>
            <w:rFonts w:hint="cs"/>
            <w:color w:val="auto"/>
            <w:rtl/>
          </w:rPr>
          <w:delText xml:space="preserve">ב.</w:delText>
        </w:r>
      </w:del>
      <w:r w:rsidRPr="000C1CD3">
        <w:rPr>
          <w:rStyle w:val="af6"/>
          <w:rFonts w:hint="cs"/>
          <w:rtl/>
        </w:rPr>
        <w:t xml:space="preserve"> </w:t>
      </w:r>
      <w:r w:rsidRPr="00043784">
        <w:rPr>
          <w:rFonts w:hint="cs"/>
          <w:rtl/>
        </w:rPr>
        <w:t>בכלי ובדרך בזיון דלא יוצא יד</w:t>
      </w:r>
      <w:r w:rsidRPr="00043784">
        <w:rPr>
          <w:rtl/>
        </w:rPr>
        <w:t>"</w:t>
      </w:r>
      <w:r w:rsidRPr="00043784">
        <w:rPr>
          <w:rFonts w:hint="cs"/>
          <w:rtl/>
        </w:rPr>
        <w:t xml:space="preserve">ח. </w:t>
      </w:r>
    </w:p>
    <w:p w14:paraId="0C65317E" w14:textId="77777777" w:rsidR="005915B9" w:rsidRPr="00A150D6" w:rsidRDefault="00E403A1" w:rsidP="005915B9">
      <w:pPr>
        <w:widowControl w:val="0"/>
        <w:spacing w:before="60"/>
        <w:rPr>
          <w:spacing w:val="-2"/>
          <w:rtl/>
        </w:rPr>
      </w:pPr>
      <w:r w:rsidRPr="00A150D6">
        <w:rPr>
          <w:rStyle w:val="ac"/>
          <w:rFonts w:cs="PFT_Frank" w:hint="cs"/>
          <w:spacing w:val="-2"/>
          <w:sz w:val="14"/>
          <w:rtl/>
        </w:rPr>
        <w:t>עולת העוף שנמצאת בין אגפיים</w:t>
      </w:r>
      <w:r w:rsidRPr="007C19A7">
        <w:rPr>
          <w:rFonts w:hint="cs"/>
          <w:rtl/>
        </w:rPr>
        <w:t xml:space="preserve"> </w:t>
      </w:r>
      <w:r w:rsidRPr="00A150D6">
        <w:rPr>
          <w:rFonts w:hint="cs"/>
          <w:spacing w:val="-2"/>
          <w:rtl/>
        </w:rPr>
        <w:t>וסבור חטאת העוף היא ואכלה</w:t>
      </w:r>
    </w:p>
    <w:p w14:paraId="530C13A7" w14:textId="67453933" w:rsidR="00E403A1" w:rsidRPr="00043784" w:rsidRDefault="00E403A1" w:rsidP="005915B9">
      <w:pPr>
        <w:rPr>
          <w:rtl/>
        </w:rPr>
      </w:pPr>
      <w:r w:rsidRPr="000C1CD3">
        <w:rPr>
          <w:rStyle w:val="af6"/>
          <w:rFonts w:hint="cs"/>
          <w:rtl/>
        </w:rPr>
        <w:t>רבי יוסי:</w:t>
      </w:r>
      <w:r w:rsidRPr="00043784">
        <w:rPr>
          <w:rFonts w:hint="cs"/>
          <w:rtl/>
        </w:rPr>
        <w:t xml:space="preserve"> פטור</w:t>
      </w:r>
      <w:r w:rsidR="00E72565" w:rsidRPr="00043784">
        <w:rPr>
          <w:rFonts w:hint="cs"/>
          <w:rtl/>
        </w:rPr>
        <w:t>,</w:t>
      </w:r>
      <w:r w:rsidRPr="00043784">
        <w:rPr>
          <w:rFonts w:hint="cs"/>
          <w:rtl/>
        </w:rPr>
        <w:t xml:space="preserve"> דטעה בדבר מצוה</w:t>
      </w:r>
      <w:r w:rsidR="00E72565" w:rsidRPr="00043784">
        <w:rPr>
          <w:rFonts w:hint="cs"/>
          <w:rtl/>
        </w:rPr>
        <w:t>,</w:t>
      </w:r>
      <w:r w:rsidR="005915B9">
        <w:rPr>
          <w:rFonts w:hint="cs"/>
          <w:rtl/>
        </w:rPr>
        <w:t xml:space="preserve"> </w:t>
      </w:r>
      <w:r w:rsidR="00E72565" w:rsidRPr="00043784">
        <w:rPr>
          <w:rFonts w:hint="cs"/>
          <w:rtl/>
        </w:rPr>
        <w:t xml:space="preserve">וקמ''ל </w:t>
      </w:r>
      <w:r w:rsidR="00063E29" w:rsidRPr="00043784">
        <w:rPr>
          <w:rFonts w:hint="cs"/>
          <w:rtl/>
        </w:rPr>
        <w:t>אפי' דלא עשאה</w:t>
      </w:r>
      <w:r w:rsidRPr="00043784">
        <w:rPr>
          <w:rFonts w:hint="cs"/>
          <w:rtl/>
        </w:rPr>
        <w:t xml:space="preserve">. </w:t>
      </w:r>
    </w:p>
    <w:p w14:paraId="3549E231" w14:textId="77777777" w:rsidR="005915B9" w:rsidRPr="005915B9" w:rsidRDefault="00E403A1" w:rsidP="001711C4">
      <w:pPr>
        <w:pStyle w:val="31"/>
        <w:framePr w:wrap="notBeside"/>
        <w:rPr>
          <w:rtl/>
        </w:rPr>
      </w:pPr>
      <w:r w:rsidRPr="005915B9">
        <w:rPr>
          <w:rFonts w:hint="cs"/>
          <w:rtl/>
        </w:rPr>
        <w:t>והך</w:t>
      </w:r>
    </w:p>
    <w:p w14:paraId="115ADF90" w14:textId="6E6CFEED" w:rsidR="00E403A1" w:rsidRPr="00043784" w:rsidRDefault="00B74162" w:rsidP="00760656">
      <w:pPr>
        <w:rPr>
          <w:rtl/>
        </w:rPr>
      </w:pPr>
      <w:r w:rsidRPr="00043784">
        <w:rPr>
          <w:rFonts w:hint="cs"/>
          <w:rtl/>
        </w:rPr>
        <w:lastRenderedPageBreak/>
        <w:t>ד</w:t>
      </w:r>
      <w:r w:rsidR="00E403A1" w:rsidRPr="00043784">
        <w:rPr>
          <w:rFonts w:hint="cs"/>
          <w:rtl/>
        </w:rPr>
        <w:t>שוחט התמיד שאינו מבוקר כהלכתו בשבת חייב, וצריך אחר- היינו שהביאו מלשכה שאינן מבוקרין.</w:t>
      </w:r>
    </w:p>
    <w:p w14:paraId="25AEF2D9" w14:textId="2F2FFE90" w:rsidR="00092FB7" w:rsidRPr="00043784" w:rsidRDefault="0026136E" w:rsidP="005915B9">
      <w:pPr>
        <w:pStyle w:val="af"/>
      </w:pPr>
      <w:r>
        <w:rPr>
          <w:rFonts w:hint="cs"/>
          <w:rtl/>
        </w:rPr>
        <w:t>***</w:t>
      </w:r>
    </w:p>
    <w:p>
      <w:pPr>
        <w:pStyle w:val="MishnaBatzad"/>
        <w:rPr>
          <w:ins w:id="20257" w:author="קלוד" w:date="2026-10-06T10:10:33Z"/>
        </w:rPr>
      </w:pPr>
      <w:ins w:id="20256" w:author="קלוד" w:date="2026-10-06T10:10:33Z">
        <w:r>
          <w:t xml:space="preserve">משנה טו</w:t>
        </w:r>
      </w:ins>
    </w:p>
    <w:p w14:paraId="43A7423A" w14:textId="77777777" w:rsidR="00E403A1" w:rsidRPr="007A66B6" w:rsidRDefault="00E403A1" w:rsidP="009D377E">
      <w:pPr>
        <w:pStyle w:val="afff"/>
        <w:rPr>
          <w:rStyle w:val="afffd"/>
          <w:rtl/>
        </w:rPr>
      </w:pPr>
      <w:bookmarkStart w:id="293" w:name="_Toc155720477"/>
      <w:r w:rsidRPr="007A66B6">
        <w:rPr>
          <w:rStyle w:val="afffd"/>
          <w:rFonts w:hint="cs"/>
          <w:rtl/>
        </w:rPr>
        <w:t>מקבלת אשה מבנה ובעלה ומחזירתו למים בשבת,</w:t>
      </w:r>
      <w:bookmarkEnd w:id="293"/>
    </w:p>
    <w:p w14:paraId="02A48B48" w14:textId="77777777" w:rsidR="00E403A1" w:rsidRPr="00C01657" w:rsidRDefault="00E403A1" w:rsidP="009D377E">
      <w:pPr>
        <w:pStyle w:val="a3"/>
        <w:rPr>
          <w:rtl/>
        </w:rPr>
      </w:pPr>
      <w:r w:rsidRPr="00C01657">
        <w:rPr>
          <w:rStyle w:val="TanaimMishna"/>
          <w:rFonts w:hint="cs"/>
          <w:spacing w:val="-2"/>
          <w:rtl/>
          <w:rPrChange w:id="20152" w:author="קלוד" w:date="2026-10-06T10:10:33Z">
            <w:rPr>
              <w:rStyle w:val="afff2"/>
              <w:rFonts w:hint="cs"/>
              <w:spacing w:val="-2"/>
              <w:rtl/>
            </w:rPr>
          </w:rPrChange>
        </w:rPr>
        <w:t>לר</w:t>
      </w:r>
      <w:r w:rsidRPr="00C01657">
        <w:rPr>
          <w:rStyle w:val="TanaimMishna"/>
          <w:spacing w:val="-2"/>
          <w:rtl/>
          <w:rPrChange w:id="20153" w:author="קלוד" w:date="2026-10-06T10:10:33Z">
            <w:rPr>
              <w:rStyle w:val="afff2"/>
              <w:spacing w:val="-2"/>
              <w:rtl/>
            </w:rPr>
          </w:rPrChange>
        </w:rPr>
        <w:t>"</w:t>
      </w:r>
      <w:r w:rsidRPr="00C01657">
        <w:rPr>
          <w:rStyle w:val="TanaimMishna"/>
          <w:rFonts w:hint="cs"/>
          <w:spacing w:val="-2"/>
          <w:rtl/>
          <w:rPrChange w:id="20154" w:author="קלוד" w:date="2026-10-06T10:10:33Z">
            <w:rPr>
              <w:rStyle w:val="afff2"/>
              <w:rFonts w:hint="cs"/>
              <w:spacing w:val="-2"/>
              <w:rtl/>
            </w:rPr>
          </w:rPrChange>
        </w:rPr>
        <w:t>י:</w:t>
      </w:r>
      <w:r w:rsidRPr="00C01657">
        <w:rPr>
          <w:rFonts w:hint="cs"/>
          <w:rtl/>
        </w:rPr>
        <w:t xml:space="preserve"> בשבת מחזירין ביו</w:t>
      </w:r>
      <w:r w:rsidRPr="00C01657">
        <w:rPr>
          <w:rtl/>
        </w:rPr>
        <w:t>"</w:t>
      </w:r>
      <w:r w:rsidRPr="00C01657">
        <w:rPr>
          <w:rFonts w:hint="cs"/>
          <w:rtl/>
        </w:rPr>
        <w:t>ט מוסיפין</w:t>
      </w:r>
      <w:r w:rsidR="001308E6" w:rsidRPr="00C01657">
        <w:rPr>
          <w:rFonts w:hint="cs"/>
          <w:rtl/>
        </w:rPr>
        <w:t>,</w:t>
      </w:r>
      <w:r w:rsidRPr="00C01657">
        <w:rPr>
          <w:rFonts w:hint="cs"/>
          <w:rtl/>
        </w:rPr>
        <w:t xml:space="preserve"> ובמועד מחליפין, </w:t>
      </w:r>
    </w:p>
    <w:p w14:paraId="7D800552" w14:textId="3E16A14F" w:rsidR="00E403A1" w:rsidRPr="00C01657" w:rsidRDefault="00E403A1" w:rsidP="009D377E">
      <w:pPr>
        <w:pStyle w:val="afff"/>
        <w:rPr>
          <w:rtl/>
        </w:rPr>
      </w:pPr>
      <w:bookmarkStart w:id="294" w:name="_Toc155720478"/>
      <w:r w:rsidRPr="007A66B6">
        <w:rPr>
          <w:rStyle w:val="afffd"/>
          <w:rFonts w:hint="cs"/>
          <w:rtl/>
        </w:rPr>
        <w:t>קטן היודע לנענע</w:t>
      </w:r>
      <w:r w:rsidRPr="00C01657">
        <w:rPr>
          <w:rFonts w:hint="cs"/>
          <w:rtl/>
        </w:rPr>
        <w:t xml:space="preserve"> </w:t>
      </w:r>
      <w:r w:rsidR="007A66B6">
        <w:rPr>
          <w:rFonts w:hint="cs"/>
          <w:rtl/>
        </w:rPr>
        <w:t xml:space="preserve">- </w:t>
      </w:r>
      <w:r w:rsidRPr="00C01657">
        <w:rPr>
          <w:rFonts w:hint="cs"/>
          <w:rtl/>
        </w:rPr>
        <w:t>חייב בלולב.</w:t>
      </w:r>
      <w:bookmarkEnd w:id="294"/>
      <w:r w:rsidRPr="00C01657">
        <w:rPr>
          <w:rFonts w:hint="cs"/>
          <w:rtl/>
        </w:rPr>
        <w:t xml:space="preserve"> </w:t>
      </w:r>
    </w:p>
    <w:p w14:paraId="33591586" w14:textId="77777777" w:rsidR="00E403A1" w:rsidRPr="00C01657" w:rsidRDefault="00E403A1" w:rsidP="009D377E">
      <w:pPr>
        <w:pStyle w:val="ad"/>
        <w:framePr w:wrap="around"/>
        <w:rPr>
          <w:rtl/>
        </w:rPr>
      </w:pPr>
      <w:bookmarkStart w:id="295" w:name="_Toc155720479"/>
      <w:r w:rsidRPr="00C01657">
        <w:rPr>
          <w:rStyle w:val="ae"/>
          <w:rFonts w:hint="cs"/>
          <w:rtl/>
        </w:rPr>
        <w:t>מב:</w:t>
      </w:r>
      <w:bookmarkEnd w:id="295"/>
      <w:r w:rsidRPr="00C01657">
        <w:rPr>
          <w:rFonts w:hint="cs"/>
          <w:rtl/>
        </w:rPr>
        <w:t xml:space="preserve"> </w:t>
      </w:r>
    </w:p>
    <w:p w14:paraId="7B9B9476" w14:textId="77777777" w:rsidR="00E403A1" w:rsidRPr="00043784" w:rsidRDefault="00E403A1" w:rsidP="005C7D64">
      <w:pPr>
        <w:pStyle w:val="affd"/>
        <w:spacing w:before="60"/>
        <w:rPr>
          <w:rtl/>
        </w:rPr>
      </w:pPr>
      <w:bookmarkStart w:id="296" w:name="_Toc155720480"/>
      <w:r w:rsidRPr="00043784">
        <w:rPr>
          <w:rStyle w:val="a6"/>
          <w:rFonts w:hint="cs"/>
          <w:spacing w:val="0"/>
          <w:rtl/>
        </w:rPr>
        <w:t>מקבלת אשה</w:t>
      </w:r>
      <w:r w:rsidR="001308E6" w:rsidRPr="00043784">
        <w:rPr>
          <w:rStyle w:val="a6"/>
          <w:rFonts w:hint="cs"/>
          <w:spacing w:val="0"/>
          <w:rtl/>
        </w:rPr>
        <w:t xml:space="preserve"> מבנה ובעלה:</w:t>
      </w:r>
      <w:bookmarkEnd w:id="296"/>
      <w:r w:rsidRPr="007C19A7">
        <w:rPr>
          <w:rFonts w:hint="cs"/>
          <w:rtl/>
        </w:rPr>
        <w:t xml:space="preserve"> </w:t>
      </w:r>
      <w:r w:rsidRPr="00043784">
        <w:rPr>
          <w:rFonts w:hint="cs"/>
          <w:rtl/>
        </w:rPr>
        <w:t>אפי'</w:t>
      </w:r>
      <w:r w:rsidRPr="007C19A7">
        <w:rPr>
          <w:rFonts w:hint="cs"/>
          <w:rtl/>
        </w:rPr>
        <w:t xml:space="preserve"> </w:t>
      </w:r>
      <w:r>
        <w:rPr>
          <w:rFonts w:hint="cs"/>
          <w:rtl/>
        </w:rPr>
        <w:t xml:space="preserve"> </w:t>
      </w:r>
      <w:del w:id="9001" w:author="עריכה מהאתר" w:date="2026-10-06T13:29:22Z">
        <w:r>
          <w:rPr>
            <w:rFonts w:hint="cs"/>
            <w:rtl/>
          </w:rPr>
          <w:delText xml:space="preserve">דלאו</w:delText>
        </w:r>
      </w:del>
      <w:ins w:id="9002" w:author="עריכה מהאתר" w:date="2026-10-06T13:29:22Z">
        <w:r>
          <w:rPr>
            <w:rFonts w:hint="cs"/>
            <w:rtl/>
          </w:rPr>
          <w:t xml:space="preserve">שאינה</w:t>
        </w:r>
      </w:ins>
      <w:r>
        <w:rPr>
          <w:rFonts w:hint="cs"/>
          <w:rtl/>
        </w:rPr>
        <w:t xml:space="preserve"> בת חיוב. </w:t>
      </w:r>
    </w:p>
    <w:p w14:paraId="1A9B6A75" w14:textId="77777777" w:rsidR="002045A5" w:rsidRPr="00F8723C" w:rsidRDefault="00E403A1" w:rsidP="002045A5">
      <w:pPr>
        <w:pStyle w:val="affd"/>
        <w:widowControl w:val="0"/>
        <w:rPr>
          <w:rStyle w:val="ac"/>
          <w:rFonts w:cs="PFT_Frank"/>
          <w:sz w:val="14"/>
          <w:rtl/>
        </w:rPr>
      </w:pPr>
      <w:bookmarkStart w:id="297" w:name="_Toc155720481"/>
      <w:r w:rsidRPr="00043784">
        <w:rPr>
          <w:rStyle w:val="a6"/>
          <w:rFonts w:hint="cs"/>
          <w:spacing w:val="0"/>
          <w:rtl/>
        </w:rPr>
        <w:t>קטן היודע לנענע</w:t>
      </w:r>
      <w:r w:rsidR="001308E6" w:rsidRPr="00043784">
        <w:rPr>
          <w:rStyle w:val="a6"/>
          <w:rFonts w:hint="cs"/>
          <w:spacing w:val="0"/>
          <w:rtl/>
        </w:rPr>
        <w:t>:</w:t>
      </w:r>
      <w:bookmarkEnd w:id="297"/>
      <w:r w:rsidRPr="00043784">
        <w:rPr>
          <w:rFonts w:hint="cs"/>
          <w:rtl/>
        </w:rPr>
        <w:t xml:space="preserve"> להתעטף לשמור תפלין חייב, </w:t>
      </w:r>
    </w:p>
    <w:p w14:paraId="574FBA15" w14:textId="39D496AC" w:rsidR="002045A5" w:rsidRPr="00043784" w:rsidRDefault="00E403A1" w:rsidP="00063E29">
      <w:pPr>
        <w:pStyle w:val="affd"/>
        <w:widowControl w:val="0"/>
        <w:rPr>
          <w:rtl/>
        </w:rPr>
      </w:pPr>
      <w:r w:rsidRPr="00F8723C">
        <w:rPr>
          <w:rStyle w:val="ac"/>
          <w:rFonts w:cs="PFT_Frank" w:hint="cs"/>
          <w:sz w:val="14"/>
          <w:rtl/>
        </w:rPr>
        <w:t xml:space="preserve">לדבר </w:t>
      </w:r>
      <w:r w:rsidR="003D6607" w:rsidRPr="00043784">
        <w:rPr>
          <w:rtl/>
        </w:rPr>
        <w:tab/>
      </w:r>
      <w:r w:rsidR="00760656" w:rsidRPr="00043784">
        <w:rPr>
          <w:rtl/>
        </w:rPr>
        <w:tab/>
      </w:r>
      <w:r w:rsidR="005915B9">
        <w:rPr>
          <w:rtl/>
        </w:rPr>
        <w:tab/>
      </w:r>
      <w:r w:rsidR="005915B9">
        <w:rPr>
          <w:rtl/>
        </w:rPr>
        <w:tab/>
      </w:r>
      <w:r w:rsidRPr="00043784">
        <w:rPr>
          <w:rFonts w:hint="cs"/>
          <w:rtl/>
        </w:rPr>
        <w:t xml:space="preserve">אביו מלמדו </w:t>
      </w:r>
      <w:r w:rsidRPr="00043784">
        <w:rPr>
          <w:rStyle w:val="af8"/>
          <w:rFonts w:hint="cs"/>
          <w:rtl/>
        </w:rPr>
        <w:t xml:space="preserve">תורה </w:t>
      </w:r>
      <w:r w:rsidR="00063E29" w:rsidRPr="00043784">
        <w:rPr>
          <w:rStyle w:val="af8"/>
          <w:rFonts w:hint="cs"/>
          <w:rtl/>
        </w:rPr>
        <w:t>צוה וגו', ושמע ישראל וגו'</w:t>
      </w:r>
      <w:r w:rsidRPr="00043784">
        <w:rPr>
          <w:rFonts w:hint="cs"/>
          <w:rtl/>
        </w:rPr>
        <w:t xml:space="preserve">, </w:t>
      </w:r>
    </w:p>
    <w:p w14:paraId="28A29E95" w14:textId="77777777" w:rsidR="001308E6" w:rsidRPr="00043784" w:rsidRDefault="00E403A1" w:rsidP="002045A5">
      <w:pPr>
        <w:pStyle w:val="affd"/>
        <w:widowControl w:val="0"/>
        <w:rPr>
          <w:rtl/>
        </w:rPr>
      </w:pPr>
      <w:r w:rsidRPr="00F8723C">
        <w:rPr>
          <w:rStyle w:val="ac"/>
          <w:rFonts w:cs="PFT_Frank" w:hint="cs"/>
          <w:sz w:val="14"/>
          <w:rtl/>
        </w:rPr>
        <w:t>לשמור גופו</w:t>
      </w:r>
      <w:r w:rsidR="002045A5" w:rsidRPr="00043784">
        <w:rPr>
          <w:rFonts w:hint="cs"/>
          <w:rtl/>
        </w:rPr>
        <w:t xml:space="preserve"> </w:t>
      </w:r>
      <w:r w:rsidR="00291CBC" w:rsidRPr="00043784">
        <w:rPr>
          <w:rtl/>
        </w:rPr>
        <w:tab/>
      </w:r>
      <w:r w:rsidR="003D6607" w:rsidRPr="00043784">
        <w:rPr>
          <w:rtl/>
        </w:rPr>
        <w:tab/>
      </w:r>
      <w:r w:rsidR="002045A5" w:rsidRPr="00043784">
        <w:rPr>
          <w:rFonts w:hint="cs"/>
          <w:rtl/>
        </w:rPr>
        <w:t>א</w:t>
      </w:r>
      <w:r w:rsidRPr="00043784">
        <w:rPr>
          <w:rFonts w:hint="cs"/>
          <w:rtl/>
        </w:rPr>
        <w:t xml:space="preserve">וכלין על גופו טהרות, </w:t>
      </w:r>
    </w:p>
    <w:p w14:paraId="01AA83A3" w14:textId="671A379E" w:rsidR="001308E6" w:rsidRPr="00043784" w:rsidRDefault="001308E6" w:rsidP="002045A5">
      <w:pPr>
        <w:pStyle w:val="affd"/>
        <w:widowControl w:val="0"/>
        <w:rPr>
          <w:rtl/>
        </w:rPr>
      </w:pPr>
      <w:r w:rsidRPr="00F8723C">
        <w:rPr>
          <w:rStyle w:val="ac"/>
          <w:rFonts w:cs="PFT_Frank" w:hint="cs"/>
          <w:sz w:val="14"/>
          <w:rtl/>
        </w:rPr>
        <w:t>לשמור</w:t>
      </w:r>
      <w:r w:rsidRPr="00043784">
        <w:rPr>
          <w:rFonts w:hint="cs"/>
          <w:rtl/>
        </w:rPr>
        <w:t xml:space="preserve"> </w:t>
      </w:r>
      <w:r w:rsidR="00E403A1" w:rsidRPr="00F8723C">
        <w:rPr>
          <w:rStyle w:val="ac"/>
          <w:rFonts w:cs="PFT_Frank" w:hint="cs"/>
          <w:sz w:val="14"/>
          <w:rtl/>
        </w:rPr>
        <w:t>ידיו</w:t>
      </w:r>
      <w:r w:rsidR="00E403A1" w:rsidRPr="00043784">
        <w:rPr>
          <w:rFonts w:hint="cs"/>
          <w:rtl/>
        </w:rPr>
        <w:t xml:space="preserve"> </w:t>
      </w:r>
      <w:r w:rsidR="003D6607" w:rsidRPr="00043784">
        <w:rPr>
          <w:rtl/>
        </w:rPr>
        <w:tab/>
      </w:r>
      <w:r w:rsidR="00291CBC" w:rsidRPr="00043784">
        <w:rPr>
          <w:rtl/>
        </w:rPr>
        <w:tab/>
      </w:r>
      <w:r w:rsidR="005915B9">
        <w:rPr>
          <w:rtl/>
        </w:rPr>
        <w:tab/>
      </w:r>
      <w:r w:rsidR="00E403A1" w:rsidRPr="00043784">
        <w:rPr>
          <w:rFonts w:hint="cs"/>
          <w:rtl/>
        </w:rPr>
        <w:t xml:space="preserve">על ידיו טהרות, </w:t>
      </w:r>
    </w:p>
    <w:p w14:paraId="0588BEF6" w14:textId="52C3DDBB" w:rsidR="002045A5" w:rsidRPr="00043784" w:rsidRDefault="001308E6" w:rsidP="002045A5">
      <w:pPr>
        <w:pStyle w:val="affd"/>
        <w:widowControl w:val="0"/>
        <w:rPr>
          <w:rtl/>
        </w:rPr>
      </w:pPr>
      <w:r w:rsidRPr="00F8723C">
        <w:rPr>
          <w:rStyle w:val="ac"/>
          <w:rFonts w:cs="PFT_Frank" w:hint="cs"/>
          <w:sz w:val="14"/>
          <w:rtl/>
        </w:rPr>
        <w:t>ל</w:t>
      </w:r>
      <w:r w:rsidR="00E403A1" w:rsidRPr="00F8723C">
        <w:rPr>
          <w:rStyle w:val="ac"/>
          <w:rFonts w:cs="PFT_Frank" w:hint="cs"/>
          <w:sz w:val="14"/>
          <w:rtl/>
        </w:rPr>
        <w:t xml:space="preserve">ישאל </w:t>
      </w:r>
      <w:r w:rsidR="00063E29" w:rsidRPr="00043784">
        <w:rPr>
          <w:rFonts w:hint="cs"/>
          <w:rtl/>
        </w:rPr>
        <w:t>-</w:t>
      </w:r>
      <w:r w:rsidR="00291CBC" w:rsidRPr="00043784">
        <w:rPr>
          <w:rtl/>
        </w:rPr>
        <w:tab/>
      </w:r>
      <w:r w:rsidR="003D6607" w:rsidRPr="00043784">
        <w:rPr>
          <w:rtl/>
        </w:rPr>
        <w:tab/>
      </w:r>
      <w:r w:rsidR="00291CBC" w:rsidRPr="00043784">
        <w:rPr>
          <w:rtl/>
        </w:rPr>
        <w:tab/>
      </w:r>
      <w:r w:rsidR="005915B9">
        <w:rPr>
          <w:rtl/>
        </w:rPr>
        <w:tab/>
      </w:r>
      <w:r w:rsidR="00E403A1" w:rsidRPr="00043784">
        <w:rPr>
          <w:rFonts w:hint="cs"/>
          <w:rtl/>
        </w:rPr>
        <w:t>ברה</w:t>
      </w:r>
      <w:r w:rsidR="00E403A1" w:rsidRPr="00043784">
        <w:rPr>
          <w:rtl/>
        </w:rPr>
        <w:t>"</w:t>
      </w:r>
      <w:r w:rsidR="00E403A1" w:rsidRPr="00043784">
        <w:rPr>
          <w:rFonts w:hint="cs"/>
          <w:rtl/>
        </w:rPr>
        <w:t>י ספיקו טמא</w:t>
      </w:r>
      <w:r w:rsidR="00063E29" w:rsidRPr="00043784">
        <w:rPr>
          <w:rFonts w:hint="cs"/>
          <w:rtl/>
        </w:rPr>
        <w:t>,</w:t>
      </w:r>
      <w:r w:rsidR="00E403A1" w:rsidRPr="00043784">
        <w:rPr>
          <w:rFonts w:hint="cs"/>
          <w:rtl/>
        </w:rPr>
        <w:t xml:space="preserve"> ברה</w:t>
      </w:r>
      <w:r w:rsidR="00E403A1" w:rsidRPr="00043784">
        <w:rPr>
          <w:rtl/>
        </w:rPr>
        <w:t>"</w:t>
      </w:r>
      <w:r w:rsidR="00E403A1" w:rsidRPr="00043784">
        <w:rPr>
          <w:rFonts w:hint="cs"/>
          <w:rtl/>
        </w:rPr>
        <w:t>ר ספיקו טהור,</w:t>
      </w:r>
      <w:r w:rsidR="00E403A1" w:rsidRPr="00043784">
        <w:rPr>
          <w:rFonts w:hint="cs"/>
          <w:sz w:val="16"/>
          <w:szCs w:val="16"/>
          <w:rtl/>
        </w:rPr>
        <w:t xml:space="preserve"> </w:t>
      </w:r>
    </w:p>
    <w:p w14:paraId="6A12A66E" w14:textId="77777777" w:rsidR="002045A5" w:rsidRPr="00F8723C" w:rsidRDefault="00E403A1" w:rsidP="002045A5">
      <w:pPr>
        <w:pStyle w:val="affd"/>
        <w:widowControl w:val="0"/>
        <w:rPr>
          <w:rStyle w:val="ac"/>
          <w:rFonts w:cs="PFT_Frank"/>
          <w:sz w:val="14"/>
          <w:rtl/>
        </w:rPr>
      </w:pPr>
      <w:r w:rsidRPr="00F8723C">
        <w:rPr>
          <w:rStyle w:val="ac"/>
          <w:rFonts w:cs="PFT_Frank" w:hint="cs"/>
          <w:sz w:val="14"/>
          <w:rtl/>
        </w:rPr>
        <w:t>לפרוס כפיו-</w:t>
      </w:r>
      <w:r w:rsidRPr="00043784">
        <w:rPr>
          <w:rFonts w:hint="cs"/>
          <w:rtl/>
        </w:rPr>
        <w:t xml:space="preserve"> </w:t>
      </w:r>
      <w:r w:rsidR="003D6607" w:rsidRPr="00043784">
        <w:rPr>
          <w:rtl/>
        </w:rPr>
        <w:tab/>
      </w:r>
      <w:r w:rsidR="003D6607" w:rsidRPr="00043784">
        <w:rPr>
          <w:rtl/>
        </w:rPr>
        <w:tab/>
      </w:r>
      <w:r w:rsidRPr="00043784">
        <w:rPr>
          <w:rFonts w:hint="cs"/>
          <w:rtl/>
        </w:rPr>
        <w:t>חולקין לו תרומה בבית הג</w:t>
      </w:r>
      <w:r w:rsidR="00291CBC" w:rsidRPr="00043784">
        <w:rPr>
          <w:rFonts w:hint="cs"/>
          <w:rtl/>
        </w:rPr>
        <w:t>ר</w:t>
      </w:r>
      <w:r w:rsidRPr="00043784">
        <w:rPr>
          <w:rFonts w:hint="cs"/>
          <w:rtl/>
        </w:rPr>
        <w:t xml:space="preserve">נות. </w:t>
      </w:r>
    </w:p>
    <w:p w14:paraId="6887AA3B" w14:textId="1E892A26" w:rsidR="002045A5" w:rsidRPr="00043784" w:rsidRDefault="00E403A1" w:rsidP="002045A5">
      <w:pPr>
        <w:pStyle w:val="affd"/>
        <w:widowControl w:val="0"/>
        <w:rPr>
          <w:rtl/>
        </w:rPr>
      </w:pPr>
      <w:r w:rsidRPr="00F8723C">
        <w:rPr>
          <w:rStyle w:val="ac"/>
          <w:rFonts w:cs="PFT_Frank" w:hint="cs"/>
          <w:sz w:val="14"/>
          <w:rtl/>
        </w:rPr>
        <w:t xml:space="preserve">לשחוט </w:t>
      </w:r>
      <w:r w:rsidR="003D6607" w:rsidRPr="00043784">
        <w:rPr>
          <w:rtl/>
        </w:rPr>
        <w:tab/>
      </w:r>
      <w:r w:rsidR="003D6607" w:rsidRPr="00043784">
        <w:rPr>
          <w:rtl/>
        </w:rPr>
        <w:tab/>
      </w:r>
      <w:r w:rsidR="003D6607" w:rsidRPr="00043784">
        <w:rPr>
          <w:rtl/>
        </w:rPr>
        <w:tab/>
      </w:r>
      <w:r w:rsidR="005915B9">
        <w:rPr>
          <w:rtl/>
        </w:rPr>
        <w:tab/>
      </w:r>
      <w:r w:rsidRPr="00043784">
        <w:rPr>
          <w:rFonts w:hint="cs"/>
          <w:rtl/>
        </w:rPr>
        <w:t>אוכלין משחיטתו</w:t>
      </w:r>
      <w:r w:rsidR="00291CBC" w:rsidRPr="00043784">
        <w:rPr>
          <w:rFonts w:hint="cs"/>
          <w:rtl/>
        </w:rPr>
        <w:t>,</w:t>
      </w:r>
      <w:r w:rsidRPr="00043784">
        <w:rPr>
          <w:rFonts w:hint="cs"/>
          <w:rtl/>
        </w:rPr>
        <w:t xml:space="preserve"> ובגדול עומד ע</w:t>
      </w:r>
      <w:r w:rsidRPr="00043784">
        <w:rPr>
          <w:rtl/>
        </w:rPr>
        <w:t>"</w:t>
      </w:r>
      <w:r w:rsidRPr="00043784">
        <w:rPr>
          <w:rFonts w:hint="cs"/>
          <w:rtl/>
        </w:rPr>
        <w:t xml:space="preserve">ג. </w:t>
      </w:r>
    </w:p>
    <w:p w14:paraId="379A9A03" w14:textId="61295BE3" w:rsidR="00760656" w:rsidRPr="00043784" w:rsidRDefault="00E403A1" w:rsidP="00063E29">
      <w:pPr>
        <w:pStyle w:val="affd"/>
        <w:widowControl w:val="0"/>
        <w:rPr>
          <w:rtl/>
        </w:rPr>
      </w:pPr>
      <w:r w:rsidRPr="00F8723C">
        <w:rPr>
          <w:rStyle w:val="ac"/>
          <w:rFonts w:cs="PFT_Frank" w:hint="cs"/>
          <w:sz w:val="14"/>
          <w:rtl/>
        </w:rPr>
        <w:t>לאכול כזית דגן-</w:t>
      </w:r>
      <w:r w:rsidRPr="00043784">
        <w:rPr>
          <w:rFonts w:hint="cs"/>
          <w:rtl/>
        </w:rPr>
        <w:t xml:space="preserve"> </w:t>
      </w:r>
      <w:r w:rsidR="005915B9">
        <w:rPr>
          <w:rtl/>
        </w:rPr>
        <w:tab/>
      </w:r>
      <w:r w:rsidRPr="00043784">
        <w:rPr>
          <w:rFonts w:hint="cs"/>
          <w:rtl/>
        </w:rPr>
        <w:t xml:space="preserve">מרחיקין מצואתו </w:t>
      </w:r>
      <w:r w:rsidR="00063E29" w:rsidRPr="00043784">
        <w:rPr>
          <w:rFonts w:hint="cs"/>
          <w:rtl/>
        </w:rPr>
        <w:t>ו</w:t>
      </w:r>
      <w:r w:rsidRPr="00043784">
        <w:rPr>
          <w:rFonts w:hint="cs"/>
          <w:rtl/>
        </w:rPr>
        <w:t>מימי רגליו</w:t>
      </w:r>
      <w:r w:rsidR="00063E29" w:rsidRPr="00043784">
        <w:rPr>
          <w:rFonts w:hint="cs"/>
          <w:rtl/>
        </w:rPr>
        <w:t>,</w:t>
      </w:r>
      <w:r w:rsidRPr="00043784">
        <w:rPr>
          <w:rFonts w:hint="cs"/>
          <w:rtl/>
        </w:rPr>
        <w:t xml:space="preserve"> </w:t>
      </w:r>
    </w:p>
    <w:p w14:paraId="4113333E" w14:textId="77777777" w:rsidR="00291CBC" w:rsidRPr="000C1CD3" w:rsidRDefault="00063E29" w:rsidP="00063E29">
      <w:pPr>
        <w:pStyle w:val="affd"/>
        <w:widowControl w:val="0"/>
        <w:rPr>
          <w:rStyle w:val="af6"/>
          <w:rtl/>
        </w:rPr>
      </w:pPr>
      <w:r w:rsidRPr="00043784">
        <w:rPr>
          <w:rFonts w:hint="cs"/>
          <w:rtl/>
        </w:rPr>
        <w:t xml:space="preserve">והוא שיכול לאוכלו באכילת פרס, ובגדול אפי' אינו </w:t>
      </w:r>
      <w:del w:id="9092" w:author="הגהת סוכה" w:date="2026-09-27T12:23:34Z">
        <w:r w:rsidRPr="00043784">
          <w:rPr>
            <w:rFonts w:hint="cs"/>
            <w:rtl/>
          </w:rPr>
          <w:delText xml:space="preserve">יכול,</w:delText>
        </w:r>
      </w:del>
      <w:ins w:id="9093" w:author="הגהת סוכה" w:date="2026-09-27T12:23:34Z">
        <w:r w:rsidRPr="00043784">
          <w:rPr>
            <w:rFonts w:hint="cs"/>
            <w:rtl/>
          </w:rPr>
          <w:t xml:space="preserve">יכול, לאכול</w:t>
        </w:r>
      </w:ins>
      <w:del w:id="9094" w:author="הגהת סוכה" w:date="2026-09-27T12:23:34Z">
        <w:r w:rsidR="00E403A1" w:rsidRPr="00F8723C">
          <w:rPr>
            <w:rStyle w:val="ac"/>
            <w:rFonts w:cs="PFT_Frank" w:hint="cs"/>
            <w:sz w:val="14"/>
            <w:rtl/>
          </w:rPr>
          <w:delText xml:space="preserve">לאכול</w:delText>
        </w:r>
      </w:del>
      <w:r w:rsidR="00E403A1" w:rsidRPr="00F8723C">
        <w:rPr>
          <w:rStyle w:val="ac"/>
          <w:rFonts w:cs="PFT_Frank" w:hint="cs"/>
          <w:sz w:val="14"/>
          <w:rtl/>
        </w:rPr>
        <w:t xml:space="preserve"> כזית צלי-</w:t>
      </w:r>
      <w:r w:rsidRPr="00043784">
        <w:rPr>
          <w:rtl/>
        </w:rPr>
        <w:br/>
      </w:r>
      <w:r w:rsidR="00E403A1" w:rsidRPr="00043784">
        <w:rPr>
          <w:rFonts w:hint="cs"/>
          <w:rtl/>
        </w:rPr>
        <w:t xml:space="preserve"> שוחטין עליו הפסח </w:t>
      </w:r>
      <w:r w:rsidR="00E403A1" w:rsidRPr="00043784">
        <w:rPr>
          <w:rStyle w:val="af8"/>
          <w:rFonts w:hint="cs"/>
          <w:rtl/>
        </w:rPr>
        <w:t>איש לפי אכלו,</w:t>
      </w:r>
      <w:r w:rsidR="00E403A1" w:rsidRPr="00043784">
        <w:rPr>
          <w:rFonts w:hint="cs"/>
          <w:rtl/>
        </w:rPr>
        <w:t xml:space="preserve"> </w:t>
      </w:r>
    </w:p>
    <w:p w14:paraId="18A1964F" w14:textId="77777777" w:rsidR="00291CBC" w:rsidRPr="00043784" w:rsidRDefault="00E403A1" w:rsidP="00291CBC">
      <w:pPr>
        <w:pStyle w:val="affd"/>
        <w:widowControl w:val="0"/>
        <w:ind w:left="568" w:firstLine="284"/>
        <w:rPr>
          <w:rtl/>
        </w:rPr>
      </w:pPr>
      <w:r w:rsidRPr="000C1CD3">
        <w:rPr>
          <w:rStyle w:val="af6"/>
          <w:rFonts w:hint="cs"/>
          <w:rtl/>
        </w:rPr>
        <w:t>ר</w:t>
      </w:r>
      <w:r w:rsidRPr="000C1CD3">
        <w:rPr>
          <w:rStyle w:val="af6"/>
          <w:rtl/>
        </w:rPr>
        <w:t>"</w:t>
      </w:r>
      <w:r w:rsidRPr="000C1CD3">
        <w:rPr>
          <w:rStyle w:val="af6"/>
          <w:rFonts w:hint="cs"/>
          <w:rtl/>
        </w:rPr>
        <w:t>י:</w:t>
      </w:r>
      <w:r w:rsidRPr="00043784">
        <w:rPr>
          <w:rFonts w:hint="cs"/>
          <w:rtl/>
        </w:rPr>
        <w:t xml:space="preserve"> עד שיכול לברר אכילה, </w:t>
      </w:r>
    </w:p>
    <w:p w14:paraId="0A1024CD" w14:textId="77777777" w:rsidR="00E403A1" w:rsidRPr="00043784" w:rsidRDefault="00E403A1" w:rsidP="00291CBC">
      <w:pPr>
        <w:pStyle w:val="affd"/>
        <w:widowControl w:val="0"/>
        <w:ind w:left="568" w:firstLine="284"/>
        <w:rPr>
          <w:rtl/>
        </w:rPr>
      </w:pPr>
      <w:r w:rsidRPr="00043784">
        <w:rPr>
          <w:rFonts w:hint="cs"/>
          <w:rtl/>
        </w:rPr>
        <w:t xml:space="preserve">דנותנין לו צרור וזורקו אגוז ונוטלו. </w:t>
      </w:r>
    </w:p>
    <w:p w14:paraId="47F8692B" w14:textId="77777777" w:rsidR="009D377E" w:rsidRDefault="009D377E" w:rsidP="000D0BA7">
      <w:pPr>
        <w:pStyle w:val="afff3"/>
        <w:rPr>
          <w:del w:id="9104" w:author="הגהת סוכה" w:date="2026-09-27T12:23:34Z"/>
          <w:rtl/>
        </w:rPr>
        <w:sectPr w:rsidR="009D377E" w:rsidSect="009D377E">
          <w:headerReference w:type="even" r:id="rId12"/>
          <w:type w:val="nextColumn"/>
          <w:pgSz w:w="9639" w:h="14742" w:code="138"/>
          <w:pgMar w:top="567" w:right="1134" w:bottom="284" w:left="567" w:header="283" w:footer="113" w:gutter="0"/>
          <w:cols w:num="2" w:space="1134"/>
          <w:bidi/>
          <w:rtlGutter/>
          <w:docGrid w:linePitch="360"/>
        </w:sectPr>
      </w:pPr>
    </w:p>
    <w:p w14:paraId="2A55AF95" w14:textId="713E64F5" w:rsidR="001308E6" w:rsidRDefault="001308E6" w:rsidP="000D0BA7">
      <w:pPr>
        <w:pStyle w:val="Hadran"/>
        <w:rPr>
          <w:rtl/>
        </w:rPr>
        <w:pPrChange w:id="43057" w:author="Claude" w:date="2026-10-08T08:35:29Z">
          <w:pPr>
            <w:pStyle w:val="afff3"/>
            <w:rPr>
              <w:rtl/>
            </w:rPr>
          </w:pPr>
        </w:pPrChange>
      </w:pPr>
      <w:r w:rsidRPr="00832579">
        <w:rPr>
          <w:rFonts w:hint="cs"/>
          <w:rtl/>
        </w:rPr>
        <w:t>הדרן עלך לולב הגזול</w:t>
      </w:r>
    </w:p>
    <w:p w14:paraId="1FE76393" w14:textId="77777777" w:rsidR="009D377E" w:rsidRDefault="009D377E" w:rsidP="009D377E">
      <w:pPr>
        <w:pStyle w:val="afff"/>
        <w:rPr>
          <w:del w:id="9105" w:author="הגהת סוכה" w:date="2026-09-27T12:23:34Z"/>
          <w:rStyle w:val="afffd"/>
          <w:rtl/>
        </w:rPr>
        <w:sectPr w:rsidR="009D377E" w:rsidSect="009D377E">
          <w:type w:val="continuous"/>
          <w:pgSz w:w="9639" w:h="14742" w:code="138"/>
          <w:pgMar w:top="567" w:right="1134" w:bottom="284" w:left="567" w:header="283" w:footer="113" w:gutter="0"/>
          <w:cols w:space="1134"/>
          <w:bidi/>
          <w:rtlGutter/>
          <w:docGrid w:linePitch="360"/>
        </w:sectPr>
      </w:pPr>
      <w:bookmarkStart w:id="298" w:name="_Toc155720483"/>
    </w:p>
    <w:p w14:paraId="1F195390" w14:textId="326B803F" w:rsidR="009D377E" w:rsidRDefault="009D377E" w:rsidP="009D377E">
      <w:pPr>
        <w:pStyle w:val="afffb"/>
        <w:framePr w:wrap="around"/>
        <w:rPr>
          <w:del w:id="42043" w:author="Claude" w:date="2026-10-07T09:43:51Z"/>
          <w:rStyle w:val="afffd"/>
          <w:rtl/>
        </w:rPr>
      </w:pPr>
      <w:del w:id="42042" w:author="Claude" w:date="2026-10-07T09:43:51Z">
        <w:r>
          <w:rPr>
            <w:rStyle w:val="afffd"/>
            <w:rFonts w:hint="cs"/>
            <w:rtl/>
          </w:rPr>
          <w:lastRenderedPageBreak/>
          <w:delText xml:space="preserve">פרק רביעי </w:delText>
        </w:r>
      </w:del>
    </w:p>
    <w:p w14:paraId="4511E30E" w14:textId="0BA0E63A" w:rsidR="009D377E" w:rsidRDefault="009D377E" w:rsidP="009D377E">
      <w:pPr>
        <w:pStyle w:val="afffc"/>
        <w:framePr w:wrap="around"/>
        <w:rPr>
          <w:del w:id="42045" w:author="Claude" w:date="2026-10-07T09:43:51Z"/>
          <w:rStyle w:val="afffd"/>
          <w:rtl/>
        </w:rPr>
      </w:pPr>
      <w:del w:id="42044" w:author="Claude" w:date="2026-10-07T09:43:51Z">
        <w:r>
          <w:rPr>
            <w:rStyle w:val="afffd"/>
            <w:rFonts w:hint="cs"/>
            <w:rtl/>
          </w:rPr>
          <w:delText xml:space="preserve">לולב וערבה</w:delText>
        </w:r>
      </w:del>
    </w:p>
    <w:p>
      <w:pPr>
        <w:pStyle w:val="PetichatPerek"/>
        <w:widowControl w:val="0"/>
        <w:rPr>
          <w:ins w:id="40012" w:author="Claude" w:date="2026-10-06T14:10:05Z"/>
          <w:rStyle w:val="ac"/>
          <w:rFonts w:cs="PFT_Frank"/>
          <w:szCs w:val="16"/>
          <w:rtl/>
        </w:rPr>
        <w:pPrChange w:id="41031" w:author="Claude" w:date="2026-10-07T09:25:02Z">
          <w:pPr>
            <w:pStyle w:val="affb"/>
            <w:framePr w:h="79" w:hRule="exact" w:vSpace="0" w:wrap="notBeside" w:vAnchor="page" w:x="98" w:y="7285"/>
            <w:widowControl w:val="0"/>
            <w:rPr>
              <w:ins w:id="40012" w:author="Claude" w:date="2026-10-06T14:10:05Z"/>
              <w:rStyle w:val="ac"/>
              <w:rFonts w:cs="PFT_Frank"/>
              <w:szCs w:val="16"/>
              <w:rtl/>
            </w:rPr>
          </w:pPr>
        </w:pPrChange>
      </w:pPr>
      <w:ins w:id="40011" w:author="Claude" w:date="2026-10-06T14:10:05Z">
        <w:r w:rsidRPr="00C01657">
          <w:rPr>
            <w:rFonts w:ascii="BA Vilna Bold" w:hAnsi="BA Vilna Bold"/>
            <w:sz w:val="6"/>
            <w:rtl/>
          </w:rPr>
          <w:t xml:space="preserve">פרק רביעי - לולב וערבה</w:t>
        </w:r>
      </w:ins>
    </w:p>
    <w:p>
      <w:pPr>
        <w:pStyle w:val="MishnaBatzad"/>
        <w:rPr>
          <w:ins w:id="20259" w:author="קלוד" w:date="2026-10-06T10:10:33Z"/>
        </w:rPr>
      </w:pPr>
      <w:ins w:id="20258" w:author="קלוד" w:date="2026-10-06T10:10:33Z">
        <w:r>
          <w:t xml:space="preserve">משנה ב</w:t>
        </w:r>
      </w:ins>
    </w:p>
    <w:p w14:paraId="53D739EF" w14:textId="6D6D8F24" w:rsidR="00E403A1" w:rsidRPr="00C01657" w:rsidRDefault="00E403A1" w:rsidP="009D377E">
      <w:pPr>
        <w:pStyle w:val="afff"/>
        <w:rPr>
          <w:rtl/>
        </w:rPr>
      </w:pPr>
      <w:r w:rsidRPr="007A66B6">
        <w:rPr>
          <w:rStyle w:val="afffd"/>
          <w:rFonts w:hint="cs"/>
          <w:rtl/>
        </w:rPr>
        <w:t>לולב שבעה</w:t>
      </w:r>
      <w:r w:rsidR="00600668" w:rsidRPr="007A66B6">
        <w:rPr>
          <w:rStyle w:val="afffd"/>
          <w:rFonts w:hint="cs"/>
          <w:rtl/>
        </w:rPr>
        <w:t>:</w:t>
      </w:r>
      <w:r w:rsidRPr="00C01657">
        <w:rPr>
          <w:rFonts w:hint="cs"/>
          <w:rtl/>
        </w:rPr>
        <w:t xml:space="preserve"> יו</w:t>
      </w:r>
      <w:r w:rsidRPr="00C01657">
        <w:rPr>
          <w:rtl/>
        </w:rPr>
        <w:t>"</w:t>
      </w:r>
      <w:r w:rsidRPr="00C01657">
        <w:rPr>
          <w:rFonts w:hint="cs"/>
          <w:rtl/>
        </w:rPr>
        <w:t>ט א' שחל בשבת והשאר ששה.</w:t>
      </w:r>
      <w:bookmarkEnd w:id="298"/>
    </w:p>
    <w:p w14:paraId="02D67566" w14:textId="7382848F" w:rsidR="00E403A1" w:rsidRPr="00C01657" w:rsidRDefault="00E403A1" w:rsidP="009D377E">
      <w:pPr>
        <w:pStyle w:val="afff"/>
        <w:rPr>
          <w:rtl/>
        </w:rPr>
      </w:pPr>
      <w:bookmarkStart w:id="299" w:name="_Toc155720484"/>
      <w:r w:rsidRPr="007A66B6">
        <w:rPr>
          <w:rStyle w:val="afffd"/>
          <w:rtl/>
        </w:rPr>
        <w:t>ערבה</w:t>
      </w:r>
      <w:r w:rsidRPr="007A66B6">
        <w:rPr>
          <w:rStyle w:val="afffd"/>
          <w:rFonts w:hint="cs"/>
          <w:rtl/>
        </w:rPr>
        <w:t xml:space="preserve"> שבעה</w:t>
      </w:r>
      <w:r w:rsidR="00600668" w:rsidRPr="007A66B6">
        <w:rPr>
          <w:rStyle w:val="afffd"/>
          <w:rFonts w:hint="cs"/>
          <w:rtl/>
        </w:rPr>
        <w:t>:</w:t>
      </w:r>
      <w:r w:rsidRPr="00C01657">
        <w:rPr>
          <w:rFonts w:hint="cs"/>
          <w:rtl/>
        </w:rPr>
        <w:t xml:space="preserve"> י</w:t>
      </w:r>
      <w:r w:rsidR="00C07340" w:rsidRPr="00C01657">
        <w:rPr>
          <w:rFonts w:hint="cs"/>
          <w:rtl/>
        </w:rPr>
        <w:t>ו</w:t>
      </w:r>
      <w:r w:rsidRPr="00C01657">
        <w:rPr>
          <w:rFonts w:hint="cs"/>
          <w:rtl/>
        </w:rPr>
        <w:t>ם ז' שחל בשבת, והשאר ששה,</w:t>
      </w:r>
      <w:bookmarkEnd w:id="299"/>
      <w:r w:rsidRPr="00C01657">
        <w:rPr>
          <w:rFonts w:hint="cs"/>
          <w:rtl/>
        </w:rPr>
        <w:t xml:space="preserve"> </w:t>
      </w:r>
    </w:p>
    <w:p w14:paraId="72601FA4" w14:textId="546D2854" w:rsidR="00E403A1" w:rsidRPr="007A66B6" w:rsidRDefault="00E403A1" w:rsidP="009D377E">
      <w:pPr>
        <w:pStyle w:val="afff"/>
        <w:rPr>
          <w:rtl/>
        </w:rPr>
      </w:pPr>
      <w:bookmarkStart w:id="300" w:name="_Toc155720485"/>
      <w:r w:rsidRPr="007A66B6">
        <w:rPr>
          <w:rStyle w:val="afffd"/>
          <w:rFonts w:hint="cs"/>
          <w:spacing w:val="2"/>
          <w:rtl/>
        </w:rPr>
        <w:t>ה</w:t>
      </w:r>
      <w:r w:rsidRPr="00CB6EDE">
        <w:rPr>
          <w:rStyle w:val="afffd"/>
          <w:rFonts w:hint="cs"/>
          <w:spacing w:val="-2"/>
          <w:rtl/>
        </w:rPr>
        <w:t>לל ושמחה שמונה</w:t>
      </w:r>
      <w:r w:rsidR="00600668" w:rsidRPr="00CB6EDE">
        <w:rPr>
          <w:rStyle w:val="afffd"/>
          <w:rFonts w:hint="cs"/>
          <w:spacing w:val="-2"/>
          <w:rtl/>
        </w:rPr>
        <w:t>,</w:t>
      </w:r>
      <w:r w:rsidRPr="00CB6EDE">
        <w:rPr>
          <w:rFonts w:hint="cs"/>
          <w:rtl/>
        </w:rPr>
        <w:t xml:space="preserve"> </w:t>
      </w:r>
      <w:r w:rsidRPr="00CB6EDE">
        <w:rPr>
          <w:rStyle w:val="afffd"/>
          <w:rFonts w:hint="cs"/>
          <w:spacing w:val="-2"/>
          <w:rtl/>
        </w:rPr>
        <w:t>סוכה וניסוך המים שבעה, חליל חמשה וששה</w:t>
      </w:r>
      <w:r w:rsidRPr="007A66B6">
        <w:rPr>
          <w:rFonts w:hint="cs"/>
          <w:spacing w:val="2"/>
          <w:rtl/>
        </w:rPr>
        <w:t>.</w:t>
      </w:r>
      <w:bookmarkEnd w:id="300"/>
    </w:p>
    <w:p w14:paraId="0F67A348" w14:textId="616E868F" w:rsidR="004D26CC" w:rsidRPr="004D26CC" w:rsidRDefault="00E403A1" w:rsidP="009D377E">
      <w:pPr>
        <w:pStyle w:val="afff"/>
        <w:rPr>
          <w:rStyle w:val="afffd"/>
          <w:rtl/>
        </w:rPr>
      </w:pPr>
      <w:bookmarkStart w:id="301" w:name="_Toc155720486"/>
      <w:r w:rsidRPr="004D26CC">
        <w:rPr>
          <w:rStyle w:val="afffd"/>
          <w:rFonts w:hint="cs"/>
          <w:rtl/>
        </w:rPr>
        <w:t>לולב יו</w:t>
      </w:r>
      <w:r w:rsidRPr="004D26CC">
        <w:rPr>
          <w:rStyle w:val="afffd"/>
          <w:rtl/>
        </w:rPr>
        <w:t>"</w:t>
      </w:r>
      <w:r w:rsidRPr="004D26CC">
        <w:rPr>
          <w:rStyle w:val="afffd"/>
          <w:rFonts w:hint="cs"/>
          <w:rtl/>
        </w:rPr>
        <w:t>ט ראשון שחל בשבת</w:t>
      </w:r>
      <w:bookmarkEnd w:id="301"/>
    </w:p>
    <w:p w14:paraId="6CAADBB9" w14:textId="271FF0DA" w:rsidR="00C07340" w:rsidRPr="00C01657" w:rsidRDefault="00E403A1" w:rsidP="009D377E">
      <w:pPr>
        <w:pStyle w:val="a3"/>
        <w:rPr>
          <w:rtl/>
        </w:rPr>
      </w:pPr>
      <w:r w:rsidRPr="004D26CC">
        <w:rPr>
          <w:rFonts w:hint="cs"/>
          <w:rtl/>
        </w:rPr>
        <w:t>מוליכין לולביהן להר הבית</w:t>
      </w:r>
      <w:r w:rsidR="00C07340" w:rsidRPr="004D26CC">
        <w:rPr>
          <w:rFonts w:hint="cs"/>
          <w:rtl/>
        </w:rPr>
        <w:t>,</w:t>
      </w:r>
      <w:r w:rsidRPr="004D26CC">
        <w:rPr>
          <w:rFonts w:hint="cs"/>
          <w:rtl/>
        </w:rPr>
        <w:t xml:space="preserve"> וחזנין מקבלין וסודרין ע</w:t>
      </w:r>
      <w:r w:rsidRPr="004D26CC">
        <w:rPr>
          <w:rtl/>
        </w:rPr>
        <w:t>"</w:t>
      </w:r>
      <w:r w:rsidRPr="004D26CC">
        <w:rPr>
          <w:rFonts w:hint="cs"/>
          <w:rtl/>
        </w:rPr>
        <w:t>ג איצטבא</w:t>
      </w:r>
      <w:r w:rsidR="00C07340" w:rsidRPr="00C01657">
        <w:rPr>
          <w:rFonts w:hint="cs"/>
          <w:rtl/>
        </w:rPr>
        <w:t>,</w:t>
      </w:r>
    </w:p>
    <w:p w14:paraId="71BC3FDD" w14:textId="77777777" w:rsidR="00E403A1" w:rsidRPr="00C01657" w:rsidRDefault="00E403A1" w:rsidP="009D377E">
      <w:pPr>
        <w:pStyle w:val="a3"/>
        <w:rPr>
          <w:rtl/>
        </w:rPr>
      </w:pPr>
      <w:r w:rsidRPr="00C01657">
        <w:rPr>
          <w:rFonts w:hint="cs"/>
          <w:rtl/>
        </w:rPr>
        <w:t>וזקנים מניחין שלהם בלשכה, ומלמדין אותן לומר כל שלולבי בידו במתנה, למחר משכימין ובאין</w:t>
      </w:r>
      <w:r w:rsidR="00C07340" w:rsidRPr="00C01657">
        <w:rPr>
          <w:rFonts w:hint="cs"/>
          <w:rtl/>
        </w:rPr>
        <w:t>,</w:t>
      </w:r>
      <w:r w:rsidRPr="00C01657">
        <w:rPr>
          <w:rFonts w:hint="cs"/>
          <w:rtl/>
        </w:rPr>
        <w:t xml:space="preserve"> וחזנין זורקין לפניהן</w:t>
      </w:r>
      <w:r w:rsidR="00C07340" w:rsidRPr="00C01657">
        <w:rPr>
          <w:rFonts w:hint="cs"/>
          <w:rtl/>
        </w:rPr>
        <w:t>,</w:t>
      </w:r>
      <w:r w:rsidRPr="00C01657">
        <w:rPr>
          <w:rFonts w:hint="cs"/>
          <w:rtl/>
        </w:rPr>
        <w:t xml:space="preserve"> ומחטפין ומכין איש את חבירו, </w:t>
      </w:r>
    </w:p>
    <w:p w14:paraId="5DEB04A2" w14:textId="77777777" w:rsidR="00E403A1" w:rsidRPr="00C01657" w:rsidRDefault="00E403A1" w:rsidP="009D377E">
      <w:pPr>
        <w:pStyle w:val="a3"/>
        <w:rPr>
          <w:rtl/>
        </w:rPr>
      </w:pPr>
      <w:r w:rsidRPr="00163E8C">
        <w:rPr>
          <w:rFonts w:hint="cs"/>
          <w:rtl/>
        </w:rPr>
        <w:t>וכשראו ב</w:t>
      </w:r>
      <w:r w:rsidRPr="00163E8C">
        <w:rPr>
          <w:rtl/>
        </w:rPr>
        <w:t>"</w:t>
      </w:r>
      <w:r w:rsidRPr="00163E8C">
        <w:rPr>
          <w:rFonts w:hint="cs"/>
          <w:rtl/>
        </w:rPr>
        <w:t>ד שבאו לסכנה התקינו שכאו</w:t>
      </w:r>
      <w:r w:rsidRPr="00163E8C">
        <w:rPr>
          <w:rtl/>
        </w:rPr>
        <w:t>"</w:t>
      </w:r>
      <w:r w:rsidRPr="00163E8C">
        <w:rPr>
          <w:rFonts w:hint="cs"/>
          <w:rtl/>
        </w:rPr>
        <w:t>א נוטל בביתו</w:t>
      </w:r>
      <w:r w:rsidRPr="00C01657">
        <w:rPr>
          <w:rFonts w:hint="cs"/>
          <w:rtl/>
        </w:rPr>
        <w:t>.</w:t>
      </w:r>
    </w:p>
    <w:p w14:paraId="1C1DA4BA" w14:textId="77777777" w:rsidR="00E403A1" w:rsidRPr="00C01657" w:rsidRDefault="00E403A1" w:rsidP="009D377E">
      <w:pPr>
        <w:pStyle w:val="ad"/>
        <w:framePr w:wrap="around"/>
        <w:rPr>
          <w:rtl/>
        </w:rPr>
      </w:pPr>
      <w:bookmarkStart w:id="302" w:name="_Toc155720487"/>
      <w:r w:rsidRPr="00C01657">
        <w:rPr>
          <w:rFonts w:hint="cs"/>
          <w:rtl/>
        </w:rPr>
        <w:t>מג.</w:t>
      </w:r>
      <w:bookmarkEnd w:id="302"/>
    </w:p>
    <w:p w14:paraId="7DAFE3A3" w14:textId="77777777" w:rsidR="00600668" w:rsidRPr="00600668" w:rsidRDefault="00E403A1" w:rsidP="00600668">
      <w:pPr>
        <w:pStyle w:val="af1"/>
        <w:rPr>
          <w:rtl/>
        </w:rPr>
      </w:pPr>
      <w:bookmarkStart w:id="303" w:name="_Toc155720488"/>
      <w:r w:rsidRPr="00600668">
        <w:rPr>
          <w:rFonts w:hint="cs"/>
          <w:rtl/>
        </w:rPr>
        <w:t>לולב לא דחי שבת,</w:t>
      </w:r>
      <w:bookmarkEnd w:id="303"/>
      <w:r w:rsidRPr="00600668">
        <w:rPr>
          <w:rFonts w:hint="cs"/>
          <w:rtl/>
        </w:rPr>
        <w:t xml:space="preserve"> </w:t>
      </w:r>
    </w:p>
    <w:p w14:paraId="2588F6AD" w14:textId="77777777" w:rsidR="00600668" w:rsidRPr="00600668" w:rsidRDefault="00E403A1" w:rsidP="001711C4">
      <w:pPr>
        <w:pStyle w:val="31"/>
        <w:framePr w:wrap="notBeside"/>
        <w:rPr>
          <w:rtl/>
        </w:rPr>
      </w:pPr>
      <w:r w:rsidRPr="00600668">
        <w:rPr>
          <w:rFonts w:hint="cs"/>
          <w:rtl/>
        </w:rPr>
        <w:t>כרבה</w:t>
      </w:r>
      <w:r w:rsidR="00C07340" w:rsidRPr="00600668">
        <w:rPr>
          <w:rFonts w:hint="cs"/>
          <w:rtl/>
        </w:rPr>
        <w:t>:</w:t>
      </w:r>
    </w:p>
    <w:p w14:paraId="58F5D60D" w14:textId="3639995B" w:rsidR="00600668" w:rsidRPr="006F2339" w:rsidRDefault="00E403A1" w:rsidP="00600668">
      <w:pPr>
        <w:widowControl w:val="0"/>
        <w:rPr>
          <w:rtl/>
        </w:rPr>
      </w:pPr>
      <w:r w:rsidRPr="006F2339">
        <w:rPr>
          <w:rFonts w:hint="cs"/>
          <w:spacing w:val="-4"/>
          <w:rtl/>
        </w:rPr>
        <w:t xml:space="preserve">שמא ילך </w:t>
      </w:r>
      <w:r w:rsidR="006F2339" w:rsidRPr="006F2339">
        <w:rPr>
          <w:rFonts w:hint="cs"/>
          <w:spacing w:val="-4"/>
          <w:rtl/>
        </w:rPr>
        <w:t>לב</w:t>
      </w:r>
      <w:r w:rsidRPr="006F2339">
        <w:rPr>
          <w:rFonts w:hint="cs"/>
          <w:spacing w:val="-4"/>
          <w:rtl/>
        </w:rPr>
        <w:t>קי ללמוד ויעבירנו ד</w:t>
      </w:r>
      <w:r w:rsidR="00EC7607" w:rsidRPr="006F2339">
        <w:rPr>
          <w:rFonts w:hint="cs"/>
          <w:spacing w:val="-4"/>
          <w:rtl/>
        </w:rPr>
        <w:t xml:space="preserve">' אמות  </w:t>
      </w:r>
      <w:r w:rsidRPr="006F2339">
        <w:rPr>
          <w:rFonts w:hint="cs"/>
          <w:spacing w:val="-4"/>
          <w:rtl/>
        </w:rPr>
        <w:t>ברה</w:t>
      </w:r>
      <w:r w:rsidRPr="006F2339">
        <w:rPr>
          <w:spacing w:val="-4"/>
          <w:rtl/>
        </w:rPr>
        <w:t>"</w:t>
      </w:r>
      <w:r w:rsidRPr="006F2339">
        <w:rPr>
          <w:rFonts w:hint="cs"/>
          <w:spacing w:val="-4"/>
          <w:rtl/>
        </w:rPr>
        <w:t>ר</w:t>
      </w:r>
      <w:r w:rsidR="00C07340" w:rsidRPr="006F2339">
        <w:rPr>
          <w:rFonts w:hint="cs"/>
          <w:spacing w:val="-4"/>
          <w:rtl/>
        </w:rPr>
        <w:t>,</w:t>
      </w:r>
      <w:r w:rsidRPr="006F2339">
        <w:rPr>
          <w:rFonts w:hint="cs"/>
          <w:spacing w:val="-4"/>
          <w:rtl/>
        </w:rPr>
        <w:t xml:space="preserve"> וכטעם דשופר</w:t>
      </w:r>
      <w:r w:rsidRPr="006F2339">
        <w:rPr>
          <w:rFonts w:hint="cs"/>
          <w:rtl/>
        </w:rPr>
        <w:t xml:space="preserve"> ומגילה, ו</w:t>
      </w:r>
      <w:r w:rsidR="00EC7607" w:rsidRPr="006F2339">
        <w:rPr>
          <w:rFonts w:hint="cs"/>
          <w:rtl/>
        </w:rPr>
        <w:t xml:space="preserve">רק </w:t>
      </w:r>
      <w:r w:rsidRPr="006F2339">
        <w:rPr>
          <w:rFonts w:hint="cs"/>
          <w:rtl/>
        </w:rPr>
        <w:t>בראשון דישנו מהתורה בגבולין לא גזרו רבנן</w:t>
      </w:r>
    </w:p>
    <w:p w14:paraId="5E24E0AA" w14:textId="77777777" w:rsidR="00600668" w:rsidRPr="00600668" w:rsidRDefault="00C07340" w:rsidP="001711C4">
      <w:pPr>
        <w:pStyle w:val="31"/>
        <w:framePr w:wrap="notBeside"/>
        <w:rPr>
          <w:rtl/>
        </w:rPr>
      </w:pPr>
      <w:r w:rsidRPr="00600668">
        <w:rPr>
          <w:rFonts w:hint="cs"/>
          <w:rtl/>
        </w:rPr>
        <w:t>ועתה</w:t>
      </w:r>
    </w:p>
    <w:p w14:paraId="53C07D73" w14:textId="1BA90EC4" w:rsidR="00E403A1" w:rsidRPr="00043784" w:rsidRDefault="00235B8A" w:rsidP="00600668">
      <w:pPr>
        <w:widowControl w:val="0"/>
        <w:rPr>
          <w:rtl/>
        </w:rPr>
      </w:pPr>
      <w:r w:rsidRPr="00F8723C">
        <w:rPr>
          <w:rStyle w:val="ac"/>
          <w:rFonts w:cs="PFT_Frank" w:hint="cs"/>
          <w:sz w:val="14"/>
          <w:rtl/>
        </w:rPr>
        <w:t>בני בבל</w:t>
      </w:r>
      <w:r w:rsidRPr="00043784">
        <w:rPr>
          <w:rFonts w:hint="cs"/>
          <w:rtl/>
        </w:rPr>
        <w:t xml:space="preserve"> </w:t>
      </w:r>
      <w:r w:rsidR="00364245" w:rsidRPr="00043784">
        <w:rPr>
          <w:rFonts w:hint="cs"/>
          <w:rtl/>
        </w:rPr>
        <w:t>שאין</w:t>
      </w:r>
      <w:r w:rsidR="00C07340" w:rsidRPr="00043784">
        <w:rPr>
          <w:rFonts w:hint="cs"/>
          <w:rtl/>
        </w:rPr>
        <w:t xml:space="preserve"> יודעים בקביעת החודש</w:t>
      </w:r>
      <w:r w:rsidR="00E403A1" w:rsidRPr="00043784">
        <w:rPr>
          <w:rFonts w:hint="cs"/>
          <w:rtl/>
        </w:rPr>
        <w:t xml:space="preserve"> </w:t>
      </w:r>
      <w:r w:rsidR="00364245" w:rsidRPr="00043784">
        <w:rPr>
          <w:rFonts w:hint="cs"/>
          <w:rtl/>
        </w:rPr>
        <w:t>לא דוחים</w:t>
      </w:r>
      <w:r w:rsidR="0000449E" w:rsidRPr="0000449E">
        <w:rPr>
          <w:rStyle w:val="afff6"/>
          <w:rFonts w:hint="cs"/>
          <w:rtl/>
        </w:rPr>
        <w:t xml:space="preserve"> כדתנן </w:t>
      </w:r>
      <w:del w:id="9052" w:author="הגהת סוכה" w:date="2026-09-27T12:23:34Z">
        <w:r w:rsidR="0000449E" w:rsidRPr="0000449E">
          <w:rPr>
            <w:rStyle w:val="afff6"/>
            <w:rFonts w:hint="cs"/>
            <w:rtl/>
          </w:rPr>
          <w:delText xml:space="preserve">לביהכנ'ס</w:delText>
        </w:r>
      </w:del>
      <w:ins w:id="9053" w:author="הגהת סוכה" w:date="2026-09-27T12:23:34Z">
        <w:r w:rsidR="0000449E" w:rsidRPr="0000449E">
          <w:rPr>
            <w:rStyle w:val="afff6"/>
            <w:rFonts w:hint="cs"/>
            <w:rtl/>
          </w:rPr>
          <w:t xml:space="preserve">לביהכנ"ס</w:t>
        </w:r>
      </w:ins>
    </w:p>
    <w:p w14:paraId="1A997674" w14:textId="2B1161A3" w:rsidR="00235B8A" w:rsidRPr="00043784" w:rsidRDefault="00600668" w:rsidP="00235B8A">
      <w:pPr>
        <w:widowControl w:val="0"/>
        <w:rPr>
          <w:rtl/>
        </w:rPr>
      </w:pPr>
      <w:r>
        <w:rPr>
          <w:rStyle w:val="ac"/>
          <w:rFonts w:cs="PFT_Frank" w:hint="cs"/>
          <w:sz w:val="14"/>
          <w:rtl/>
        </w:rPr>
        <w:t>ב</w:t>
      </w:r>
      <w:r w:rsidR="00235B8A" w:rsidRPr="00F8723C">
        <w:rPr>
          <w:rStyle w:val="ac"/>
          <w:rFonts w:cs="PFT_Frank" w:hint="cs"/>
          <w:sz w:val="14"/>
          <w:rtl/>
        </w:rPr>
        <w:t>ני א''י</w:t>
      </w:r>
      <w:r w:rsidR="00235B8A" w:rsidRPr="00043784">
        <w:rPr>
          <w:rFonts w:hint="cs"/>
          <w:rtl/>
        </w:rPr>
        <w:t xml:space="preserve"> </w:t>
      </w:r>
      <w:r>
        <w:rPr>
          <w:rFonts w:hint="cs"/>
          <w:rtl/>
        </w:rPr>
        <w:t>ש</w:t>
      </w:r>
      <w:r w:rsidR="00235B8A" w:rsidRPr="00043784">
        <w:rPr>
          <w:rFonts w:hint="cs"/>
          <w:rtl/>
        </w:rPr>
        <w:t xml:space="preserve">יודעים בקביעת החודש </w:t>
      </w:r>
      <w:r w:rsidR="00235B8A" w:rsidRPr="00043784">
        <w:rPr>
          <w:rtl/>
        </w:rPr>
        <w:t>–</w:t>
      </w:r>
      <w:r w:rsidR="00235B8A" w:rsidRPr="00043784">
        <w:rPr>
          <w:rFonts w:hint="cs"/>
          <w:rtl/>
        </w:rPr>
        <w:t xml:space="preserve"> דחינן. </w:t>
      </w:r>
      <w:r w:rsidR="0000449E">
        <w:rPr>
          <w:rStyle w:val="afff6"/>
          <w:rtl/>
        </w:rPr>
        <w:tab/>
      </w:r>
      <w:r w:rsidR="0000449E">
        <w:rPr>
          <w:rStyle w:val="afff6"/>
          <w:rFonts w:hint="cs"/>
          <w:rtl/>
        </w:rPr>
        <w:t xml:space="preserve">    </w:t>
      </w:r>
      <w:r w:rsidR="0000449E" w:rsidRPr="0000449E">
        <w:rPr>
          <w:rStyle w:val="afff6"/>
          <w:rFonts w:hint="cs"/>
          <w:rtl/>
        </w:rPr>
        <w:t>כדתנן להר הבית</w:t>
      </w:r>
      <w:r w:rsidR="0000449E">
        <w:rPr>
          <w:rFonts w:hint="cs"/>
          <w:rtl/>
        </w:rPr>
        <w:t xml:space="preserve"> </w:t>
      </w:r>
    </w:p>
    <w:p w14:paraId="24BA86D9" w14:textId="568696B0" w:rsidR="00E403A1" w:rsidRPr="00600668" w:rsidRDefault="00E403A1" w:rsidP="00600668">
      <w:pPr>
        <w:pStyle w:val="af1"/>
        <w:rPr>
          <w:rtl/>
        </w:rPr>
      </w:pPr>
      <w:bookmarkStart w:id="304" w:name="_Toc155720489"/>
      <w:r w:rsidRPr="00600668">
        <w:rPr>
          <w:rFonts w:hint="cs"/>
          <w:rtl/>
        </w:rPr>
        <w:t>ישנו מהתורה בגבולין</w:t>
      </w:r>
      <w:bookmarkEnd w:id="304"/>
      <w:r w:rsidRPr="00600668">
        <w:rPr>
          <w:rFonts w:hint="cs"/>
          <w:rtl/>
        </w:rPr>
        <w:t xml:space="preserve"> </w:t>
      </w:r>
      <w:r w:rsidR="00333346">
        <w:rPr>
          <w:rtl/>
        </w:rPr>
        <w:t>–</w:t>
      </w:r>
      <w:r w:rsidR="00333346">
        <w:rPr>
          <w:rFonts w:hint="cs"/>
          <w:rtl/>
        </w:rPr>
        <w:t xml:space="preserve"> מנין.</w:t>
      </w:r>
    </w:p>
    <w:p w14:paraId="5A3969A3" w14:textId="77777777" w:rsidR="00600668" w:rsidRDefault="00E403A1" w:rsidP="00C07340">
      <w:pPr>
        <w:pStyle w:val="affd"/>
        <w:rPr>
          <w:rStyle w:val="af8"/>
          <w:rtl/>
        </w:rPr>
      </w:pPr>
      <w:r w:rsidRPr="00043784">
        <w:rPr>
          <w:rStyle w:val="af8"/>
          <w:rFonts w:hint="cs"/>
          <w:rtl/>
        </w:rPr>
        <w:t>ולקחתם</w:t>
      </w:r>
      <w:r w:rsidRPr="00043784">
        <w:rPr>
          <w:rFonts w:hint="cs"/>
          <w:rtl/>
        </w:rPr>
        <w:t xml:space="preserve"> ביד כאו</w:t>
      </w:r>
      <w:r w:rsidRPr="00043784">
        <w:rPr>
          <w:rtl/>
        </w:rPr>
        <w:t>"</w:t>
      </w:r>
      <w:r w:rsidRPr="00043784">
        <w:rPr>
          <w:rFonts w:hint="cs"/>
          <w:rtl/>
        </w:rPr>
        <w:t xml:space="preserve">א, </w:t>
      </w:r>
      <w:r w:rsidR="0074391A" w:rsidRPr="00043784">
        <w:rPr>
          <w:rStyle w:val="af8"/>
          <w:rFonts w:hint="cs"/>
          <w:rtl/>
        </w:rPr>
        <w:t xml:space="preserve"> </w:t>
      </w:r>
      <w:r w:rsidRPr="00043784">
        <w:rPr>
          <w:rStyle w:val="af8"/>
          <w:rFonts w:hint="cs"/>
          <w:rtl/>
        </w:rPr>
        <w:t xml:space="preserve">לכם </w:t>
      </w:r>
      <w:r w:rsidRPr="00043784">
        <w:rPr>
          <w:rFonts w:hint="cs"/>
          <w:rtl/>
        </w:rPr>
        <w:t xml:space="preserve">משלכם, </w:t>
      </w:r>
      <w:r w:rsidRPr="00043784">
        <w:rPr>
          <w:rStyle w:val="af8"/>
          <w:rFonts w:hint="cs"/>
          <w:rtl/>
        </w:rPr>
        <w:t>ביום</w:t>
      </w:r>
      <w:r w:rsidRPr="00043784">
        <w:rPr>
          <w:rFonts w:hint="cs"/>
          <w:rtl/>
        </w:rPr>
        <w:t xml:space="preserve"> אפי' בשבת, </w:t>
      </w:r>
    </w:p>
    <w:p w14:paraId="22D3FE96" w14:textId="5952D81B" w:rsidR="00E403A1" w:rsidRPr="00043784" w:rsidRDefault="00E403A1" w:rsidP="005719E5">
      <w:pPr>
        <w:pStyle w:val="affd"/>
        <w:spacing w:after="60"/>
        <w:rPr>
          <w:rStyle w:val="af8"/>
          <w:rtl/>
        </w:rPr>
      </w:pPr>
      <w:r w:rsidRPr="00043784">
        <w:rPr>
          <w:rStyle w:val="af8"/>
          <w:rFonts w:hint="cs"/>
          <w:rtl/>
        </w:rPr>
        <w:t>ראשון</w:t>
      </w:r>
      <w:r w:rsidRPr="00043784">
        <w:rPr>
          <w:rFonts w:hint="cs"/>
          <w:rtl/>
        </w:rPr>
        <w:t xml:space="preserve"> אפי' בגבולין,</w:t>
      </w:r>
      <w:r w:rsidR="00C07340" w:rsidRPr="00043784">
        <w:rPr>
          <w:rStyle w:val="af8"/>
          <w:rFonts w:hint="cs"/>
          <w:rtl/>
        </w:rPr>
        <w:t xml:space="preserve">   </w:t>
      </w:r>
      <w:r w:rsidRPr="00043784">
        <w:rPr>
          <w:rStyle w:val="af8"/>
          <w:rFonts w:hint="cs"/>
          <w:rtl/>
        </w:rPr>
        <w:t>הראשון</w:t>
      </w:r>
      <w:r w:rsidRPr="00043784">
        <w:rPr>
          <w:rFonts w:hint="cs"/>
          <w:rtl/>
        </w:rPr>
        <w:t xml:space="preserve"> דדוחה רק יו</w:t>
      </w:r>
      <w:r w:rsidRPr="00043784">
        <w:rPr>
          <w:rtl/>
        </w:rPr>
        <w:t>"</w:t>
      </w:r>
      <w:r w:rsidRPr="00043784">
        <w:rPr>
          <w:rFonts w:hint="cs"/>
          <w:rtl/>
        </w:rPr>
        <w:t xml:space="preserve">ט ראשון, </w:t>
      </w:r>
    </w:p>
    <w:p w14:paraId="39DA8C78" w14:textId="77E2358A" w:rsidR="00C07340" w:rsidRPr="000C1CD3" w:rsidRDefault="00E403A1" w:rsidP="005C2357">
      <w:pPr>
        <w:rPr>
          <w:rStyle w:val="af6"/>
          <w:rtl/>
        </w:rPr>
      </w:pPr>
      <w:r w:rsidRPr="00043784">
        <w:rPr>
          <w:rStyle w:val="af8"/>
          <w:rFonts w:hint="cs"/>
          <w:rtl/>
        </w:rPr>
        <w:t>ביום</w:t>
      </w:r>
      <w:r w:rsidRPr="00043784">
        <w:rPr>
          <w:rFonts w:hint="cs"/>
          <w:rtl/>
        </w:rPr>
        <w:t xml:space="preserve"> ואפי' בשבת,</w:t>
      </w:r>
      <w:r w:rsidR="005C2357">
        <w:rPr>
          <w:rFonts w:hint="cs"/>
          <w:rtl/>
        </w:rPr>
        <w:t xml:space="preserve"> -</w:t>
      </w:r>
      <w:r w:rsidR="005C2357" w:rsidRPr="000C1CD3">
        <w:rPr>
          <w:rStyle w:val="af6"/>
          <w:rFonts w:hint="cs"/>
          <w:rtl/>
        </w:rPr>
        <w:t xml:space="preserve"> כ</w:t>
      </w:r>
      <w:r w:rsidRPr="000C1CD3">
        <w:rPr>
          <w:rStyle w:val="af6"/>
          <w:rFonts w:hint="cs"/>
          <w:rtl/>
        </w:rPr>
        <w:t>ר</w:t>
      </w:r>
      <w:r w:rsidRPr="000C1CD3">
        <w:rPr>
          <w:rStyle w:val="af6"/>
          <w:rtl/>
        </w:rPr>
        <w:t>"</w:t>
      </w:r>
      <w:r w:rsidRPr="000C1CD3">
        <w:rPr>
          <w:rStyle w:val="af6"/>
          <w:rFonts w:hint="cs"/>
          <w:rtl/>
        </w:rPr>
        <w:t>א</w:t>
      </w:r>
      <w:r w:rsidR="00C07340" w:rsidRPr="000C1CD3">
        <w:rPr>
          <w:rStyle w:val="af6"/>
          <w:rFonts w:hint="cs"/>
          <w:rtl/>
        </w:rPr>
        <w:t>:</w:t>
      </w:r>
      <w:r w:rsidR="005C2357" w:rsidRPr="000C1CD3">
        <w:rPr>
          <w:rStyle w:val="af6"/>
          <w:rFonts w:hint="cs"/>
          <w:rtl/>
        </w:rPr>
        <w:t xml:space="preserve"> </w:t>
      </w:r>
      <w:r w:rsidRPr="00043784">
        <w:rPr>
          <w:rFonts w:hint="cs"/>
          <w:rtl/>
        </w:rPr>
        <w:t xml:space="preserve">דלולב ומכשיריו דוחין שבת, </w:t>
      </w:r>
    </w:p>
    <w:p w14:paraId="21FCAC3A" w14:textId="77777777" w:rsidR="005719E5" w:rsidRDefault="00600668" w:rsidP="001711C4">
      <w:pPr>
        <w:pStyle w:val="31"/>
        <w:framePr w:wrap="notBeside"/>
        <w:rPr>
          <w:rtl/>
        </w:rPr>
      </w:pPr>
      <w:r w:rsidRPr="000C1CD3">
        <w:rPr>
          <w:rStyle w:val="af6"/>
          <w:rFonts w:hint="cs"/>
          <w:rtl/>
        </w:rPr>
        <w:t>ו</w:t>
      </w:r>
      <w:r w:rsidR="00E403A1" w:rsidRPr="000C1CD3">
        <w:rPr>
          <w:rStyle w:val="af6"/>
          <w:rFonts w:hint="cs"/>
          <w:rtl/>
        </w:rPr>
        <w:t>לרבנן:</w:t>
      </w:r>
    </w:p>
    <w:p w14:paraId="46513F25" w14:textId="62805D3D" w:rsidR="00600668" w:rsidRDefault="00E403A1" w:rsidP="004C512B">
      <w:pPr>
        <w:widowControl w:val="0"/>
        <w:rPr>
          <w:rtl/>
        </w:rPr>
      </w:pPr>
      <w:r w:rsidRPr="00043784">
        <w:rPr>
          <w:rStyle w:val="af8"/>
          <w:rFonts w:hint="cs"/>
          <w:rtl/>
        </w:rPr>
        <w:t>ביום</w:t>
      </w:r>
      <w:r w:rsidRPr="00043784">
        <w:rPr>
          <w:rFonts w:hint="cs"/>
          <w:rtl/>
        </w:rPr>
        <w:t xml:space="preserve"> ולא בלילה, </w:t>
      </w:r>
      <w:r w:rsidR="004C512B">
        <w:rPr>
          <w:rFonts w:hint="cs"/>
          <w:rtl/>
        </w:rPr>
        <w:t xml:space="preserve"> </w:t>
      </w:r>
      <w:r w:rsidR="004C512B" w:rsidRPr="000C1CD3">
        <w:rPr>
          <w:rStyle w:val="af6"/>
          <w:rtl/>
        </w:rPr>
        <w:tab/>
      </w:r>
      <w:r w:rsidR="004C512B" w:rsidRPr="000C1CD3">
        <w:rPr>
          <w:rStyle w:val="af6"/>
          <w:rFonts w:hint="cs"/>
          <w:rtl/>
        </w:rPr>
        <w:t xml:space="preserve">    </w:t>
      </w:r>
      <w:r w:rsidRPr="000C1CD3">
        <w:rPr>
          <w:rStyle w:val="af6"/>
          <w:rFonts w:hint="cs"/>
          <w:rtl/>
        </w:rPr>
        <w:t>לר</w:t>
      </w:r>
      <w:r w:rsidRPr="000C1CD3">
        <w:rPr>
          <w:rStyle w:val="af6"/>
          <w:rtl/>
        </w:rPr>
        <w:t>"</w:t>
      </w:r>
      <w:r w:rsidRPr="000C1CD3">
        <w:rPr>
          <w:rStyle w:val="af6"/>
          <w:rFonts w:hint="cs"/>
          <w:rtl/>
        </w:rPr>
        <w:t>א</w:t>
      </w:r>
      <w:r w:rsidR="00652824" w:rsidRPr="000C1CD3">
        <w:rPr>
          <w:rStyle w:val="af6"/>
          <w:rFonts w:hint="cs"/>
          <w:rtl/>
        </w:rPr>
        <w:t>:</w:t>
      </w:r>
      <w:r w:rsidR="004C512B" w:rsidRPr="000C1CD3">
        <w:rPr>
          <w:rStyle w:val="af6"/>
          <w:rFonts w:hint="cs"/>
          <w:rtl/>
        </w:rPr>
        <w:t xml:space="preserve"> </w:t>
      </w:r>
      <w:r w:rsidRPr="00043784">
        <w:rPr>
          <w:rStyle w:val="af8"/>
          <w:rFonts w:hint="cs"/>
          <w:rtl/>
        </w:rPr>
        <w:t>שבעת ימים</w:t>
      </w:r>
      <w:r w:rsidRPr="00043784">
        <w:rPr>
          <w:rFonts w:hint="cs"/>
          <w:rtl/>
        </w:rPr>
        <w:t xml:space="preserve"> ולא לילות, </w:t>
      </w:r>
    </w:p>
    <w:p w14:paraId="7ED21141" w14:textId="77777777" w:rsidR="005719E5" w:rsidRDefault="00E403A1" w:rsidP="001711C4">
      <w:pPr>
        <w:pStyle w:val="31"/>
        <w:framePr w:wrap="notBeside"/>
        <w:rPr>
          <w:rtl/>
        </w:rPr>
      </w:pPr>
      <w:r w:rsidRPr="000C1CD3">
        <w:rPr>
          <w:rStyle w:val="af6"/>
          <w:rFonts w:hint="cs"/>
          <w:rtl/>
        </w:rPr>
        <w:t>לרבנן</w:t>
      </w:r>
      <w:r w:rsidR="00652824" w:rsidRPr="000C1CD3">
        <w:rPr>
          <w:rStyle w:val="af6"/>
          <w:rFonts w:hint="cs"/>
          <w:rtl/>
        </w:rPr>
        <w:t>:</w:t>
      </w:r>
    </w:p>
    <w:p w14:paraId="43F0F4D7" w14:textId="754E47DB" w:rsidR="00356AE1" w:rsidRPr="006F2339" w:rsidRDefault="00356AE1" w:rsidP="005719E5">
      <w:pPr>
        <w:spacing w:after="60"/>
        <w:rPr>
          <w:spacing w:val="-2"/>
          <w:rtl/>
        </w:rPr>
      </w:pPr>
      <w:r w:rsidRPr="006F2339">
        <w:rPr>
          <w:rFonts w:hint="cs"/>
          <w:spacing w:val="-2"/>
          <w:rtl/>
        </w:rPr>
        <w:t>אי מ</w:t>
      </w:r>
      <w:r w:rsidR="00600668" w:rsidRPr="006F2339">
        <w:rPr>
          <w:rFonts w:hint="cs"/>
          <w:spacing w:val="-2"/>
          <w:rtl/>
        </w:rPr>
        <w:t>ש</w:t>
      </w:r>
      <w:r w:rsidRPr="006F2339">
        <w:rPr>
          <w:rFonts w:hint="cs"/>
          <w:spacing w:val="-2"/>
          <w:rtl/>
        </w:rPr>
        <w:t>ם נילף מ</w:t>
      </w:r>
      <w:r w:rsidR="00E403A1" w:rsidRPr="006F2339">
        <w:rPr>
          <w:rFonts w:hint="cs"/>
          <w:spacing w:val="-2"/>
          <w:rtl/>
        </w:rPr>
        <w:t xml:space="preserve">סוכה </w:t>
      </w:r>
      <w:r w:rsidR="00E403A1" w:rsidRPr="006F2339">
        <w:rPr>
          <w:rStyle w:val="af8"/>
          <w:rFonts w:hint="cs"/>
          <w:spacing w:val="-2"/>
          <w:rtl/>
        </w:rPr>
        <w:t>שבעת ימים</w:t>
      </w:r>
      <w:r w:rsidR="00E403A1" w:rsidRPr="006F2339">
        <w:rPr>
          <w:rFonts w:hint="cs"/>
          <w:spacing w:val="-2"/>
          <w:rtl/>
        </w:rPr>
        <w:t xml:space="preserve"> ואפי' לילות, </w:t>
      </w:r>
    </w:p>
    <w:p w14:paraId="0DEDB1C0" w14:textId="2043E585" w:rsidR="00E81455" w:rsidRPr="00043784" w:rsidRDefault="00356AE1" w:rsidP="00F52B99">
      <w:pPr>
        <w:widowControl w:val="0"/>
        <w:rPr>
          <w:rtl/>
        </w:rPr>
      </w:pPr>
      <w:r w:rsidRPr="00F8723C">
        <w:rPr>
          <w:rStyle w:val="ac"/>
          <w:rFonts w:cs="PFT_Frank" w:hint="cs"/>
          <w:sz w:val="14"/>
          <w:rtl/>
        </w:rPr>
        <w:t>סוכה</w:t>
      </w:r>
      <w:r w:rsidRPr="00043784">
        <w:rPr>
          <w:rFonts w:hint="cs"/>
          <w:rtl/>
        </w:rPr>
        <w:t xml:space="preserve"> </w:t>
      </w:r>
      <w:r w:rsidRPr="00043784">
        <w:rPr>
          <w:rStyle w:val="af8"/>
          <w:rFonts w:hint="cs"/>
          <w:rtl/>
        </w:rPr>
        <w:t>ימים</w:t>
      </w:r>
      <w:r w:rsidRPr="00043784">
        <w:rPr>
          <w:rFonts w:hint="cs"/>
          <w:rtl/>
        </w:rPr>
        <w:t xml:space="preserve"> ואפי' לילות, </w:t>
      </w:r>
      <w:r w:rsidR="00E403A1" w:rsidRPr="00043784">
        <w:rPr>
          <w:rFonts w:hint="cs"/>
          <w:rtl/>
        </w:rPr>
        <w:t>דילפי' ממלואים</w:t>
      </w:r>
      <w:r w:rsidRPr="00043784">
        <w:rPr>
          <w:rFonts w:hint="cs"/>
          <w:rtl/>
        </w:rPr>
        <w:t>,</w:t>
      </w:r>
      <w:r w:rsidR="00E403A1" w:rsidRPr="00043784">
        <w:rPr>
          <w:rFonts w:hint="cs"/>
          <w:rtl/>
        </w:rPr>
        <w:t xml:space="preserve"> ולא מלולב שמצוותו שעה, ו</w:t>
      </w:r>
      <w:r w:rsidRPr="00043784">
        <w:rPr>
          <w:rFonts w:hint="cs"/>
          <w:rtl/>
        </w:rPr>
        <w:t>אפי</w:t>
      </w:r>
      <w:r w:rsidR="004C512B">
        <w:rPr>
          <w:rFonts w:hint="cs"/>
          <w:rtl/>
        </w:rPr>
        <w:t>'</w:t>
      </w:r>
      <w:r w:rsidRPr="00043784">
        <w:rPr>
          <w:rFonts w:hint="cs"/>
          <w:rtl/>
        </w:rPr>
        <w:t xml:space="preserve"> דדמי ד</w:t>
      </w:r>
      <w:r w:rsidR="00E403A1" w:rsidRPr="00043784">
        <w:rPr>
          <w:rFonts w:hint="cs"/>
          <w:rtl/>
        </w:rPr>
        <w:t>מצוותו לדורות</w:t>
      </w:r>
      <w:r w:rsidR="00F52B99" w:rsidRPr="00043784">
        <w:rPr>
          <w:rFonts w:hint="cs"/>
          <w:rtl/>
        </w:rPr>
        <w:t xml:space="preserve"> </w:t>
      </w:r>
    </w:p>
    <w:p w14:paraId="7B945FC6" w14:textId="77777777" w:rsidR="00600668" w:rsidRPr="00600668" w:rsidRDefault="00E403A1" w:rsidP="001711C4">
      <w:pPr>
        <w:pStyle w:val="31"/>
        <w:framePr w:wrap="notBeside"/>
        <w:rPr>
          <w:rtl/>
        </w:rPr>
      </w:pPr>
      <w:r w:rsidRPr="00600668">
        <w:rPr>
          <w:rFonts w:hint="cs"/>
          <w:rtl/>
        </w:rPr>
        <w:t>-</w:t>
      </w:r>
    </w:p>
    <w:p w14:paraId="72C8DDD3" w14:textId="45CA3597" w:rsidR="00E403A1" w:rsidRPr="00043784" w:rsidRDefault="00E403A1" w:rsidP="00600668">
      <w:pPr>
        <w:spacing w:after="60"/>
        <w:rPr>
          <w:rtl/>
        </w:rPr>
      </w:pPr>
      <w:r w:rsidRPr="00043784">
        <w:rPr>
          <w:rStyle w:val="af8"/>
          <w:rFonts w:hint="cs"/>
          <w:rtl/>
        </w:rPr>
        <w:t xml:space="preserve">תשבו תשבו </w:t>
      </w:r>
      <w:r w:rsidRPr="00043784">
        <w:rPr>
          <w:rFonts w:hint="cs"/>
          <w:rtl/>
        </w:rPr>
        <w:t>לגז</w:t>
      </w:r>
      <w:r w:rsidRPr="00043784">
        <w:rPr>
          <w:rtl/>
        </w:rPr>
        <w:t>"</w:t>
      </w:r>
      <w:r w:rsidRPr="00043784">
        <w:rPr>
          <w:rFonts w:hint="cs"/>
          <w:rtl/>
        </w:rPr>
        <w:t>ש</w:t>
      </w:r>
      <w:r w:rsidR="00C07340" w:rsidRPr="00043784">
        <w:rPr>
          <w:rFonts w:hint="cs"/>
          <w:rtl/>
        </w:rPr>
        <w:t>,</w:t>
      </w:r>
      <w:r w:rsidRPr="00043784">
        <w:rPr>
          <w:rFonts w:hint="cs"/>
          <w:rtl/>
        </w:rPr>
        <w:t xml:space="preserve"> </w:t>
      </w:r>
      <w:r w:rsidRPr="00043784">
        <w:rPr>
          <w:rStyle w:val="af8"/>
          <w:rFonts w:hint="cs"/>
          <w:rtl/>
        </w:rPr>
        <w:t xml:space="preserve">ימים </w:t>
      </w:r>
      <w:r w:rsidRPr="00043784">
        <w:rPr>
          <w:rFonts w:hint="cs"/>
          <w:rtl/>
        </w:rPr>
        <w:t xml:space="preserve">ואפי' לילות. </w:t>
      </w:r>
    </w:p>
    <w:p w14:paraId="59244A90" w14:textId="77777777" w:rsidR="00600668" w:rsidRPr="009462D1" w:rsidRDefault="00600668" w:rsidP="00600668">
      <w:pPr>
        <w:pStyle w:val="affb"/>
        <w:framePr w:h="79" w:hRule="exact" w:vSpace="0" w:wrap="notBeside" w:vAnchor="page" w:x="98" w:y="7285"/>
        <w:widowControl w:val="0"/>
        <w:rPr>
          <w:del w:id="40014" w:author="Claude" w:date="2026-10-06T14:10:05Z"/>
          <w:rStyle w:val="ac"/>
          <w:rFonts w:cs="PFT_Frank"/>
          <w:szCs w:val="16"/>
          <w:rtl/>
        </w:rPr>
      </w:pPr>
      <w:del w:id="40013" w:author="Claude" w:date="2026-10-06T14:10:05Z">
        <w:r w:rsidRPr="00C01657">
          <w:rPr>
            <w:rFonts w:ascii="BA Vilna Bold" w:hAnsi="BA Vilna Bold"/>
            <w:sz w:val="6"/>
            <w:rtl/>
          </w:rPr>
          <w:delText xml:space="preserve">פרק רביעי · לולב וערבה</w:delText>
        </w:r>
      </w:del>
    </w:p>
    <w:p w14:paraId="352C383C" w14:textId="77777777" w:rsidR="00ED2EEA" w:rsidRDefault="00ED2EEA" w:rsidP="009D377E">
      <w:pPr>
        <w:pStyle w:val="ad"/>
        <w:framePr w:wrap="around"/>
        <w:rPr>
          <w:rStyle w:val="a6"/>
          <w:rtl/>
        </w:rPr>
      </w:pPr>
      <w:bookmarkStart w:id="305" w:name="_Toc155720490"/>
      <w:r>
        <w:rPr>
          <w:rStyle w:val="a6"/>
          <w:rFonts w:hint="cs"/>
          <w:rtl/>
        </w:rPr>
        <w:t xml:space="preserve">מג: </w:t>
      </w:r>
    </w:p>
    <w:p w14:paraId="218ED67A" w14:textId="57355C8C" w:rsidR="00600668" w:rsidRDefault="00E403A1" w:rsidP="00600668">
      <w:pPr>
        <w:rPr>
          <w:rtl/>
        </w:rPr>
      </w:pPr>
      <w:r w:rsidRPr="00600668">
        <w:rPr>
          <w:rStyle w:val="a6"/>
          <w:rFonts w:hint="cs"/>
          <w:rtl/>
        </w:rPr>
        <w:t>ערבה שבעה</w:t>
      </w:r>
      <w:bookmarkEnd w:id="305"/>
      <w:r w:rsidR="003B64CF" w:rsidRPr="00600668">
        <w:rPr>
          <w:rFonts w:hint="cs"/>
          <w:rtl/>
        </w:rPr>
        <w:t xml:space="preserve"> [בז</w:t>
      </w:r>
      <w:r w:rsidR="00ED2EEA">
        <w:rPr>
          <w:rFonts w:hint="cs"/>
          <w:rtl/>
        </w:rPr>
        <w:t>'</w:t>
      </w:r>
      <w:r w:rsidR="003B64CF" w:rsidRPr="00600668">
        <w:rPr>
          <w:rFonts w:hint="cs"/>
          <w:rtl/>
        </w:rPr>
        <w:t xml:space="preserve"> דוחה שבת]</w:t>
      </w:r>
      <w:r w:rsidRPr="00600668">
        <w:rPr>
          <w:rFonts w:hint="cs"/>
          <w:rtl/>
        </w:rPr>
        <w:t xml:space="preserve"> כדי לפרסמה שהיא מהתורה</w:t>
      </w:r>
      <w:r w:rsidR="0074391A" w:rsidRPr="00600668">
        <w:rPr>
          <w:rFonts w:hint="cs"/>
          <w:rtl/>
        </w:rPr>
        <w:t>,</w:t>
      </w:r>
      <w:r w:rsidR="00600668" w:rsidRPr="00600668">
        <w:rPr>
          <w:rFonts w:hint="cs"/>
          <w:rtl/>
        </w:rPr>
        <w:t xml:space="preserve"> </w:t>
      </w:r>
    </w:p>
    <w:p w14:paraId="1EF2E802" w14:textId="4AEA8220" w:rsidR="0074391A" w:rsidRPr="00600668" w:rsidRDefault="00E403A1" w:rsidP="00600668">
      <w:pPr>
        <w:rPr>
          <w:rtl/>
        </w:rPr>
      </w:pPr>
      <w:r w:rsidRPr="00600668">
        <w:rPr>
          <w:rFonts w:hint="cs"/>
          <w:rtl/>
        </w:rPr>
        <w:t xml:space="preserve">לא גזרו </w:t>
      </w:r>
      <w:r w:rsidR="0074391A" w:rsidRPr="00600668">
        <w:rPr>
          <w:rtl/>
        </w:rPr>
        <w:t>–</w:t>
      </w:r>
      <w:r w:rsidR="0074391A" w:rsidRPr="00600668">
        <w:rPr>
          <w:rFonts w:hint="cs"/>
          <w:rtl/>
        </w:rPr>
        <w:t xml:space="preserve"> </w:t>
      </w:r>
      <w:r w:rsidRPr="00600668">
        <w:rPr>
          <w:rFonts w:hint="cs"/>
          <w:rtl/>
        </w:rPr>
        <w:t>ד</w:t>
      </w:r>
      <w:r w:rsidR="0074391A" w:rsidRPr="00600668">
        <w:rPr>
          <w:rFonts w:hint="cs"/>
          <w:rtl/>
        </w:rPr>
        <w:t xml:space="preserve">רק </w:t>
      </w:r>
      <w:r w:rsidRPr="00600668">
        <w:rPr>
          <w:rFonts w:hint="cs"/>
          <w:rtl/>
        </w:rPr>
        <w:t>לשלוחי בי</w:t>
      </w:r>
      <w:r w:rsidRPr="00600668">
        <w:rPr>
          <w:rtl/>
        </w:rPr>
        <w:t>"</w:t>
      </w:r>
      <w:r w:rsidRPr="00600668">
        <w:rPr>
          <w:rFonts w:hint="cs"/>
          <w:rtl/>
        </w:rPr>
        <w:t xml:space="preserve">ד מסור, </w:t>
      </w:r>
    </w:p>
    <w:p w14:paraId="67BB4E0B" w14:textId="77777777" w:rsidR="0074391A" w:rsidRPr="00043784" w:rsidRDefault="003B64CF" w:rsidP="00600668">
      <w:pPr>
        <w:rPr>
          <w:rtl/>
        </w:rPr>
      </w:pPr>
      <w:r w:rsidRPr="00043784">
        <w:rPr>
          <w:rFonts w:hint="cs"/>
          <w:rtl/>
        </w:rPr>
        <w:t>ו</w:t>
      </w:r>
      <w:r w:rsidR="00E403A1" w:rsidRPr="00043784">
        <w:rPr>
          <w:rFonts w:hint="cs"/>
          <w:rtl/>
        </w:rPr>
        <w:t xml:space="preserve">לולב </w:t>
      </w:r>
      <w:r w:rsidRPr="00043784">
        <w:rPr>
          <w:rFonts w:hint="cs"/>
          <w:rtl/>
        </w:rPr>
        <w:t xml:space="preserve">[בשאר ימים] </w:t>
      </w:r>
      <w:r w:rsidR="0074391A" w:rsidRPr="00043784">
        <w:rPr>
          <w:rFonts w:hint="cs"/>
          <w:rtl/>
        </w:rPr>
        <w:t>ש</w:t>
      </w:r>
      <w:r w:rsidR="00E403A1" w:rsidRPr="00043784">
        <w:rPr>
          <w:rFonts w:hint="cs"/>
          <w:rtl/>
        </w:rPr>
        <w:t>לכל מסור</w:t>
      </w:r>
      <w:r w:rsidR="0074391A" w:rsidRPr="00043784">
        <w:rPr>
          <w:rFonts w:hint="cs"/>
          <w:rtl/>
        </w:rPr>
        <w:t>,</w:t>
      </w:r>
      <w:r w:rsidR="00E403A1" w:rsidRPr="00043784">
        <w:rPr>
          <w:rFonts w:hint="cs"/>
          <w:rtl/>
        </w:rPr>
        <w:t xml:space="preserve"> </w:t>
      </w:r>
      <w:r w:rsidR="0074391A" w:rsidRPr="00043784">
        <w:rPr>
          <w:rFonts w:hint="cs"/>
          <w:rtl/>
        </w:rPr>
        <w:t xml:space="preserve">- </w:t>
      </w:r>
      <w:r w:rsidR="00E403A1" w:rsidRPr="00043784">
        <w:rPr>
          <w:rFonts w:hint="cs"/>
          <w:rtl/>
        </w:rPr>
        <w:t xml:space="preserve">חיישי כגזירת </w:t>
      </w:r>
      <w:r w:rsidR="00E403A1" w:rsidRPr="000C1CD3">
        <w:rPr>
          <w:rStyle w:val="af6"/>
          <w:rFonts w:hint="cs"/>
          <w:rtl/>
        </w:rPr>
        <w:t>רבה</w:t>
      </w:r>
      <w:r w:rsidR="00E403A1" w:rsidRPr="00043784">
        <w:rPr>
          <w:rFonts w:hint="cs"/>
          <w:rtl/>
        </w:rPr>
        <w:t xml:space="preserve">, </w:t>
      </w:r>
    </w:p>
    <w:p w14:paraId="17ADFA7A" w14:textId="77777777" w:rsidR="0074391A" w:rsidRPr="00043784" w:rsidRDefault="00E403A1" w:rsidP="0074391A">
      <w:pPr>
        <w:rPr>
          <w:rtl/>
        </w:rPr>
      </w:pPr>
      <w:r w:rsidRPr="00043784">
        <w:rPr>
          <w:rFonts w:hint="cs"/>
          <w:rtl/>
        </w:rPr>
        <w:t>ולא דחי' כל יום</w:t>
      </w:r>
      <w:r w:rsidR="0074391A" w:rsidRPr="00043784">
        <w:rPr>
          <w:rFonts w:hint="cs"/>
          <w:rtl/>
        </w:rPr>
        <w:t>,</w:t>
      </w:r>
      <w:r w:rsidRPr="00043784">
        <w:rPr>
          <w:rFonts w:hint="cs"/>
          <w:rtl/>
        </w:rPr>
        <w:t xml:space="preserve"> </w:t>
      </w:r>
      <w:r w:rsidR="00D446C4" w:rsidRPr="00043784">
        <w:rPr>
          <w:rFonts w:hint="cs"/>
          <w:rtl/>
        </w:rPr>
        <w:t xml:space="preserve">- </w:t>
      </w:r>
      <w:r w:rsidRPr="00043784">
        <w:rPr>
          <w:rFonts w:hint="cs"/>
          <w:rtl/>
        </w:rPr>
        <w:t xml:space="preserve">שלא יזלזלו בלולב, </w:t>
      </w:r>
    </w:p>
    <w:p w14:paraId="086EE52D" w14:textId="77777777" w:rsidR="0074391A" w:rsidRPr="00043784" w:rsidRDefault="003B64CF" w:rsidP="003D6607">
      <w:pPr>
        <w:rPr>
          <w:rtl/>
        </w:rPr>
      </w:pPr>
      <w:r w:rsidRPr="00043784">
        <w:rPr>
          <w:rFonts w:hint="cs"/>
          <w:rtl/>
        </w:rPr>
        <w:t>וערבה לא דוחה</w:t>
      </w:r>
      <w:r w:rsidR="00E403A1" w:rsidRPr="00043784">
        <w:rPr>
          <w:rFonts w:hint="cs"/>
          <w:rtl/>
        </w:rPr>
        <w:t xml:space="preserve"> בראשון </w:t>
      </w:r>
      <w:r w:rsidRPr="00043784">
        <w:rPr>
          <w:rtl/>
        </w:rPr>
        <w:t>–</w:t>
      </w:r>
      <w:r w:rsidR="00E403A1" w:rsidRPr="00043784">
        <w:rPr>
          <w:rFonts w:hint="cs"/>
          <w:rtl/>
        </w:rPr>
        <w:t>ד</w:t>
      </w:r>
      <w:r w:rsidRPr="00043784">
        <w:rPr>
          <w:rFonts w:hint="cs"/>
          <w:rtl/>
        </w:rPr>
        <w:t>יאמרו מחמת הלולב דוחה.</w:t>
      </w:r>
    </w:p>
    <w:p w14:paraId="215AB46F" w14:textId="77777777" w:rsidR="0074391A" w:rsidRPr="00043784" w:rsidRDefault="003B64CF" w:rsidP="0074391A">
      <w:pPr>
        <w:rPr>
          <w:rtl/>
        </w:rPr>
      </w:pPr>
      <w:r w:rsidRPr="00043784">
        <w:rPr>
          <w:rFonts w:hint="cs"/>
          <w:rtl/>
        </w:rPr>
        <w:t>ולא דוחה באחד מהן</w:t>
      </w:r>
      <w:r w:rsidR="00D446C4" w:rsidRPr="00043784">
        <w:rPr>
          <w:rFonts w:hint="cs"/>
          <w:rtl/>
        </w:rPr>
        <w:t xml:space="preserve"> </w:t>
      </w:r>
      <w:r w:rsidR="00E403A1" w:rsidRPr="00043784">
        <w:rPr>
          <w:rFonts w:hint="cs"/>
          <w:rtl/>
        </w:rPr>
        <w:t>כי</w:t>
      </w:r>
      <w:r w:rsidRPr="00043784">
        <w:rPr>
          <w:rFonts w:hint="cs"/>
          <w:rtl/>
        </w:rPr>
        <w:t>ון שיצאה מראשון העמדנוה בשביעי</w:t>
      </w:r>
    </w:p>
    <w:p w14:paraId="2FC8CBEF" w14:textId="77777777" w:rsidR="00404F12" w:rsidRPr="00043784" w:rsidRDefault="008D4A14" w:rsidP="00E81455">
      <w:pPr>
        <w:rPr>
          <w:rtl/>
        </w:rPr>
      </w:pPr>
      <w:r w:rsidRPr="00F8723C">
        <w:rPr>
          <w:rStyle w:val="ac"/>
          <w:rFonts w:cs="PFT_Frank" w:hint="cs"/>
          <w:sz w:val="14"/>
          <w:rtl/>
        </w:rPr>
        <w:t>בני בבל,</w:t>
      </w:r>
      <w:r w:rsidRPr="00043784">
        <w:rPr>
          <w:rFonts w:hint="cs"/>
          <w:rtl/>
        </w:rPr>
        <w:t xml:space="preserve"> שאינם יודעים</w:t>
      </w:r>
      <w:r w:rsidR="0074391A" w:rsidRPr="00043784">
        <w:rPr>
          <w:rFonts w:hint="cs"/>
          <w:rtl/>
        </w:rPr>
        <w:t xml:space="preserve"> בקביעות החודש לא דוחים</w:t>
      </w:r>
      <w:r w:rsidR="00404F12" w:rsidRPr="00043784">
        <w:rPr>
          <w:rFonts w:hint="cs"/>
          <w:rtl/>
        </w:rPr>
        <w:t>,</w:t>
      </w:r>
      <w:r w:rsidR="0074391A" w:rsidRPr="00043784">
        <w:rPr>
          <w:rFonts w:hint="cs"/>
          <w:rtl/>
        </w:rPr>
        <w:t xml:space="preserve"> </w:t>
      </w:r>
    </w:p>
    <w:p w14:paraId="45445FD9" w14:textId="77777777" w:rsidR="00E403A1" w:rsidRPr="000C1CD3" w:rsidRDefault="008D4A14" w:rsidP="00E81455">
      <w:pPr>
        <w:rPr>
          <w:rStyle w:val="af6"/>
          <w:rtl/>
        </w:rPr>
      </w:pPr>
      <w:r w:rsidRPr="00F8723C">
        <w:rPr>
          <w:rStyle w:val="ac"/>
          <w:rFonts w:cs="PFT_Frank" w:hint="cs"/>
          <w:sz w:val="14"/>
          <w:rtl/>
        </w:rPr>
        <w:t xml:space="preserve">ובני </w:t>
      </w:r>
      <w:r w:rsidR="00E81455" w:rsidRPr="00F8723C">
        <w:rPr>
          <w:rStyle w:val="ac"/>
          <w:rFonts w:cs="PFT_Frank" w:hint="cs"/>
          <w:sz w:val="14"/>
          <w:rtl/>
        </w:rPr>
        <w:t>ב</w:t>
      </w:r>
      <w:r w:rsidRPr="00F8723C">
        <w:rPr>
          <w:rStyle w:val="ac"/>
          <w:rFonts w:cs="PFT_Frank" w:hint="cs"/>
          <w:sz w:val="14"/>
          <w:rtl/>
        </w:rPr>
        <w:t>ארץ ישראל,</w:t>
      </w:r>
      <w:r w:rsidRPr="00043784">
        <w:rPr>
          <w:rFonts w:hint="cs"/>
          <w:rtl/>
        </w:rPr>
        <w:t xml:space="preserve">  </w:t>
      </w:r>
      <w:r w:rsidRPr="000C1CD3">
        <w:rPr>
          <w:rStyle w:val="af6"/>
          <w:rFonts w:hint="cs"/>
          <w:rtl/>
        </w:rPr>
        <w:t>בר הדיא</w:t>
      </w:r>
      <w:r w:rsidRPr="00043784">
        <w:rPr>
          <w:rFonts w:hint="cs"/>
          <w:rtl/>
        </w:rPr>
        <w:t xml:space="preserve">: </w:t>
      </w:r>
      <w:r w:rsidR="00E403A1" w:rsidRPr="00043784">
        <w:rPr>
          <w:rFonts w:hint="cs"/>
          <w:rtl/>
        </w:rPr>
        <w:t xml:space="preserve">לא </w:t>
      </w:r>
      <w:r w:rsidR="00E81455" w:rsidRPr="00043784">
        <w:rPr>
          <w:rFonts w:hint="cs"/>
          <w:rtl/>
        </w:rPr>
        <w:t>חל</w:t>
      </w:r>
      <w:r w:rsidRPr="00043784">
        <w:rPr>
          <w:rFonts w:hint="cs"/>
          <w:rtl/>
        </w:rPr>
        <w:t xml:space="preserve"> בשבת</w:t>
      </w:r>
      <w:r w:rsidR="00E403A1" w:rsidRPr="00043784">
        <w:rPr>
          <w:rFonts w:hint="cs"/>
          <w:rtl/>
        </w:rPr>
        <w:t xml:space="preserve">, </w:t>
      </w:r>
    </w:p>
    <w:p w14:paraId="6B1DE15E" w14:textId="77777777" w:rsidR="008D4A14" w:rsidRPr="00043784" w:rsidRDefault="00404F12" w:rsidP="003B64CF">
      <w:pPr>
        <w:pStyle w:val="affd"/>
        <w:rPr>
          <w:rtl/>
        </w:rPr>
      </w:pPr>
      <w:r w:rsidRPr="000C1CD3">
        <w:rPr>
          <w:rStyle w:val="af6"/>
          <w:rFonts w:hint="cs"/>
          <w:rtl/>
        </w:rPr>
        <w:t xml:space="preserve"> </w:t>
      </w:r>
      <w:r w:rsidR="008D4A14" w:rsidRPr="000C1CD3">
        <w:rPr>
          <w:rStyle w:val="af6"/>
          <w:rFonts w:hint="cs"/>
          <w:rtl/>
        </w:rPr>
        <w:t xml:space="preserve"> </w:t>
      </w:r>
      <w:r w:rsidR="008D4A14" w:rsidRPr="000C1CD3">
        <w:rPr>
          <w:rStyle w:val="af6"/>
          <w:rFonts w:hint="cs"/>
          <w:rtl/>
        </w:rPr>
        <w:tab/>
        <w:t xml:space="preserve">     </w:t>
      </w:r>
      <w:r w:rsidR="003B64CF" w:rsidRPr="000C1CD3">
        <w:rPr>
          <w:rStyle w:val="af6"/>
          <w:rFonts w:hint="cs"/>
          <w:rtl/>
        </w:rPr>
        <w:t xml:space="preserve">       </w:t>
      </w:r>
      <w:r w:rsidRPr="000C1CD3">
        <w:rPr>
          <w:rStyle w:val="af6"/>
          <w:rFonts w:hint="cs"/>
          <w:rtl/>
        </w:rPr>
        <w:t xml:space="preserve">        </w:t>
      </w:r>
      <w:r w:rsidR="00E403A1" w:rsidRPr="000C1CD3">
        <w:rPr>
          <w:rStyle w:val="af6"/>
          <w:rFonts w:hint="cs"/>
          <w:rtl/>
        </w:rPr>
        <w:t>רבין ודעימיה</w:t>
      </w:r>
      <w:r w:rsidR="008D4A14" w:rsidRPr="000C1CD3">
        <w:rPr>
          <w:rStyle w:val="af6"/>
          <w:rFonts w:hint="cs"/>
          <w:rtl/>
        </w:rPr>
        <w:t>:</w:t>
      </w:r>
      <w:r w:rsidR="00E81455" w:rsidRPr="00043784">
        <w:rPr>
          <w:rFonts w:hint="cs"/>
          <w:rtl/>
        </w:rPr>
        <w:t xml:space="preserve"> חל</w:t>
      </w:r>
      <w:r w:rsidR="00E403A1" w:rsidRPr="00043784">
        <w:rPr>
          <w:rFonts w:hint="cs"/>
          <w:rtl/>
        </w:rPr>
        <w:t xml:space="preserve"> ולא ד</w:t>
      </w:r>
      <w:r w:rsidR="003B64CF" w:rsidRPr="00043784">
        <w:rPr>
          <w:rFonts w:hint="cs"/>
          <w:rtl/>
        </w:rPr>
        <w:t>וחים</w:t>
      </w:r>
      <w:r w:rsidR="00E403A1" w:rsidRPr="00043784">
        <w:rPr>
          <w:rFonts w:hint="cs"/>
          <w:rtl/>
        </w:rPr>
        <w:t xml:space="preserve">, </w:t>
      </w:r>
    </w:p>
    <w:p w14:paraId="745BD5AC" w14:textId="77777777" w:rsidR="008D4A14" w:rsidRPr="00F8723C" w:rsidRDefault="008D4A14" w:rsidP="00404F12">
      <w:pPr>
        <w:rPr>
          <w:rStyle w:val="ac"/>
          <w:rFonts w:cs="PFT_Frank"/>
          <w:sz w:val="14"/>
          <w:rtl/>
        </w:rPr>
      </w:pPr>
      <w:r w:rsidRPr="00043784">
        <w:rPr>
          <w:rFonts w:hint="cs"/>
          <w:rtl/>
        </w:rPr>
        <w:t>-</w:t>
      </w:r>
      <w:r w:rsidRPr="000C1CD3">
        <w:rPr>
          <w:rStyle w:val="af6"/>
          <w:rFonts w:hint="cs"/>
          <w:rtl/>
        </w:rPr>
        <w:t>רב יוסף:</w:t>
      </w:r>
      <w:r w:rsidRPr="00043784">
        <w:rPr>
          <w:rFonts w:hint="cs"/>
          <w:rtl/>
        </w:rPr>
        <w:t xml:space="preserve"> ד</w:t>
      </w:r>
      <w:r w:rsidR="00E403A1" w:rsidRPr="00043784">
        <w:rPr>
          <w:rFonts w:hint="cs"/>
          <w:rtl/>
        </w:rPr>
        <w:t>מצוות</w:t>
      </w:r>
      <w:r w:rsidRPr="00043784">
        <w:rPr>
          <w:rFonts w:hint="cs"/>
          <w:rtl/>
        </w:rPr>
        <w:t>ה</w:t>
      </w:r>
      <w:r w:rsidR="00E403A1" w:rsidRPr="00043784">
        <w:rPr>
          <w:rFonts w:hint="cs"/>
          <w:rtl/>
        </w:rPr>
        <w:t xml:space="preserve"> במקדש בזקיפה ו</w:t>
      </w:r>
      <w:r w:rsidRPr="00043784">
        <w:rPr>
          <w:rFonts w:hint="cs"/>
          <w:rtl/>
        </w:rPr>
        <w:t>רק ה</w:t>
      </w:r>
      <w:r w:rsidR="00E403A1" w:rsidRPr="00043784">
        <w:rPr>
          <w:rFonts w:hint="cs"/>
          <w:rtl/>
        </w:rPr>
        <w:t>לולב בנטילה</w:t>
      </w:r>
      <w:r w:rsidR="00E81455" w:rsidRPr="00043784">
        <w:rPr>
          <w:rFonts w:hint="cs"/>
          <w:rtl/>
        </w:rPr>
        <w:t>,</w:t>
      </w:r>
    </w:p>
    <w:p w14:paraId="2504B225" w14:textId="77777777" w:rsidR="00600668" w:rsidRPr="00600668" w:rsidRDefault="008D4A14" w:rsidP="001711C4">
      <w:pPr>
        <w:pStyle w:val="31"/>
        <w:framePr w:wrap="notBeside"/>
        <w:rPr>
          <w:rtl/>
        </w:rPr>
      </w:pPr>
      <w:r w:rsidRPr="00600668">
        <w:rPr>
          <w:rFonts w:hint="cs"/>
          <w:rtl/>
        </w:rPr>
        <w:t>והך</w:t>
      </w:r>
    </w:p>
    <w:p w14:paraId="02211183" w14:textId="1F355B08" w:rsidR="008D4A14" w:rsidRPr="00F8723C" w:rsidRDefault="008D4A14" w:rsidP="00404F12">
      <w:pPr>
        <w:rPr>
          <w:rStyle w:val="ac"/>
          <w:rFonts w:cs="PFT_Frank"/>
          <w:sz w:val="14"/>
          <w:rtl/>
        </w:rPr>
      </w:pPr>
      <w:r w:rsidRPr="00043784">
        <w:rPr>
          <w:rFonts w:hint="cs"/>
          <w:rtl/>
        </w:rPr>
        <w:t xml:space="preserve">דמקיפין המזבח בשביעי </w:t>
      </w:r>
      <w:r w:rsidR="00E403A1" w:rsidRPr="00043784">
        <w:rPr>
          <w:rFonts w:hint="cs"/>
          <w:rtl/>
        </w:rPr>
        <w:t>ז</w:t>
      </w:r>
      <w:r w:rsidRPr="00043784">
        <w:rPr>
          <w:rFonts w:hint="cs"/>
          <w:rtl/>
        </w:rPr>
        <w:t>'</w:t>
      </w:r>
      <w:r w:rsidR="00E403A1" w:rsidRPr="00043784">
        <w:rPr>
          <w:rFonts w:hint="cs"/>
          <w:rtl/>
        </w:rPr>
        <w:t xml:space="preserve"> פעמים- בלולב, </w:t>
      </w:r>
    </w:p>
    <w:p w14:paraId="4132206B" w14:textId="77777777" w:rsidR="00600668" w:rsidRPr="00600668" w:rsidRDefault="00E403A1" w:rsidP="001711C4">
      <w:pPr>
        <w:pStyle w:val="31"/>
        <w:framePr w:wrap="notBeside"/>
        <w:rPr>
          <w:rtl/>
        </w:rPr>
      </w:pPr>
      <w:r w:rsidRPr="00600668">
        <w:rPr>
          <w:rFonts w:hint="cs"/>
          <w:rtl/>
        </w:rPr>
        <w:t>והך</w:t>
      </w:r>
    </w:p>
    <w:p w14:paraId="49A982F7" w14:textId="538DE254" w:rsidR="00E403A1" w:rsidRPr="00043784" w:rsidRDefault="00E403A1" w:rsidP="008D4A14">
      <w:pPr>
        <w:pStyle w:val="affd"/>
        <w:rPr>
          <w:rtl/>
        </w:rPr>
      </w:pPr>
      <w:r w:rsidRPr="000C1CD3">
        <w:rPr>
          <w:rStyle w:val="af6"/>
          <w:rFonts w:hint="cs"/>
          <w:rtl/>
        </w:rPr>
        <w:t>דר</w:t>
      </w:r>
      <w:r w:rsidRPr="000C1CD3">
        <w:rPr>
          <w:rStyle w:val="af6"/>
          <w:rtl/>
        </w:rPr>
        <w:t>"</w:t>
      </w:r>
      <w:r w:rsidRPr="000C1CD3">
        <w:rPr>
          <w:rStyle w:val="af6"/>
          <w:rFonts w:hint="cs"/>
          <w:rtl/>
        </w:rPr>
        <w:t>נ</w:t>
      </w:r>
      <w:r w:rsidR="008D4A14" w:rsidRPr="000C1CD3">
        <w:rPr>
          <w:rStyle w:val="af6"/>
          <w:rFonts w:hint="cs"/>
          <w:rtl/>
        </w:rPr>
        <w:t>:</w:t>
      </w:r>
      <w:r w:rsidRPr="00043784">
        <w:rPr>
          <w:rFonts w:hint="cs"/>
          <w:rtl/>
        </w:rPr>
        <w:t xml:space="preserve"> </w:t>
      </w:r>
      <w:r w:rsidR="008D4A14" w:rsidRPr="00043784">
        <w:rPr>
          <w:rFonts w:hint="cs"/>
          <w:rtl/>
        </w:rPr>
        <w:t xml:space="preserve">דמקיפין </w:t>
      </w:r>
      <w:r w:rsidRPr="00043784">
        <w:rPr>
          <w:rFonts w:hint="cs"/>
          <w:rtl/>
        </w:rPr>
        <w:t>בערבה</w:t>
      </w:r>
      <w:r w:rsidR="008D4A14" w:rsidRPr="00043784">
        <w:rPr>
          <w:rFonts w:hint="cs"/>
          <w:rtl/>
        </w:rPr>
        <w:t>,</w:t>
      </w:r>
      <w:r w:rsidRPr="00043784">
        <w:rPr>
          <w:rFonts w:hint="cs"/>
          <w:rtl/>
        </w:rPr>
        <w:t xml:space="preserve"> -</w:t>
      </w:r>
      <w:r w:rsidR="008D4A14" w:rsidRPr="00043784">
        <w:rPr>
          <w:rFonts w:hint="cs"/>
          <w:rtl/>
        </w:rPr>
        <w:t xml:space="preserve">    </w:t>
      </w:r>
      <w:r w:rsidR="008D4A14" w:rsidRPr="000C1CD3">
        <w:rPr>
          <w:rStyle w:val="af6"/>
          <w:rFonts w:hint="cs"/>
          <w:rtl/>
        </w:rPr>
        <w:t>רב יוסף</w:t>
      </w:r>
      <w:r w:rsidRPr="000C1CD3">
        <w:rPr>
          <w:rStyle w:val="af6"/>
          <w:rFonts w:hint="cs"/>
          <w:rtl/>
        </w:rPr>
        <w:t xml:space="preserve"> ס</w:t>
      </w:r>
      <w:r w:rsidRPr="000C1CD3">
        <w:rPr>
          <w:rStyle w:val="af6"/>
          <w:rtl/>
        </w:rPr>
        <w:t>"</w:t>
      </w:r>
      <w:r w:rsidRPr="000C1CD3">
        <w:rPr>
          <w:rStyle w:val="af6"/>
          <w:rFonts w:hint="cs"/>
          <w:rtl/>
        </w:rPr>
        <w:t>ל</w:t>
      </w:r>
      <w:r w:rsidR="008D4A14" w:rsidRPr="000C1CD3">
        <w:rPr>
          <w:rStyle w:val="af6"/>
          <w:rFonts w:hint="cs"/>
          <w:rtl/>
        </w:rPr>
        <w:t>:</w:t>
      </w:r>
      <w:r w:rsidRPr="000C1CD3">
        <w:rPr>
          <w:rStyle w:val="af6"/>
          <w:rFonts w:hint="cs"/>
          <w:rtl/>
        </w:rPr>
        <w:t xml:space="preserve"> </w:t>
      </w:r>
      <w:r w:rsidRPr="00043784">
        <w:rPr>
          <w:rFonts w:hint="cs"/>
          <w:rtl/>
        </w:rPr>
        <w:t>בלולב.</w:t>
      </w:r>
    </w:p>
    <w:p w14:paraId="0712164D" w14:textId="77777777" w:rsidR="00404F12" w:rsidRPr="00043784" w:rsidRDefault="00D446C4" w:rsidP="00BF6844">
      <w:pPr>
        <w:pStyle w:val="affd"/>
        <w:spacing w:before="60"/>
        <w:rPr>
          <w:rtl/>
        </w:rPr>
      </w:pPr>
      <w:r w:rsidRPr="000C1CD3">
        <w:rPr>
          <w:rStyle w:val="af6"/>
          <w:rFonts w:hint="cs"/>
          <w:rtl/>
        </w:rPr>
        <w:t>ר''א</w:t>
      </w:r>
      <w:r w:rsidR="00BF6844" w:rsidRPr="000C1CD3">
        <w:rPr>
          <w:rStyle w:val="af6"/>
          <w:rFonts w:hint="cs"/>
          <w:rtl/>
        </w:rPr>
        <w:t>:</w:t>
      </w:r>
      <w:r w:rsidRPr="00043784">
        <w:rPr>
          <w:rFonts w:hint="cs"/>
          <w:rtl/>
        </w:rPr>
        <w:t xml:space="preserve"> בלולב, </w:t>
      </w:r>
      <w:r w:rsidRPr="000C1CD3">
        <w:rPr>
          <w:rStyle w:val="af6"/>
          <w:rFonts w:hint="cs"/>
          <w:rtl/>
        </w:rPr>
        <w:t>ר''ח  ור''נ</w:t>
      </w:r>
      <w:r w:rsidR="00BF6844" w:rsidRPr="000C1CD3">
        <w:rPr>
          <w:rStyle w:val="af6"/>
          <w:rFonts w:hint="cs"/>
          <w:rtl/>
        </w:rPr>
        <w:t>:</w:t>
      </w:r>
      <w:r w:rsidRPr="00043784">
        <w:rPr>
          <w:rFonts w:hint="cs"/>
          <w:rtl/>
        </w:rPr>
        <w:t xml:space="preserve"> בערבה, </w:t>
      </w:r>
      <w:r w:rsidRPr="000C1CD3">
        <w:rPr>
          <w:rStyle w:val="af6"/>
          <w:rFonts w:hint="cs"/>
          <w:rtl/>
        </w:rPr>
        <w:t xml:space="preserve">רבא לרי''צ </w:t>
      </w:r>
      <w:r w:rsidR="00BF6844" w:rsidRPr="000C1CD3">
        <w:rPr>
          <w:rStyle w:val="af6"/>
          <w:rFonts w:hint="cs"/>
          <w:rtl/>
        </w:rPr>
        <w:t>דאביו כר''א,</w:t>
      </w:r>
      <w:r w:rsidR="00BF6844" w:rsidRPr="00043784">
        <w:rPr>
          <w:rFonts w:hint="cs"/>
          <w:rtl/>
        </w:rPr>
        <w:t xml:space="preserve"> </w:t>
      </w:r>
      <w:r w:rsidR="00BF6844" w:rsidRPr="006D6217">
        <w:rPr>
          <w:rFonts w:cs="PFT_Frank" w:hint="cs"/>
          <w:b/>
          <w:bCs/>
          <w:sz w:val="14"/>
          <w:szCs w:val="14"/>
          <w:rtl/>
        </w:rPr>
        <w:t>והקשהו</w:t>
      </w:r>
      <w:r w:rsidR="00BF6844" w:rsidRPr="00043784">
        <w:rPr>
          <w:rFonts w:hint="cs"/>
          <w:rtl/>
        </w:rPr>
        <w:t xml:space="preserve"> </w:t>
      </w:r>
      <w:r w:rsidR="00BF6844" w:rsidRPr="00F8723C">
        <w:rPr>
          <w:rStyle w:val="ac"/>
          <w:rFonts w:cs="PFT_Frank" w:hint="cs"/>
          <w:sz w:val="14"/>
          <w:rtl/>
        </w:rPr>
        <w:t>מ</w:t>
      </w:r>
      <w:r w:rsidR="00E403A1" w:rsidRPr="00F8723C">
        <w:rPr>
          <w:rStyle w:val="ac"/>
          <w:rFonts w:cs="PFT_Frank" w:hint="cs"/>
          <w:sz w:val="14"/>
          <w:rtl/>
        </w:rPr>
        <w:t xml:space="preserve">מעשה שחל שביעי דערבה בשבת </w:t>
      </w:r>
      <w:r>
        <w:rPr>
          <w:rFonts w:hint="cs"/>
          <w:rtl/>
        </w:rPr>
        <w:t xml:space="preserve">והביאו מרביות </w:t>
      </w:r>
      <w:r>
        <w:rPr>
          <w:rStyle w:val="af6"/>
          <w:rFonts w:hint="cs"/>
          <w:rtl/>
          <w:rPrChange w:id="9073" w:author="מנוע אמוראים" w:date="2026-10-05T16:41:47Z">
            <w:rPr>
              <w:rFonts w:hint="cs"/>
              <w:rtl/>
            </w:rPr>
          </w:rPrChange>
        </w:rPr>
        <w:t xml:space="preserve">מער</w:t>
      </w:r>
      <w:r>
        <w:rPr>
          <w:rStyle w:val="af6"/>
          <w:rtl/>
          <w:rPrChange w:id="9074" w:author="מנוע אמוראים" w:date="2026-10-05T16:41:47Z">
            <w:rPr>
              <w:rtl/>
            </w:rPr>
          </w:rPrChange>
        </w:rPr>
        <w:t xml:space="preserve">"</w:t>
      </w:r>
      <w:r>
        <w:rPr>
          <w:rStyle w:val="af6"/>
          <w:rFonts w:hint="cs"/>
          <w:rtl/>
          <w:rPrChange w:id="9075" w:author="מנוע אמוראים" w:date="2026-10-05T16:41:47Z">
            <w:rPr>
              <w:rFonts w:hint="cs"/>
              <w:rtl/>
            </w:rPr>
          </w:rPrChange>
        </w:rPr>
        <w:t xml:space="preserve">ש</w:t>
      </w:r>
      <w:r>
        <w:rPr>
          <w:rFonts w:hint="cs"/>
          <w:rtl/>
        </w:rPr>
        <w:t xml:space="preserve"> והניחום בעזרה, והכירו בייתוסין ונטלום וכבשום תחת אבנים, למחר הכירו עמי הארץ ושמטום תחת האבנים, והביאום הכהנים וזקפום שאין בייתוסים מודים דחיבוט ערבה דחי שבת</w:t>
      </w:r>
      <w:r w:rsidR="00404F12" w:rsidRPr="00043784">
        <w:rPr>
          <w:rFonts w:hint="cs"/>
          <w:rtl/>
        </w:rPr>
        <w:t>,</w:t>
      </w:r>
      <w:r w:rsidR="00E403A1" w:rsidRPr="00043784">
        <w:rPr>
          <w:rFonts w:hint="cs"/>
          <w:rtl/>
        </w:rPr>
        <w:t xml:space="preserve"> </w:t>
      </w:r>
    </w:p>
    <w:p w14:paraId="5BEE46E9" w14:textId="77777777" w:rsidR="00BF6844" w:rsidRPr="00043784" w:rsidRDefault="00E403A1" w:rsidP="00404F12">
      <w:pPr>
        <w:pStyle w:val="affd"/>
        <w:rPr>
          <w:rtl/>
        </w:rPr>
      </w:pPr>
      <w:r w:rsidRPr="00043784">
        <w:rPr>
          <w:rFonts w:hint="cs"/>
          <w:rtl/>
        </w:rPr>
        <w:t xml:space="preserve">אלמא בנטילה, </w:t>
      </w:r>
      <w:r w:rsidRPr="00F8723C">
        <w:rPr>
          <w:rStyle w:val="ac"/>
          <w:rFonts w:cs="PFT_Frank" w:hint="cs"/>
          <w:sz w:val="14"/>
          <w:rtl/>
        </w:rPr>
        <w:t>תיובתא,</w:t>
      </w:r>
      <w:r w:rsidRPr="00043784">
        <w:rPr>
          <w:rFonts w:hint="cs"/>
          <w:rtl/>
        </w:rPr>
        <w:t xml:space="preserve"> </w:t>
      </w:r>
    </w:p>
    <w:p w14:paraId="5EC4CADB" w14:textId="77777777" w:rsidR="00600668" w:rsidRPr="00600668" w:rsidRDefault="00BF6844" w:rsidP="001711C4">
      <w:pPr>
        <w:pStyle w:val="31"/>
        <w:framePr w:wrap="notBeside"/>
        <w:rPr>
          <w:rtl/>
        </w:rPr>
      </w:pPr>
      <w:r w:rsidRPr="00600668">
        <w:rPr>
          <w:rFonts w:hint="cs"/>
          <w:rtl/>
        </w:rPr>
        <w:t>ו</w:t>
      </w:r>
      <w:r w:rsidR="008E365A" w:rsidRPr="00600668">
        <w:rPr>
          <w:rFonts w:hint="cs"/>
          <w:rtl/>
        </w:rPr>
        <w:t>הך</w:t>
      </w:r>
    </w:p>
    <w:p w14:paraId="5F2348A9" w14:textId="2F241639" w:rsidR="00BF6844" w:rsidRPr="00043784" w:rsidRDefault="008E365A" w:rsidP="00BF6844">
      <w:pPr>
        <w:pStyle w:val="affd"/>
        <w:rPr>
          <w:rtl/>
        </w:rPr>
      </w:pPr>
      <w:r w:rsidRPr="00043784">
        <w:rPr>
          <w:rFonts w:hint="cs"/>
          <w:rtl/>
        </w:rPr>
        <w:t>ד</w:t>
      </w:r>
      <w:r w:rsidR="00BF6844" w:rsidRPr="00043784">
        <w:rPr>
          <w:rFonts w:hint="cs"/>
          <w:rtl/>
        </w:rPr>
        <w:t xml:space="preserve">בא''י </w:t>
      </w:r>
      <w:r w:rsidR="00E403A1" w:rsidRPr="00043784">
        <w:rPr>
          <w:rFonts w:hint="cs"/>
          <w:rtl/>
        </w:rPr>
        <w:t>לא דחו</w:t>
      </w:r>
      <w:r w:rsidR="00BF6844" w:rsidRPr="00043784">
        <w:rPr>
          <w:rFonts w:hint="cs"/>
          <w:rtl/>
        </w:rPr>
        <w:t>,</w:t>
      </w:r>
      <w:r w:rsidR="00E403A1" w:rsidRPr="00043784">
        <w:rPr>
          <w:rFonts w:hint="cs"/>
          <w:rtl/>
        </w:rPr>
        <w:t xml:space="preserve"> </w:t>
      </w:r>
      <w:r w:rsidR="00BF6844" w:rsidRPr="00043784">
        <w:rPr>
          <w:rFonts w:hint="cs"/>
          <w:rtl/>
        </w:rPr>
        <w:t>כיוון שבני הגולה</w:t>
      </w:r>
      <w:r w:rsidR="00E403A1" w:rsidRPr="00043784">
        <w:rPr>
          <w:rFonts w:hint="cs"/>
          <w:rtl/>
        </w:rPr>
        <w:t xml:space="preserve"> לא דח</w:t>
      </w:r>
      <w:r w:rsidR="00BF6844" w:rsidRPr="00043784">
        <w:rPr>
          <w:rFonts w:hint="cs"/>
          <w:rtl/>
        </w:rPr>
        <w:t>ו</w:t>
      </w:r>
      <w:r w:rsidR="00E403A1" w:rsidRPr="00043784">
        <w:rPr>
          <w:rFonts w:hint="cs"/>
          <w:rtl/>
        </w:rPr>
        <w:t>.</w:t>
      </w:r>
    </w:p>
    <w:p w14:paraId="67A76A70" w14:textId="77777777" w:rsidR="000D106F" w:rsidRPr="00C01657" w:rsidRDefault="000D106F" w:rsidP="009D377E">
      <w:pPr>
        <w:pStyle w:val="ad"/>
        <w:framePr w:wrap="around"/>
        <w:rPr>
          <w:rtl/>
        </w:rPr>
      </w:pPr>
      <w:bookmarkStart w:id="306" w:name="_Toc155720491"/>
      <w:r w:rsidRPr="00C01657">
        <w:rPr>
          <w:rFonts w:hint="cs"/>
          <w:rtl/>
        </w:rPr>
        <w:t>מד.</w:t>
      </w:r>
      <w:bookmarkEnd w:id="306"/>
    </w:p>
    <w:p w14:paraId="7E82D573" w14:textId="77777777" w:rsidR="00600668" w:rsidRPr="00600668" w:rsidRDefault="00BF6844" w:rsidP="001711C4">
      <w:pPr>
        <w:pStyle w:val="31"/>
        <w:framePr w:wrap="notBeside"/>
        <w:rPr>
          <w:rtl/>
        </w:rPr>
      </w:pPr>
      <w:r w:rsidRPr="00600668">
        <w:rPr>
          <w:rFonts w:hint="cs"/>
          <w:rtl/>
        </w:rPr>
        <w:t>והך</w:t>
      </w:r>
    </w:p>
    <w:p w14:paraId="1CAB2BDF" w14:textId="4506446D" w:rsidR="00E403A1" w:rsidRPr="00043784" w:rsidRDefault="00BB41B7" w:rsidP="00BB41B7">
      <w:pPr>
        <w:pStyle w:val="affd"/>
        <w:rPr>
          <w:rtl/>
        </w:rPr>
      </w:pPr>
      <w:r w:rsidRPr="00043784">
        <w:rPr>
          <w:rFonts w:hint="cs"/>
          <w:rtl/>
        </w:rPr>
        <w:t>דנטלו ב</w:t>
      </w:r>
      <w:r w:rsidR="00E403A1" w:rsidRPr="00043784">
        <w:rPr>
          <w:rFonts w:hint="cs"/>
          <w:rtl/>
        </w:rPr>
        <w:t>ביה</w:t>
      </w:r>
      <w:r w:rsidR="00E403A1" w:rsidRPr="00043784">
        <w:rPr>
          <w:rtl/>
        </w:rPr>
        <w:t>"</w:t>
      </w:r>
      <w:r w:rsidR="00E403A1" w:rsidRPr="00043784">
        <w:rPr>
          <w:rFonts w:hint="cs"/>
          <w:rtl/>
        </w:rPr>
        <w:t xml:space="preserve">כ </w:t>
      </w:r>
      <w:r w:rsidRPr="00043784">
        <w:rPr>
          <w:rFonts w:hint="cs"/>
          <w:rtl/>
        </w:rPr>
        <w:t xml:space="preserve">- </w:t>
      </w:r>
      <w:r w:rsidR="00E403A1" w:rsidRPr="00043784">
        <w:rPr>
          <w:rFonts w:hint="cs"/>
          <w:rtl/>
        </w:rPr>
        <w:t>היינו בזמן ביהמ</w:t>
      </w:r>
      <w:r w:rsidR="00E403A1" w:rsidRPr="00043784">
        <w:rPr>
          <w:rtl/>
        </w:rPr>
        <w:t>"</w:t>
      </w:r>
      <w:r w:rsidR="00E403A1" w:rsidRPr="00043784">
        <w:rPr>
          <w:rFonts w:hint="cs"/>
          <w:rtl/>
        </w:rPr>
        <w:t xml:space="preserve">ק  </w:t>
      </w:r>
      <w:r w:rsidR="00BF6844" w:rsidRPr="00043784">
        <w:rPr>
          <w:rFonts w:hint="cs"/>
          <w:rtl/>
        </w:rPr>
        <w:t>ו</w:t>
      </w:r>
      <w:r w:rsidR="00E403A1" w:rsidRPr="00043784">
        <w:rPr>
          <w:rFonts w:hint="cs"/>
          <w:rtl/>
        </w:rPr>
        <w:t>בגבולין.</w:t>
      </w:r>
    </w:p>
    <w:p w14:paraId="6DBED40A" w14:textId="77777777" w:rsidR="00E403A1" w:rsidRPr="00C01657" w:rsidRDefault="00E403A1" w:rsidP="00E403A1">
      <w:pPr>
        <w:pStyle w:val="af1"/>
        <w:widowControl w:val="0"/>
        <w:rPr>
          <w:rtl/>
        </w:rPr>
      </w:pPr>
      <w:bookmarkStart w:id="307" w:name="_Toc155720492"/>
      <w:r w:rsidRPr="00C01657">
        <w:rPr>
          <w:rFonts w:hint="cs"/>
          <w:rtl/>
        </w:rPr>
        <w:t>לולב שבעה זכר למקדש</w:t>
      </w:r>
      <w:r w:rsidR="00BF6844" w:rsidRPr="00C01657">
        <w:rPr>
          <w:rFonts w:hint="cs"/>
          <w:rtl/>
        </w:rPr>
        <w:t>,</w:t>
      </w:r>
      <w:r w:rsidRPr="00C01657">
        <w:rPr>
          <w:rFonts w:hint="cs"/>
          <w:rtl/>
        </w:rPr>
        <w:t xml:space="preserve"> וערבה לא</w:t>
      </w:r>
      <w:bookmarkEnd w:id="307"/>
    </w:p>
    <w:p w14:paraId="4CD96F28" w14:textId="77777777" w:rsidR="00E403A1" w:rsidRPr="00043784" w:rsidRDefault="00E403A1" w:rsidP="00BF6844">
      <w:pPr>
        <w:pStyle w:val="affd"/>
        <w:widowControl w:val="0"/>
        <w:rPr>
          <w:rtl/>
        </w:rPr>
      </w:pPr>
      <w:r w:rsidRPr="00043784">
        <w:rPr>
          <w:rFonts w:hint="cs"/>
          <w:rtl/>
        </w:rPr>
        <w:t>דלולב יש לו עיקר מהתורה בגבולין</w:t>
      </w:r>
      <w:r w:rsidR="00BF6844" w:rsidRPr="00043784">
        <w:rPr>
          <w:rFonts w:hint="cs"/>
          <w:rtl/>
        </w:rPr>
        <w:t>,</w:t>
      </w:r>
      <w:r w:rsidRPr="00043784">
        <w:rPr>
          <w:rFonts w:hint="cs"/>
          <w:rtl/>
        </w:rPr>
        <w:t xml:space="preserve"> משא</w:t>
      </w:r>
      <w:r w:rsidRPr="00043784">
        <w:rPr>
          <w:rtl/>
        </w:rPr>
        <w:t>"</w:t>
      </w:r>
      <w:r w:rsidRPr="00043784">
        <w:rPr>
          <w:rFonts w:hint="cs"/>
          <w:rtl/>
        </w:rPr>
        <w:t xml:space="preserve">כ ערבה. </w:t>
      </w:r>
    </w:p>
    <w:p w14:paraId="4C8A1E2F" w14:textId="31FB821B" w:rsidR="00BF6844" w:rsidRPr="00043784" w:rsidRDefault="00BF6844" w:rsidP="00876911">
      <w:pPr>
        <w:pStyle w:val="affd"/>
        <w:widowControl w:val="0"/>
        <w:rPr>
          <w:rtl/>
        </w:rPr>
      </w:pPr>
      <w:r w:rsidRPr="00043784">
        <w:rPr>
          <w:rFonts w:hint="cs"/>
          <w:rtl/>
        </w:rPr>
        <w:t xml:space="preserve">ולא </w:t>
      </w:r>
      <w:r w:rsidR="00600668">
        <w:rPr>
          <w:rFonts w:hint="cs"/>
          <w:rtl/>
        </w:rPr>
        <w:t>ש</w:t>
      </w:r>
      <w:r w:rsidR="00E403A1" w:rsidRPr="00043784">
        <w:rPr>
          <w:rFonts w:hint="cs"/>
          <w:rtl/>
        </w:rPr>
        <w:t>אדם יוצא יד</w:t>
      </w:r>
      <w:r w:rsidR="00E403A1" w:rsidRPr="00043784">
        <w:rPr>
          <w:rtl/>
        </w:rPr>
        <w:t>"</w:t>
      </w:r>
      <w:r w:rsidR="00E403A1" w:rsidRPr="00043784">
        <w:rPr>
          <w:rFonts w:hint="cs"/>
          <w:rtl/>
        </w:rPr>
        <w:t>ח בערבה שבלולב,</w:t>
      </w:r>
      <w:r w:rsidRPr="00043784">
        <w:rPr>
          <w:rFonts w:hint="cs"/>
          <w:rtl/>
        </w:rPr>
        <w:t xml:space="preserve"> </w:t>
      </w:r>
      <w:r w:rsidR="00876911" w:rsidRPr="00043784">
        <w:rPr>
          <w:rFonts w:hint="cs"/>
          <w:rtl/>
        </w:rPr>
        <w:t xml:space="preserve">דא''כ צריך להגביהה שוב לשם ערבה, ואין עושין כן, </w:t>
      </w:r>
    </w:p>
    <w:p w14:paraId="69B4C3F1" w14:textId="1C8AC8CE" w:rsidR="00E403A1" w:rsidRPr="00043784" w:rsidRDefault="00E403A1" w:rsidP="00216B68">
      <w:pPr>
        <w:pStyle w:val="affd"/>
        <w:spacing w:after="60"/>
        <w:rPr>
          <w:rtl/>
        </w:rPr>
      </w:pPr>
      <w:r w:rsidRPr="00043784">
        <w:rPr>
          <w:rFonts w:hint="cs"/>
          <w:rtl/>
        </w:rPr>
        <w:t>ולא מצד דערבה דרבנן, ד</w:t>
      </w:r>
      <w:r w:rsidRPr="000C1CD3">
        <w:rPr>
          <w:rStyle w:val="af6"/>
          <w:rFonts w:hint="cs"/>
          <w:rtl/>
        </w:rPr>
        <w:t>לאבא שאול:</w:t>
      </w:r>
      <w:r w:rsidRPr="00043784">
        <w:rPr>
          <w:rFonts w:hint="cs"/>
          <w:rtl/>
        </w:rPr>
        <w:t xml:space="preserve"> </w:t>
      </w:r>
      <w:r w:rsidRPr="00043784">
        <w:rPr>
          <w:rStyle w:val="af8"/>
          <w:rFonts w:hint="cs"/>
          <w:rtl/>
        </w:rPr>
        <w:t>ערבי</w:t>
      </w:r>
      <w:r w:rsidRPr="00043784">
        <w:rPr>
          <w:rFonts w:hint="cs"/>
          <w:rtl/>
        </w:rPr>
        <w:t xml:space="preserve">, </w:t>
      </w:r>
      <w:r w:rsidRPr="000C1CD3">
        <w:rPr>
          <w:rStyle w:val="af6"/>
          <w:rFonts w:hint="cs"/>
          <w:rtl/>
        </w:rPr>
        <w:t>ולרבנן</w:t>
      </w:r>
      <w:r w:rsidR="00BF6844" w:rsidRPr="00043784">
        <w:rPr>
          <w:rFonts w:hint="cs"/>
          <w:rtl/>
        </w:rPr>
        <w:t xml:space="preserve"> </w:t>
      </w:r>
      <w:r w:rsidRPr="00043784">
        <w:rPr>
          <w:rFonts w:hint="cs"/>
          <w:rtl/>
        </w:rPr>
        <w:t>הלמ</w:t>
      </w:r>
      <w:r w:rsidRPr="00043784">
        <w:rPr>
          <w:rtl/>
        </w:rPr>
        <w:t>"</w:t>
      </w:r>
      <w:r w:rsidRPr="00043784">
        <w:rPr>
          <w:rFonts w:hint="cs"/>
          <w:rtl/>
        </w:rPr>
        <w:t xml:space="preserve">מ. </w:t>
      </w:r>
    </w:p>
    <w:p w14:paraId="4D32092C" w14:textId="77777777" w:rsidR="00600668" w:rsidRPr="00600668" w:rsidRDefault="009B30CE" w:rsidP="001711C4">
      <w:pPr>
        <w:pStyle w:val="31"/>
        <w:framePr w:wrap="notBeside"/>
        <w:rPr>
          <w:rtl/>
        </w:rPr>
      </w:pPr>
      <w:r w:rsidRPr="00600668">
        <w:rPr>
          <w:rFonts w:hint="cs"/>
          <w:rtl/>
        </w:rPr>
        <w:t>ר"ל:</w:t>
      </w:r>
    </w:p>
    <w:p w14:paraId="359828C5" w14:textId="73334E18" w:rsidR="009B30CE" w:rsidRPr="006F2339" w:rsidRDefault="009B30CE" w:rsidP="00600668">
      <w:pPr>
        <w:rPr>
          <w:spacing w:val="-4"/>
          <w:rtl/>
        </w:rPr>
      </w:pPr>
      <w:r w:rsidRPr="006F2339">
        <w:rPr>
          <w:rFonts w:hint="cs"/>
          <w:spacing w:val="-4"/>
          <w:rtl/>
        </w:rPr>
        <w:t xml:space="preserve">כהנים </w:t>
      </w:r>
      <w:r w:rsidRPr="006F2339">
        <w:rPr>
          <w:rStyle w:val="ac"/>
          <w:rFonts w:cs="PFT_Frank" w:hint="cs"/>
          <w:spacing w:val="-4"/>
          <w:sz w:val="14"/>
          <w:rtl/>
        </w:rPr>
        <w:t>בעלי מומין</w:t>
      </w:r>
      <w:r w:rsidRPr="006F2339">
        <w:rPr>
          <w:rFonts w:hint="cs"/>
          <w:spacing w:val="-4"/>
          <w:rtl/>
        </w:rPr>
        <w:t xml:space="preserve"> נכנסין בין האולם ולמזבח, כדי לצאת בערבה, </w:t>
      </w:r>
    </w:p>
    <w:p w14:paraId="249DB1F3" w14:textId="1A740238" w:rsidR="00600668" w:rsidRPr="00600668" w:rsidRDefault="009B30CE" w:rsidP="001711C4">
      <w:pPr>
        <w:pStyle w:val="31"/>
        <w:framePr w:wrap="notBeside"/>
        <w:rPr>
          <w:rtl/>
        </w:rPr>
      </w:pPr>
      <w:r w:rsidRPr="00600668">
        <w:rPr>
          <w:rFonts w:hint="cs"/>
          <w:rtl/>
        </w:rPr>
        <w:t>ודחהו רי''ו</w:t>
      </w:r>
      <w:r w:rsidR="00600668">
        <w:rPr>
          <w:rFonts w:hint="cs"/>
          <w:rtl/>
        </w:rPr>
        <w:t>:</w:t>
      </w:r>
    </w:p>
    <w:p w14:paraId="0463E06D" w14:textId="3DFC37AE" w:rsidR="009B30CE" w:rsidRPr="007C19A7" w:rsidRDefault="009B30CE" w:rsidP="00600668">
      <w:pPr>
        <w:pStyle w:val="affd"/>
        <w:rPr>
          <w:rtl/>
        </w:rPr>
      </w:pPr>
      <w:r w:rsidRPr="00F8723C">
        <w:rPr>
          <w:rStyle w:val="ac"/>
          <w:rFonts w:cs="PFT_Frank" w:hint="cs"/>
          <w:sz w:val="14"/>
          <w:rtl/>
        </w:rPr>
        <w:t>ד</w:t>
      </w:r>
      <w:r w:rsidRPr="00043784">
        <w:rPr>
          <w:rFonts w:hint="cs"/>
          <w:rtl/>
        </w:rPr>
        <w:t xml:space="preserve">שמא בזקיפה ולא בנטילה, או </w:t>
      </w:r>
      <w:r w:rsidRPr="00F8723C">
        <w:rPr>
          <w:rStyle w:val="ac"/>
          <w:rFonts w:cs="PFT_Frank" w:hint="cs"/>
          <w:sz w:val="14"/>
          <w:rtl/>
        </w:rPr>
        <w:t>בתמימים,</w:t>
      </w:r>
      <w:r w:rsidRPr="00043784">
        <w:rPr>
          <w:rFonts w:hint="cs"/>
          <w:rtl/>
        </w:rPr>
        <w:t xml:space="preserve"> ולא בבעלי מומין.</w:t>
      </w:r>
    </w:p>
    <w:p w14:paraId="06A55958" w14:textId="77777777" w:rsidR="0083558F" w:rsidRPr="00043784" w:rsidRDefault="00E403A1" w:rsidP="009B30CE">
      <w:pPr>
        <w:widowControl w:val="0"/>
        <w:spacing w:before="60"/>
        <w:rPr>
          <w:rtl/>
        </w:rPr>
      </w:pPr>
      <w:bookmarkStart w:id="308" w:name="_Toc155720493"/>
      <w:r w:rsidRPr="007C19A7">
        <w:rPr>
          <w:rStyle w:val="af2"/>
          <w:rFonts w:hint="cs"/>
          <w:rtl/>
        </w:rPr>
        <w:t>ערבה</w:t>
      </w:r>
      <w:bookmarkEnd w:id="308"/>
      <w:r w:rsidRPr="007C19A7">
        <w:rPr>
          <w:rStyle w:val="af2"/>
          <w:rFonts w:hint="cs"/>
          <w:rtl/>
        </w:rPr>
        <w:t xml:space="preserve"> </w:t>
      </w:r>
      <w:r w:rsidR="0083558F" w:rsidRPr="000C1CD3">
        <w:rPr>
          <w:rStyle w:val="af6"/>
          <w:rFonts w:hint="cs"/>
          <w:rtl/>
        </w:rPr>
        <w:t>ריב''ל:</w:t>
      </w:r>
      <w:r w:rsidR="0083558F" w:rsidRPr="00043784">
        <w:rPr>
          <w:rFonts w:hint="cs"/>
          <w:rtl/>
        </w:rPr>
        <w:t xml:space="preserve"> מנהג נביאים</w:t>
      </w:r>
      <w:r w:rsidRPr="00043784">
        <w:rPr>
          <w:rFonts w:hint="cs"/>
          <w:rtl/>
        </w:rPr>
        <w:t xml:space="preserve">. </w:t>
      </w:r>
      <w:r w:rsidR="0083558F" w:rsidRPr="00043784">
        <w:rPr>
          <w:rFonts w:hint="cs"/>
          <w:rtl/>
        </w:rPr>
        <w:t xml:space="preserve"> </w:t>
      </w:r>
      <w:r w:rsidRPr="000C1CD3">
        <w:rPr>
          <w:rStyle w:val="af6"/>
          <w:rFonts w:hint="cs"/>
          <w:rtl/>
        </w:rPr>
        <w:t>רי</w:t>
      </w:r>
      <w:r w:rsidRPr="000C1CD3">
        <w:rPr>
          <w:rStyle w:val="af6"/>
          <w:rtl/>
        </w:rPr>
        <w:t>"</w:t>
      </w:r>
      <w:r w:rsidRPr="000C1CD3">
        <w:rPr>
          <w:rStyle w:val="af6"/>
          <w:rFonts w:hint="cs"/>
          <w:rtl/>
        </w:rPr>
        <w:t>ו</w:t>
      </w:r>
      <w:r w:rsidR="0083558F" w:rsidRPr="00043784">
        <w:rPr>
          <w:rFonts w:hint="cs"/>
          <w:rtl/>
        </w:rPr>
        <w:t>:</w:t>
      </w:r>
      <w:r w:rsidRPr="00043784">
        <w:rPr>
          <w:rFonts w:hint="cs"/>
          <w:rtl/>
        </w:rPr>
        <w:t xml:space="preserve"> יסוד</w:t>
      </w:r>
      <w:r w:rsidR="0083558F" w:rsidRPr="00043784">
        <w:rPr>
          <w:rFonts w:hint="cs"/>
          <w:rtl/>
        </w:rPr>
        <w:t xml:space="preserve"> נביאים,</w:t>
      </w:r>
      <w:r w:rsidRPr="00043784">
        <w:rPr>
          <w:rFonts w:hint="cs"/>
          <w:rtl/>
        </w:rPr>
        <w:t xml:space="preserve"> </w:t>
      </w:r>
    </w:p>
    <w:p w14:paraId="50788DD8" w14:textId="77777777" w:rsidR="00600668" w:rsidRPr="00600668" w:rsidRDefault="00E403A1" w:rsidP="001711C4">
      <w:pPr>
        <w:pStyle w:val="31"/>
        <w:framePr w:wrap="notBeside"/>
        <w:rPr>
          <w:rtl/>
        </w:rPr>
      </w:pPr>
      <w:r w:rsidRPr="00600668">
        <w:rPr>
          <w:rFonts w:hint="cs"/>
          <w:rtl/>
        </w:rPr>
        <w:t xml:space="preserve">והך </w:t>
      </w:r>
      <w:del w:id="9013" w:author="הגהת סוכה" w:date="2026-09-27T12:23:34Z">
        <w:r w:rsidRPr="00600668">
          <w:rPr>
            <w:rFonts w:hint="cs"/>
            <w:rtl/>
          </w:rPr>
          <w:delText xml:space="preserve">ד</w:delText>
        </w:r>
      </w:del>
      <w:ins w:id="9014" w:author="הגהת סוכה" w:date="2026-09-27T12:23:34Z">
        <w:r w:rsidRPr="00600668">
          <w:rPr>
            <w:rFonts w:hint="cs"/>
            <w:rtl/>
          </w:rPr>
          <w:t xml:space="preserve">דלרי"ו</w:t>
        </w:r>
      </w:ins>
      <w:del w:id="9015" w:author="הגהת סוכה" w:date="2026-09-27T12:23:34Z">
        <w:r w:rsidR="000E60B7" w:rsidRPr="00600668">
          <w:rPr>
            <w:rFonts w:hint="cs"/>
            <w:rtl/>
          </w:rPr>
          <w:delText xml:space="preserve">לריו"ו</w:delText>
        </w:r>
      </w:del>
    </w:p>
    <w:p w14:paraId="10612ABC" w14:textId="2E8D1D38" w:rsidR="000E60B7" w:rsidRPr="00043784" w:rsidRDefault="00E403A1" w:rsidP="000E60B7">
      <w:pPr>
        <w:pStyle w:val="affd"/>
        <w:widowControl w:val="0"/>
        <w:rPr>
          <w:rtl/>
        </w:rPr>
      </w:pPr>
      <w:r w:rsidRPr="00043784">
        <w:rPr>
          <w:rFonts w:hint="cs"/>
          <w:rtl/>
        </w:rPr>
        <w:t>הלמ</w:t>
      </w:r>
      <w:r w:rsidRPr="00043784">
        <w:rPr>
          <w:rtl/>
        </w:rPr>
        <w:t>"</w:t>
      </w:r>
      <w:r w:rsidRPr="00043784">
        <w:rPr>
          <w:rFonts w:hint="cs"/>
          <w:rtl/>
        </w:rPr>
        <w:t>מ</w:t>
      </w:r>
      <w:r w:rsidR="000E60B7" w:rsidRPr="00043784">
        <w:rPr>
          <w:rFonts w:hint="cs"/>
          <w:rtl/>
        </w:rPr>
        <w:t>,</w:t>
      </w:r>
      <w:r w:rsidRPr="00043784">
        <w:rPr>
          <w:rFonts w:hint="cs"/>
          <w:rtl/>
        </w:rPr>
        <w:t xml:space="preserve"> </w:t>
      </w:r>
      <w:r w:rsidR="000E60B7" w:rsidRPr="00043784">
        <w:rPr>
          <w:rFonts w:hint="cs"/>
          <w:rtl/>
        </w:rPr>
        <w:t>לא ד</w:t>
      </w:r>
      <w:r w:rsidRPr="00043784">
        <w:rPr>
          <w:rFonts w:hint="cs"/>
          <w:rtl/>
        </w:rPr>
        <w:t xml:space="preserve">שכחום וחזרום ויסדום, </w:t>
      </w:r>
    </w:p>
    <w:p w14:paraId="7AB136C0" w14:textId="77777777" w:rsidR="000E60B7" w:rsidRPr="00043784" w:rsidRDefault="000E60B7" w:rsidP="000E60B7">
      <w:pPr>
        <w:pStyle w:val="affd"/>
        <w:widowControl w:val="0"/>
        <w:rPr>
          <w:rtl/>
        </w:rPr>
      </w:pPr>
      <w:r w:rsidRPr="00043784">
        <w:rPr>
          <w:rFonts w:hint="cs"/>
          <w:rtl/>
        </w:rPr>
        <w:t xml:space="preserve"> שכבר א</w:t>
      </w:r>
      <w:r w:rsidR="00E403A1" w:rsidRPr="00043784">
        <w:rPr>
          <w:rFonts w:hint="cs"/>
          <w:rtl/>
        </w:rPr>
        <w:t xml:space="preserve">מר </w:t>
      </w:r>
      <w:r w:rsidRPr="00043784">
        <w:rPr>
          <w:rFonts w:hint="cs"/>
          <w:rtl/>
        </w:rPr>
        <w:t xml:space="preserve">דבני </w:t>
      </w:r>
      <w:r w:rsidR="00E403A1" w:rsidRPr="00043784">
        <w:rPr>
          <w:rFonts w:hint="cs"/>
          <w:rtl/>
        </w:rPr>
        <w:t xml:space="preserve">בבל אפי' שגלו </w:t>
      </w:r>
      <w:r w:rsidRPr="00043784">
        <w:rPr>
          <w:rFonts w:hint="cs"/>
          <w:rtl/>
        </w:rPr>
        <w:t xml:space="preserve">תורה </w:t>
      </w:r>
      <w:r w:rsidR="00E403A1" w:rsidRPr="00043784">
        <w:rPr>
          <w:rFonts w:hint="cs"/>
          <w:rtl/>
        </w:rPr>
        <w:t xml:space="preserve">שלהם היא, </w:t>
      </w:r>
    </w:p>
    <w:p w14:paraId="3C331412" w14:textId="77777777" w:rsidR="00600668" w:rsidRPr="00600668" w:rsidRDefault="000E60B7" w:rsidP="001711C4">
      <w:pPr>
        <w:pStyle w:val="31"/>
        <w:framePr w:wrap="notBeside"/>
        <w:rPr>
          <w:rtl/>
        </w:rPr>
      </w:pPr>
      <w:r w:rsidRPr="00600668">
        <w:rPr>
          <w:rFonts w:hint="cs"/>
          <w:rtl/>
        </w:rPr>
        <w:t xml:space="preserve"> אלא</w:t>
      </w:r>
    </w:p>
    <w:p w14:paraId="7B8E5663" w14:textId="69B3971E" w:rsidR="00E403A1" w:rsidRPr="00043784" w:rsidRDefault="00E403A1" w:rsidP="000E60B7">
      <w:pPr>
        <w:pStyle w:val="affd"/>
        <w:widowControl w:val="0"/>
        <w:rPr>
          <w:rtl/>
        </w:rPr>
      </w:pPr>
      <w:r w:rsidRPr="00043784">
        <w:rPr>
          <w:rFonts w:hint="cs"/>
          <w:rtl/>
        </w:rPr>
        <w:t>מ</w:t>
      </w:r>
      <w:r w:rsidRPr="00043784">
        <w:rPr>
          <w:rtl/>
        </w:rPr>
        <w:t>"</w:t>
      </w:r>
      <w:r w:rsidRPr="00043784">
        <w:rPr>
          <w:rFonts w:hint="cs"/>
          <w:rtl/>
        </w:rPr>
        <w:t>מ במקדש הלמ</w:t>
      </w:r>
      <w:r w:rsidRPr="00043784">
        <w:rPr>
          <w:rtl/>
        </w:rPr>
        <w:t>"</w:t>
      </w:r>
      <w:r w:rsidRPr="00043784">
        <w:rPr>
          <w:rFonts w:hint="cs"/>
          <w:rtl/>
        </w:rPr>
        <w:t>מ</w:t>
      </w:r>
      <w:r w:rsidR="0083558F" w:rsidRPr="00043784">
        <w:rPr>
          <w:rFonts w:hint="cs"/>
          <w:rtl/>
        </w:rPr>
        <w:t>,</w:t>
      </w:r>
      <w:r w:rsidRPr="00043784">
        <w:rPr>
          <w:rFonts w:hint="cs"/>
          <w:rtl/>
        </w:rPr>
        <w:t xml:space="preserve"> ובגבולין יסוד נביאים. </w:t>
      </w:r>
    </w:p>
    <w:p w14:paraId="1E9510DF" w14:textId="77777777" w:rsidR="00E403A1" w:rsidRPr="00C01657" w:rsidRDefault="00E403A1" w:rsidP="009D377E">
      <w:pPr>
        <w:pStyle w:val="ad"/>
        <w:framePr w:wrap="around"/>
        <w:rPr>
          <w:rStyle w:val="ae"/>
          <w:rtl/>
        </w:rPr>
      </w:pPr>
      <w:bookmarkStart w:id="309" w:name="_Toc155720494"/>
      <w:r w:rsidRPr="00C01657">
        <w:rPr>
          <w:rStyle w:val="ae"/>
          <w:rFonts w:hint="cs"/>
          <w:rtl/>
        </w:rPr>
        <w:t>מד:</w:t>
      </w:r>
      <w:bookmarkEnd w:id="309"/>
      <w:r w:rsidRPr="00C01657">
        <w:rPr>
          <w:rStyle w:val="ae"/>
          <w:rFonts w:hint="cs"/>
          <w:rtl/>
        </w:rPr>
        <w:t xml:space="preserve"> </w:t>
      </w:r>
    </w:p>
    <w:p w14:paraId="57B50D0F" w14:textId="77777777" w:rsidR="00E403A1" w:rsidRPr="00043784" w:rsidRDefault="00E403A1" w:rsidP="005A4B56">
      <w:pPr>
        <w:widowControl w:val="0"/>
        <w:spacing w:before="60"/>
        <w:rPr>
          <w:rtl/>
        </w:rPr>
      </w:pPr>
      <w:bookmarkStart w:id="310" w:name="_Toc155720495"/>
      <w:r w:rsidRPr="007C19A7">
        <w:rPr>
          <w:rStyle w:val="af2"/>
          <w:rFonts w:hint="cs"/>
          <w:rtl/>
        </w:rPr>
        <w:t>ערבה</w:t>
      </w:r>
      <w:bookmarkEnd w:id="310"/>
      <w:r w:rsidRPr="007C19A7">
        <w:rPr>
          <w:rStyle w:val="af2"/>
          <w:rFonts w:hint="cs"/>
          <w:rtl/>
        </w:rPr>
        <w:t xml:space="preserve"> </w:t>
      </w:r>
      <w:r w:rsidRPr="00043784">
        <w:rPr>
          <w:rFonts w:hint="cs"/>
          <w:rtl/>
        </w:rPr>
        <w:t>צריכה שיעור, וניטלת בפנ</w:t>
      </w:r>
      <w:r w:rsidRPr="00043784">
        <w:rPr>
          <w:rtl/>
        </w:rPr>
        <w:t>"</w:t>
      </w:r>
      <w:r w:rsidRPr="00043784">
        <w:rPr>
          <w:rFonts w:hint="cs"/>
          <w:rtl/>
        </w:rPr>
        <w:t>ע,</w:t>
      </w:r>
    </w:p>
    <w:p w14:paraId="57C2CE51" w14:textId="77777777" w:rsidR="0083558F" w:rsidRPr="00043784" w:rsidRDefault="00E403A1" w:rsidP="005A4B56">
      <w:pPr>
        <w:widowControl w:val="0"/>
        <w:spacing w:before="60"/>
        <w:rPr>
          <w:rtl/>
        </w:rPr>
      </w:pPr>
      <w:bookmarkStart w:id="311" w:name="_Toc155720496"/>
      <w:r w:rsidRPr="007C19A7">
        <w:rPr>
          <w:rStyle w:val="af2"/>
          <w:rFonts w:hint="cs"/>
          <w:rtl/>
        </w:rPr>
        <w:t>ערבה שבלולב</w:t>
      </w:r>
      <w:bookmarkEnd w:id="311"/>
      <w:r w:rsidRPr="00043784">
        <w:rPr>
          <w:rFonts w:hint="cs"/>
          <w:rtl/>
        </w:rPr>
        <w:t xml:space="preserve"> </w:t>
      </w:r>
      <w:r w:rsidRPr="000C1CD3">
        <w:rPr>
          <w:rStyle w:val="af6"/>
          <w:rFonts w:hint="cs"/>
          <w:rtl/>
        </w:rPr>
        <w:t>ר</w:t>
      </w:r>
      <w:r w:rsidRPr="000C1CD3">
        <w:rPr>
          <w:rStyle w:val="af6"/>
          <w:rtl/>
        </w:rPr>
        <w:t>"</w:t>
      </w:r>
      <w:r w:rsidRPr="000C1CD3">
        <w:rPr>
          <w:rStyle w:val="af6"/>
          <w:rFonts w:hint="cs"/>
          <w:rtl/>
        </w:rPr>
        <w:t>א</w:t>
      </w:r>
      <w:r w:rsidRPr="00043784">
        <w:rPr>
          <w:rFonts w:hint="cs"/>
          <w:rtl/>
        </w:rPr>
        <w:t xml:space="preserve">: אין יוצא יד"ח, אפי' דהגביה שנית, </w:t>
      </w:r>
    </w:p>
    <w:p w14:paraId="6771D968" w14:textId="77777777" w:rsidR="00E403A1" w:rsidRPr="00043784" w:rsidRDefault="0083558F" w:rsidP="0083558F">
      <w:pPr>
        <w:ind w:firstLine="720"/>
        <w:rPr>
          <w:rtl/>
        </w:rPr>
      </w:pPr>
      <w:r w:rsidRPr="000C1CD3">
        <w:rPr>
          <w:rStyle w:val="af6"/>
          <w:rFonts w:hint="cs"/>
          <w:rtl/>
        </w:rPr>
        <w:t xml:space="preserve">      </w:t>
      </w:r>
      <w:r w:rsidR="00E403A1" w:rsidRPr="000C1CD3">
        <w:rPr>
          <w:rStyle w:val="af6"/>
          <w:rFonts w:hint="cs"/>
          <w:rtl/>
        </w:rPr>
        <w:t>ר</w:t>
      </w:r>
      <w:r w:rsidR="00E403A1" w:rsidRPr="000C1CD3">
        <w:rPr>
          <w:rStyle w:val="af6"/>
          <w:rtl/>
        </w:rPr>
        <w:t>"</w:t>
      </w:r>
      <w:r w:rsidR="00E403A1" w:rsidRPr="000C1CD3">
        <w:rPr>
          <w:rStyle w:val="af6"/>
          <w:rFonts w:hint="cs"/>
          <w:rtl/>
        </w:rPr>
        <w:t>י:</w:t>
      </w:r>
      <w:r w:rsidR="00E403A1" w:rsidRPr="00043784">
        <w:rPr>
          <w:rFonts w:hint="cs"/>
          <w:rtl/>
        </w:rPr>
        <w:t xml:space="preserve"> יוצא יד</w:t>
      </w:r>
      <w:r w:rsidR="00E403A1" w:rsidRPr="00043784">
        <w:rPr>
          <w:rtl/>
        </w:rPr>
        <w:t>"</w:t>
      </w:r>
      <w:r w:rsidR="00E403A1" w:rsidRPr="00043784">
        <w:rPr>
          <w:rFonts w:hint="cs"/>
          <w:rtl/>
        </w:rPr>
        <w:t xml:space="preserve">ח </w:t>
      </w:r>
    </w:p>
    <w:p w14:paraId="5D768C4C" w14:textId="2441DCF7" w:rsidR="00E403A1" w:rsidRPr="00A150D6" w:rsidRDefault="00E403A1" w:rsidP="00600668">
      <w:pPr>
        <w:widowControl w:val="0"/>
        <w:rPr>
          <w:spacing w:val="-2"/>
          <w:rtl/>
        </w:rPr>
      </w:pPr>
      <w:bookmarkStart w:id="312" w:name="_Toc155720497"/>
      <w:r w:rsidRPr="007C19A7">
        <w:rPr>
          <w:rStyle w:val="af2"/>
          <w:rFonts w:hint="cs"/>
          <w:rtl/>
        </w:rPr>
        <w:t>שיעורה</w:t>
      </w:r>
      <w:bookmarkEnd w:id="312"/>
      <w:r w:rsidRPr="00A150D6">
        <w:rPr>
          <w:rFonts w:hint="cs"/>
          <w:spacing w:val="-2"/>
          <w:rtl/>
        </w:rPr>
        <w:t xml:space="preserve">- </w:t>
      </w:r>
      <w:r w:rsidRPr="000C1CD3">
        <w:rPr>
          <w:rStyle w:val="af6"/>
          <w:rFonts w:hint="cs"/>
          <w:rtl/>
        </w:rPr>
        <w:t>ר</w:t>
      </w:r>
      <w:r w:rsidRPr="000C1CD3">
        <w:rPr>
          <w:rStyle w:val="af6"/>
          <w:rtl/>
        </w:rPr>
        <w:t>"</w:t>
      </w:r>
      <w:r w:rsidRPr="000C1CD3">
        <w:rPr>
          <w:rStyle w:val="af6"/>
          <w:rFonts w:hint="cs"/>
          <w:rtl/>
        </w:rPr>
        <w:t>נ</w:t>
      </w:r>
      <w:r w:rsidRPr="00A150D6">
        <w:rPr>
          <w:rFonts w:hint="cs"/>
          <w:spacing w:val="-2"/>
          <w:rtl/>
        </w:rPr>
        <w:t xml:space="preserve">: ג' בדי עלין לחין, </w:t>
      </w:r>
      <w:r w:rsidR="0083558F" w:rsidRPr="000C1CD3">
        <w:rPr>
          <w:rStyle w:val="af6"/>
          <w:rFonts w:hint="cs"/>
          <w:rtl/>
        </w:rPr>
        <w:t xml:space="preserve"> </w:t>
      </w:r>
      <w:r w:rsidRPr="000C1CD3">
        <w:rPr>
          <w:rStyle w:val="af6"/>
          <w:rFonts w:hint="cs"/>
          <w:rtl/>
        </w:rPr>
        <w:t>ר</w:t>
      </w:r>
      <w:r w:rsidRPr="000C1CD3">
        <w:rPr>
          <w:rStyle w:val="af6"/>
          <w:rtl/>
        </w:rPr>
        <w:t>"</w:t>
      </w:r>
      <w:r w:rsidRPr="000C1CD3">
        <w:rPr>
          <w:rStyle w:val="af6"/>
          <w:rFonts w:hint="cs"/>
          <w:rtl/>
        </w:rPr>
        <w:t>ש:</w:t>
      </w:r>
      <w:r w:rsidRPr="00A150D6">
        <w:rPr>
          <w:rFonts w:hint="cs"/>
          <w:spacing w:val="-2"/>
          <w:rtl/>
        </w:rPr>
        <w:t xml:space="preserve"> אפי' עלה אחד בבד אחד.</w:t>
      </w:r>
    </w:p>
    <w:p w14:paraId="53945DF6" w14:textId="77777777" w:rsidR="00600668" w:rsidRPr="00600668" w:rsidRDefault="00E403A1" w:rsidP="001711C4">
      <w:pPr>
        <w:pStyle w:val="31"/>
        <w:framePr w:wrap="notBeside"/>
        <w:rPr>
          <w:rtl/>
        </w:rPr>
      </w:pPr>
      <w:r w:rsidRPr="00600668">
        <w:rPr>
          <w:rFonts w:hint="cs"/>
          <w:rtl/>
        </w:rPr>
        <w:t>ראב</w:t>
      </w:r>
      <w:r w:rsidRPr="00600668">
        <w:rPr>
          <w:rtl/>
        </w:rPr>
        <w:t>"</w:t>
      </w:r>
      <w:r w:rsidRPr="00600668">
        <w:rPr>
          <w:rFonts w:hint="cs"/>
          <w:rtl/>
        </w:rPr>
        <w:t>צ ונכדי רב:</w:t>
      </w:r>
    </w:p>
    <w:p w14:paraId="27F12C8F" w14:textId="3D40F46A" w:rsidR="00E403A1" w:rsidRPr="00043784" w:rsidRDefault="000E60B7" w:rsidP="000E60B7">
      <w:pPr>
        <w:widowControl w:val="0"/>
        <w:rPr>
          <w:rtl/>
        </w:rPr>
      </w:pPr>
      <w:r w:rsidRPr="00043784">
        <w:rPr>
          <w:rFonts w:hint="cs"/>
          <w:rtl/>
        </w:rPr>
        <w:t>חבטו</w:t>
      </w:r>
      <w:r w:rsidR="00E403A1" w:rsidRPr="00043784">
        <w:rPr>
          <w:rFonts w:hint="cs"/>
          <w:rtl/>
        </w:rPr>
        <w:t xml:space="preserve"> ולא בירכו, דמנהג נביאים.</w:t>
      </w:r>
    </w:p>
    <w:p w14:paraId="6A472178" w14:textId="77777777" w:rsidR="009B3F54" w:rsidRPr="00043784" w:rsidRDefault="00E403A1" w:rsidP="009B3F54">
      <w:pPr>
        <w:widowControl w:val="0"/>
        <w:spacing w:before="60"/>
        <w:rPr>
          <w:rtl/>
        </w:rPr>
      </w:pPr>
      <w:bookmarkStart w:id="313" w:name="_Toc155720498"/>
      <w:r>
        <w:rPr>
          <w:rStyle w:val="af2"/>
          <w:rtl/>
        </w:rPr>
        <w:t xml:space="preserve">מעשה ששאלו </w:t>
      </w:r>
      <w:r>
        <w:rPr>
          <w:rStyle w:val="af6"/>
          <w:rtl/>
          <w:rPrChange w:id="9076" w:author="מנוע אמוראים" w:date="2026-10-05T16:41:47Z">
            <w:rPr>
              <w:rStyle w:val="af2"/>
              <w:rtl/>
            </w:rPr>
          </w:rPrChange>
        </w:rPr>
        <w:t xml:space="preserve">לראב"צ</w:t>
      </w:r>
      <w:bookmarkEnd w:id="313"/>
      <w:r w:rsidRPr="00043784">
        <w:rPr>
          <w:rFonts w:hint="cs"/>
          <w:rtl/>
        </w:rPr>
        <w:t xml:space="preserve"> והשיב שאסור שיקשקשו בכרם ויאכלו בזיתים בשכר זה</w:t>
      </w:r>
      <w:r w:rsidR="009B3F54" w:rsidRPr="00043784">
        <w:rPr>
          <w:rFonts w:hint="cs"/>
          <w:rtl/>
        </w:rPr>
        <w:t>,</w:t>
      </w:r>
      <w:r w:rsidRPr="00043784">
        <w:rPr>
          <w:rFonts w:hint="cs"/>
          <w:rtl/>
        </w:rPr>
        <w:t xml:space="preserve"> </w:t>
      </w:r>
    </w:p>
    <w:p w14:paraId="7EE6137A" w14:textId="77777777" w:rsidR="00600668" w:rsidRPr="00600668" w:rsidRDefault="00E403A1" w:rsidP="001711C4">
      <w:pPr>
        <w:pStyle w:val="31"/>
        <w:framePr w:wrap="notBeside"/>
        <w:rPr>
          <w:rtl/>
        </w:rPr>
      </w:pPr>
      <w:r w:rsidRPr="00600668">
        <w:rPr>
          <w:rFonts w:hint="cs"/>
          <w:rtl/>
        </w:rPr>
        <w:t>וא</w:t>
      </w:r>
      <w:r w:rsidRPr="00600668">
        <w:rPr>
          <w:rtl/>
        </w:rPr>
        <w:t>"</w:t>
      </w:r>
      <w:r w:rsidRPr="00600668">
        <w:rPr>
          <w:rFonts w:hint="cs"/>
          <w:rtl/>
        </w:rPr>
        <w:t xml:space="preserve">ל </w:t>
      </w:r>
    </w:p>
    <w:p w14:paraId="45DBE949" w14:textId="4AC1EC06" w:rsidR="000E60B7" w:rsidRPr="00043784" w:rsidRDefault="00600668" w:rsidP="009B3F54">
      <w:pPr>
        <w:pStyle w:val="affd"/>
        <w:rPr>
          <w:rtl/>
        </w:rPr>
      </w:pPr>
      <w:r>
        <w:rPr>
          <w:rFonts w:hint="cs"/>
          <w:rtl/>
        </w:rPr>
        <w:t>ל</w:t>
      </w:r>
      <w:r w:rsidR="00E403A1" w:rsidRPr="00043784">
        <w:rPr>
          <w:rFonts w:hint="cs"/>
          <w:rtl/>
        </w:rPr>
        <w:t xml:space="preserve">הפקיר הזיתים לעניים ולשלם </w:t>
      </w:r>
      <w:r w:rsidR="000E60B7" w:rsidRPr="00043784">
        <w:rPr>
          <w:rFonts w:hint="cs"/>
          <w:rtl/>
        </w:rPr>
        <w:t>ע</w:t>
      </w:r>
      <w:r w:rsidR="00E403A1" w:rsidRPr="00043784">
        <w:rPr>
          <w:rFonts w:hint="cs"/>
          <w:rtl/>
        </w:rPr>
        <w:t>ל</w:t>
      </w:r>
      <w:r w:rsidR="000E60B7" w:rsidRPr="00043784">
        <w:rPr>
          <w:rFonts w:hint="cs"/>
          <w:rtl/>
        </w:rPr>
        <w:t xml:space="preserve"> קשקוש ה</w:t>
      </w:r>
      <w:r w:rsidR="00E403A1" w:rsidRPr="00043784">
        <w:rPr>
          <w:rFonts w:hint="cs"/>
          <w:rtl/>
        </w:rPr>
        <w:t xml:space="preserve">כרמים, </w:t>
      </w:r>
    </w:p>
    <w:p w14:paraId="0035BC42" w14:textId="77777777" w:rsidR="00600668" w:rsidRPr="00600668" w:rsidRDefault="000E60B7" w:rsidP="001711C4">
      <w:pPr>
        <w:pStyle w:val="31"/>
        <w:framePr w:wrap="notBeside"/>
        <w:rPr>
          <w:rtl/>
        </w:rPr>
      </w:pPr>
      <w:r w:rsidRPr="00600668">
        <w:rPr>
          <w:rFonts w:hint="cs"/>
          <w:rtl/>
        </w:rPr>
        <w:t>ואפי'</w:t>
      </w:r>
    </w:p>
    <w:p w14:paraId="2091768E" w14:textId="7D7D3DFB" w:rsidR="000E60B7" w:rsidRPr="00043784" w:rsidRDefault="000E60B7" w:rsidP="000E60B7">
      <w:pPr>
        <w:pStyle w:val="affd"/>
        <w:rPr>
          <w:rtl/>
        </w:rPr>
      </w:pPr>
      <w:r w:rsidRPr="00043784">
        <w:rPr>
          <w:rFonts w:hint="cs"/>
          <w:rtl/>
        </w:rPr>
        <w:t xml:space="preserve">דבשביעית </w:t>
      </w:r>
      <w:r w:rsidRPr="00043784">
        <w:rPr>
          <w:rStyle w:val="af8"/>
          <w:rFonts w:hint="cs"/>
          <w:rtl/>
        </w:rPr>
        <w:t>תשמטנה</w:t>
      </w:r>
      <w:r w:rsidRPr="00043784">
        <w:rPr>
          <w:rFonts w:hint="cs"/>
          <w:rtl/>
        </w:rPr>
        <w:t xml:space="preserve"> מלקשקש </w:t>
      </w:r>
      <w:r w:rsidRPr="00043784">
        <w:rPr>
          <w:rStyle w:val="af8"/>
          <w:rFonts w:hint="cs"/>
          <w:rtl/>
        </w:rPr>
        <w:t>ונטשתה</w:t>
      </w:r>
      <w:r w:rsidRPr="00043784">
        <w:rPr>
          <w:rFonts w:hint="cs"/>
          <w:rtl/>
        </w:rPr>
        <w:t xml:space="preserve"> מלסקל, </w:t>
      </w:r>
    </w:p>
    <w:p w14:paraId="51034697" w14:textId="77777777" w:rsidR="00600668" w:rsidRPr="00600668" w:rsidRDefault="000E60B7" w:rsidP="001711C4">
      <w:pPr>
        <w:pStyle w:val="31"/>
        <w:framePr w:wrap="notBeside"/>
        <w:rPr>
          <w:rtl/>
        </w:rPr>
      </w:pPr>
      <w:r w:rsidRPr="00600668">
        <w:rPr>
          <w:rFonts w:hint="cs"/>
          <w:rtl/>
        </w:rPr>
        <w:t>-</w:t>
      </w:r>
    </w:p>
    <w:p w14:paraId="077DE1AF" w14:textId="54A9F592" w:rsidR="000E60B7" w:rsidRPr="00043784" w:rsidRDefault="000E60B7" w:rsidP="000E60B7">
      <w:pPr>
        <w:pStyle w:val="affd"/>
        <w:rPr>
          <w:rtl/>
        </w:rPr>
      </w:pPr>
      <w:r w:rsidRPr="00043784">
        <w:rPr>
          <w:rFonts w:hint="cs"/>
          <w:rtl/>
        </w:rPr>
        <w:t xml:space="preserve">ב' קשקושי הן: לסתום הבקעים שלא ימותו מותר, </w:t>
      </w:r>
    </w:p>
    <w:p w14:paraId="03479D9E" w14:textId="77777777" w:rsidR="000E60B7" w:rsidRPr="00043784" w:rsidRDefault="000E60B7" w:rsidP="000E60B7">
      <w:pPr>
        <w:pStyle w:val="affd"/>
        <w:ind w:left="568" w:firstLine="284"/>
        <w:rPr>
          <w:rtl/>
        </w:rPr>
      </w:pPr>
      <w:r w:rsidRPr="00043784">
        <w:rPr>
          <w:rFonts w:hint="cs"/>
          <w:rtl/>
        </w:rPr>
        <w:t xml:space="preserve">  להברות האילן אסור.   </w:t>
      </w:r>
    </w:p>
    <w:p w14:paraId="6D765BDC" w14:textId="77777777" w:rsidR="009B3F54" w:rsidRPr="00043784" w:rsidRDefault="00E403A1" w:rsidP="000E60B7">
      <w:pPr>
        <w:widowControl w:val="0"/>
        <w:spacing w:before="60"/>
        <w:rPr>
          <w:rtl/>
        </w:rPr>
      </w:pPr>
      <w:bookmarkStart w:id="314" w:name="_Toc155720499"/>
      <w:r w:rsidRPr="007C19A7">
        <w:rPr>
          <w:rStyle w:val="af2"/>
          <w:rFonts w:hint="cs"/>
          <w:rtl/>
        </w:rPr>
        <w:t>אל יהלך בע</w:t>
      </w:r>
      <w:r w:rsidRPr="007C19A7">
        <w:rPr>
          <w:rStyle w:val="af2"/>
          <w:rtl/>
        </w:rPr>
        <w:t>"</w:t>
      </w:r>
      <w:r w:rsidRPr="007C19A7">
        <w:rPr>
          <w:rStyle w:val="af2"/>
          <w:rFonts w:hint="cs"/>
          <w:rtl/>
        </w:rPr>
        <w:t>ש</w:t>
      </w:r>
      <w:bookmarkEnd w:id="314"/>
      <w:r w:rsidRPr="00043784">
        <w:rPr>
          <w:rFonts w:hint="cs"/>
          <w:rtl/>
        </w:rPr>
        <w:t xml:space="preserve"> יותר מג' פרסאות, ולביתו, אבל למקום אירוחו על אוכל שעמו סומך, </w:t>
      </w:r>
      <w:r w:rsidRPr="000C1CD3">
        <w:rPr>
          <w:rStyle w:val="af6"/>
          <w:rFonts w:hint="cs"/>
          <w:rtl/>
        </w:rPr>
        <w:t>א</w:t>
      </w:r>
      <w:r w:rsidRPr="000C1CD3">
        <w:rPr>
          <w:rStyle w:val="af6"/>
          <w:rtl/>
        </w:rPr>
        <w:t>"</w:t>
      </w:r>
      <w:r w:rsidRPr="000C1CD3">
        <w:rPr>
          <w:rStyle w:val="af6"/>
          <w:rFonts w:hint="cs"/>
          <w:rtl/>
        </w:rPr>
        <w:t>ד</w:t>
      </w:r>
      <w:r w:rsidRPr="00043784">
        <w:rPr>
          <w:rFonts w:hint="cs"/>
          <w:rtl/>
        </w:rPr>
        <w:t xml:space="preserve"> אפי' לביתו, </w:t>
      </w:r>
    </w:p>
    <w:p w14:paraId="3ACA56CE" w14:textId="77777777" w:rsidR="00600668" w:rsidRPr="00600668" w:rsidRDefault="00E403A1" w:rsidP="001711C4">
      <w:pPr>
        <w:pStyle w:val="31"/>
        <w:framePr w:wrap="notBeside"/>
        <w:rPr>
          <w:rtl/>
        </w:rPr>
      </w:pPr>
      <w:r w:rsidRPr="00600668">
        <w:rPr>
          <w:rFonts w:hint="cs"/>
          <w:rtl/>
        </w:rPr>
        <w:t>ר</w:t>
      </w:r>
      <w:r w:rsidRPr="00600668">
        <w:rPr>
          <w:rtl/>
        </w:rPr>
        <w:t>"</w:t>
      </w:r>
      <w:r w:rsidRPr="00600668">
        <w:rPr>
          <w:rFonts w:hint="cs"/>
          <w:rtl/>
        </w:rPr>
        <w:t>כ</w:t>
      </w:r>
      <w:r w:rsidR="009B3F54" w:rsidRPr="00600668">
        <w:rPr>
          <w:rFonts w:hint="cs"/>
          <w:rtl/>
        </w:rPr>
        <w:t>:</w:t>
      </w:r>
      <w:r w:rsidR="00F1486F" w:rsidRPr="00600668">
        <w:rPr>
          <w:rFonts w:hint="cs"/>
          <w:rtl/>
        </w:rPr>
        <w:t xml:space="preserve"> </w:t>
      </w:r>
    </w:p>
    <w:p w14:paraId="70AF003B" w14:textId="513DBD6D" w:rsidR="00E403A1" w:rsidRPr="00043784" w:rsidRDefault="00F1486F" w:rsidP="009B3F54">
      <w:pPr>
        <w:pStyle w:val="affd"/>
        <w:rPr>
          <w:rtl/>
        </w:rPr>
      </w:pPr>
      <w:r w:rsidRPr="00043784">
        <w:rPr>
          <w:rFonts w:hint="cs"/>
          <w:rtl/>
        </w:rPr>
        <w:t>עשה שאפי' כ</w:t>
      </w:r>
      <w:r w:rsidR="00E403A1" w:rsidRPr="00043784">
        <w:rPr>
          <w:rFonts w:hint="cs"/>
          <w:rtl/>
        </w:rPr>
        <w:t>ס</w:t>
      </w:r>
      <w:r w:rsidRPr="00043784">
        <w:rPr>
          <w:rFonts w:hint="cs"/>
          <w:rtl/>
        </w:rPr>
        <w:t>א</w:t>
      </w:r>
      <w:r w:rsidR="00E403A1" w:rsidRPr="00043784">
        <w:rPr>
          <w:rFonts w:hint="cs"/>
          <w:rtl/>
        </w:rPr>
        <w:t xml:space="preserve"> </w:t>
      </w:r>
      <w:r w:rsidRPr="00043784">
        <w:rPr>
          <w:rFonts w:hint="cs"/>
          <w:rtl/>
        </w:rPr>
        <w:t>ד</w:t>
      </w:r>
      <w:r w:rsidR="00E403A1" w:rsidRPr="00043784">
        <w:rPr>
          <w:rFonts w:hint="cs"/>
          <w:rtl/>
        </w:rPr>
        <w:t>הרסנא לא מצא.</w:t>
      </w:r>
    </w:p>
    <w:p w14:paraId="04A8CB34" w14:textId="77777777" w:rsidR="00E403A1" w:rsidRPr="00C01657" w:rsidRDefault="00E403A1" w:rsidP="009D377E">
      <w:pPr>
        <w:pStyle w:val="ad"/>
        <w:framePr w:wrap="around"/>
        <w:rPr>
          <w:rtl/>
        </w:rPr>
      </w:pPr>
      <w:bookmarkStart w:id="315" w:name="_Toc155720500"/>
      <w:r w:rsidRPr="00C01657">
        <w:rPr>
          <w:rStyle w:val="ae"/>
          <w:rFonts w:hint="cs"/>
          <w:rtl/>
        </w:rPr>
        <w:t>מה.</w:t>
      </w:r>
      <w:bookmarkEnd w:id="315"/>
    </w:p>
    <w:p w14:paraId="5A882F6E" w14:textId="77777777" w:rsidR="00357FD1" w:rsidRPr="00043784" w:rsidRDefault="00E403A1" w:rsidP="005A4B56">
      <w:pPr>
        <w:widowControl w:val="0"/>
        <w:spacing w:before="60"/>
        <w:rPr>
          <w:rtl/>
        </w:rPr>
      </w:pPr>
      <w:bookmarkStart w:id="316" w:name="_Toc155720501"/>
      <w:r w:rsidRPr="00043784">
        <w:rPr>
          <w:rStyle w:val="a6"/>
          <w:rFonts w:hint="cs"/>
          <w:spacing w:val="0"/>
          <w:rtl/>
        </w:rPr>
        <w:t>מצות לולב</w:t>
      </w:r>
      <w:r w:rsidR="00357FD1" w:rsidRPr="00043784">
        <w:rPr>
          <w:rStyle w:val="a6"/>
          <w:rFonts w:hint="cs"/>
          <w:spacing w:val="0"/>
          <w:rtl/>
        </w:rPr>
        <w:t>:</w:t>
      </w:r>
      <w:bookmarkEnd w:id="316"/>
      <w:r w:rsidR="000D106F" w:rsidRPr="00043784">
        <w:rPr>
          <w:rFonts w:hint="cs"/>
          <w:rtl/>
        </w:rPr>
        <w:t xml:space="preserve"> סודרין </w:t>
      </w:r>
      <w:r w:rsidR="000D106F" w:rsidRPr="00F8723C">
        <w:rPr>
          <w:rStyle w:val="ac"/>
          <w:rFonts w:cs="PFT_Frank" w:hint="cs"/>
          <w:sz w:val="14"/>
          <w:rtl/>
        </w:rPr>
        <w:t>על גב</w:t>
      </w:r>
      <w:r w:rsidRPr="00043784">
        <w:rPr>
          <w:rFonts w:hint="cs"/>
          <w:rtl/>
        </w:rPr>
        <w:t xml:space="preserve"> האיצטבא, </w:t>
      </w:r>
    </w:p>
    <w:p w14:paraId="10AA1860" w14:textId="77777777" w:rsidR="00600668" w:rsidRPr="00600668" w:rsidRDefault="00357FD1" w:rsidP="001711C4">
      <w:pPr>
        <w:pStyle w:val="31"/>
        <w:framePr w:wrap="notBeside"/>
        <w:rPr>
          <w:rtl/>
        </w:rPr>
      </w:pPr>
      <w:r w:rsidRPr="00600668">
        <w:rPr>
          <w:rFonts w:hint="cs"/>
          <w:rtl/>
        </w:rPr>
        <w:t>ר"י:</w:t>
      </w:r>
    </w:p>
    <w:p w14:paraId="359068E0" w14:textId="4A91D562" w:rsidR="00E403A1" w:rsidRPr="00043784" w:rsidRDefault="00E403A1" w:rsidP="00357FD1">
      <w:pPr>
        <w:rPr>
          <w:rtl/>
        </w:rPr>
      </w:pPr>
      <w:r w:rsidRPr="00043784">
        <w:rPr>
          <w:rFonts w:hint="cs"/>
          <w:rtl/>
        </w:rPr>
        <w:t>הר הבית</w:t>
      </w:r>
      <w:r w:rsidR="00600668">
        <w:rPr>
          <w:rFonts w:hint="cs"/>
          <w:rtl/>
        </w:rPr>
        <w:t>:</w:t>
      </w:r>
      <w:r w:rsidRPr="00043784">
        <w:rPr>
          <w:rFonts w:hint="cs"/>
          <w:rtl/>
        </w:rPr>
        <w:t xml:space="preserve"> סטיו כפול לפנים מסטיו.</w:t>
      </w:r>
    </w:p>
    <w:p w14:paraId="00143205" w14:textId="266293DC" w:rsidR="00E403A1" w:rsidRPr="00E42FF2" w:rsidRDefault="0026136E" w:rsidP="00E42FF2">
      <w:pPr>
        <w:pStyle w:val="af"/>
        <w:rPr>
          <w:rtl/>
        </w:rPr>
      </w:pPr>
      <w:r>
        <w:rPr>
          <w:rFonts w:hint="cs"/>
          <w:rtl/>
        </w:rPr>
        <w:t>***</w:t>
      </w:r>
    </w:p>
    <w:p>
      <w:pPr>
        <w:pStyle w:val="MishnaBatzad"/>
        <w:rPr>
          <w:ins w:id="20261" w:author="קלוד" w:date="2026-10-06T10:10:33Z"/>
        </w:rPr>
      </w:pPr>
      <w:ins w:id="20260" w:author="קלוד" w:date="2026-10-06T10:10:33Z">
        <w:r>
          <w:t xml:space="preserve">משנה ה</w:t>
        </w:r>
      </w:ins>
    </w:p>
    <w:p w14:paraId="45A89D21" w14:textId="5C8E8FAB" w:rsidR="00163E8C" w:rsidRDefault="00E403A1" w:rsidP="009D377E">
      <w:pPr>
        <w:pStyle w:val="afff"/>
        <w:rPr>
          <w:rtl/>
        </w:rPr>
      </w:pPr>
      <w:bookmarkStart w:id="317" w:name="_Toc155720502"/>
      <w:r w:rsidRPr="00163E8C">
        <w:rPr>
          <w:rStyle w:val="afffd"/>
          <w:rFonts w:hint="cs"/>
          <w:rtl/>
        </w:rPr>
        <w:t>מצות ערבה:</w:t>
      </w:r>
      <w:bookmarkEnd w:id="317"/>
    </w:p>
    <w:p w14:paraId="34253E11" w14:textId="77B2804F" w:rsidR="008E365A" w:rsidRPr="00C01657" w:rsidRDefault="00E403A1" w:rsidP="009D377E">
      <w:pPr>
        <w:pStyle w:val="a3"/>
        <w:rPr>
          <w:rtl/>
        </w:rPr>
      </w:pPr>
      <w:r w:rsidRPr="00C01657">
        <w:rPr>
          <w:rFonts w:hint="cs"/>
          <w:rtl/>
        </w:rPr>
        <w:t>מוצא למטה מירושלים, יורדין ומלקטין משם מרוביות למזבח, ובאין וזוקפין בצידי המזבח, וראשיהן כפופין ע</w:t>
      </w:r>
      <w:r w:rsidRPr="00C01657">
        <w:rPr>
          <w:rtl/>
        </w:rPr>
        <w:t>"</w:t>
      </w:r>
      <w:r w:rsidRPr="00C01657">
        <w:rPr>
          <w:rFonts w:hint="cs"/>
          <w:rtl/>
        </w:rPr>
        <w:t xml:space="preserve">ג </w:t>
      </w:r>
      <w:del w:id="9095" w:author="הגהת סוכה" w:date="2026-09-27T12:23:34Z">
        <w:r w:rsidRPr="00C01657">
          <w:rPr>
            <w:rFonts w:hint="cs"/>
            <w:rtl/>
          </w:rPr>
          <w:delText xml:space="preserve">המזבח,</w:delText>
        </w:r>
      </w:del>
      <w:ins w:id="9096" w:author="הגהת סוכה" w:date="2026-09-27T12:23:34Z">
        <w:r w:rsidRPr="00C01657">
          <w:rPr>
            <w:rFonts w:hint="cs"/>
            <w:rtl/>
          </w:rPr>
          <w:t xml:space="preserve">המזבח, תקעו</w:t>
        </w:r>
      </w:ins>
      <w:del w:id="9097" w:author="הגהת סוכה" w:date="2026-09-27T12:23:34Z">
        <w:r w:rsidRPr="00C01657">
          <w:rPr>
            <w:rFonts w:hint="cs"/>
            <w:rtl/>
          </w:rPr>
          <w:delText xml:space="preserve">תקעו</w:delText>
        </w:r>
      </w:del>
      <w:r w:rsidRPr="00C01657">
        <w:rPr>
          <w:rFonts w:hint="cs"/>
          <w:rtl/>
        </w:rPr>
        <w:t xml:space="preserve"> והריעו ותקעו, בכל יום מקיפין המזבח פעם אחת, </w:t>
      </w:r>
      <w:r w:rsidR="00163E8C">
        <w:rPr>
          <w:rtl/>
        </w:rPr>
        <w:br/>
      </w:r>
    </w:p>
    <w:p w14:paraId="13CAF229" w14:textId="5D48DAF4" w:rsidR="00E403A1" w:rsidRPr="00C01657" w:rsidRDefault="00E403A1" w:rsidP="009D377E">
      <w:pPr>
        <w:pStyle w:val="afff"/>
        <w:rPr>
          <w:rtl/>
        </w:rPr>
      </w:pPr>
      <w:bookmarkStart w:id="318" w:name="_Toc155720503"/>
      <w:r w:rsidRPr="008175F4">
        <w:rPr>
          <w:rStyle w:val="afffd"/>
          <w:rFonts w:hint="cs"/>
          <w:rtl/>
        </w:rPr>
        <w:t>ו</w:t>
      </w:r>
      <w:r w:rsidR="008E365A" w:rsidRPr="008175F4">
        <w:rPr>
          <w:rStyle w:val="afffd"/>
          <w:rFonts w:hint="cs"/>
          <w:rtl/>
        </w:rPr>
        <w:t>א</w:t>
      </w:r>
      <w:r w:rsidRPr="008175F4">
        <w:rPr>
          <w:rStyle w:val="afffd"/>
          <w:rFonts w:hint="cs"/>
          <w:rtl/>
        </w:rPr>
        <w:t>ומרים</w:t>
      </w:r>
      <w:r w:rsidR="008175F4">
        <w:rPr>
          <w:rStyle w:val="afffd"/>
          <w:rFonts w:hint="cs"/>
          <w:rtl/>
        </w:rPr>
        <w:t>:</w:t>
      </w:r>
      <w:r w:rsidRPr="00C01657">
        <w:rPr>
          <w:rFonts w:hint="cs"/>
          <w:rtl/>
        </w:rPr>
        <w:t xml:space="preserve"> אנא ה' הושיעה נא, אנא ה' הצליחה נא,</w:t>
      </w:r>
      <w:bookmarkEnd w:id="318"/>
      <w:r w:rsidRPr="00C01657">
        <w:rPr>
          <w:rFonts w:hint="cs"/>
          <w:rtl/>
        </w:rPr>
        <w:t xml:space="preserve"> </w:t>
      </w:r>
    </w:p>
    <w:p w14:paraId="6BB8DC85" w14:textId="1E8E55F4" w:rsidR="00E403A1" w:rsidRPr="00C01657" w:rsidRDefault="00163E8C" w:rsidP="009D377E">
      <w:pPr>
        <w:pStyle w:val="a3"/>
        <w:rPr>
          <w:rtl/>
        </w:rPr>
      </w:pPr>
      <w:r w:rsidRPr="000C1CD3">
        <w:rPr>
          <w:rStyle w:val="TanaimMishna"/>
          <w:rFonts w:hint="cs"/>
          <w:rtl/>
          <w:rPrChange w:id="20155" w:author="קלוד" w:date="2026-10-06T10:10:33Z">
            <w:rPr>
              <w:rStyle w:val="af6"/>
              <w:rFonts w:hint="cs"/>
              <w:rtl/>
            </w:rPr>
          </w:rPrChange>
        </w:rPr>
        <w:t xml:space="preserve"> </w:t>
      </w:r>
      <w:r w:rsidRPr="000C1CD3">
        <w:rPr>
          <w:rStyle w:val="TanaimMishna"/>
          <w:rtl/>
          <w:rPrChange w:id="20156" w:author="קלוד" w:date="2026-10-06T10:10:33Z">
            <w:rPr>
              <w:rStyle w:val="af6"/>
              <w:rtl/>
            </w:rPr>
          </w:rPrChange>
        </w:rPr>
        <w:tab/>
      </w:r>
      <w:r w:rsidRPr="000C1CD3">
        <w:rPr>
          <w:rStyle w:val="TanaimMishna"/>
          <w:rtl/>
          <w:rPrChange w:id="20157" w:author="קלוד" w:date="2026-10-06T10:10:33Z">
            <w:rPr>
              <w:rStyle w:val="af6"/>
              <w:rtl/>
            </w:rPr>
          </w:rPrChange>
        </w:rPr>
        <w:tab/>
      </w:r>
      <w:r w:rsidRPr="000C1CD3">
        <w:rPr>
          <w:rStyle w:val="TanaimMishna"/>
          <w:rtl/>
          <w:rPrChange w:id="20158" w:author="קלוד" w:date="2026-10-06T10:10:33Z">
            <w:rPr>
              <w:rStyle w:val="af6"/>
              <w:rtl/>
            </w:rPr>
          </w:rPrChange>
        </w:rPr>
        <w:tab/>
      </w:r>
      <w:r w:rsidR="00E403A1" w:rsidRPr="000C1CD3">
        <w:rPr>
          <w:rStyle w:val="TanaimMishna"/>
          <w:rFonts w:hint="cs"/>
          <w:rtl/>
          <w:rPrChange w:id="20159" w:author="קלוד" w:date="2026-10-06T10:10:33Z">
            <w:rPr>
              <w:rStyle w:val="af6"/>
              <w:rFonts w:hint="cs"/>
              <w:rtl/>
            </w:rPr>
          </w:rPrChange>
        </w:rPr>
        <w:t>ר</w:t>
      </w:r>
      <w:r w:rsidR="00E403A1" w:rsidRPr="000C1CD3">
        <w:rPr>
          <w:rStyle w:val="TanaimMishna"/>
          <w:rtl/>
          <w:rPrChange w:id="20160" w:author="קלוד" w:date="2026-10-06T10:10:33Z">
            <w:rPr>
              <w:rStyle w:val="af6"/>
              <w:rtl/>
            </w:rPr>
          </w:rPrChange>
        </w:rPr>
        <w:t>"</w:t>
      </w:r>
      <w:r w:rsidR="00E403A1" w:rsidRPr="000C1CD3">
        <w:rPr>
          <w:rStyle w:val="TanaimMishna"/>
          <w:rFonts w:hint="cs"/>
          <w:rtl/>
          <w:rPrChange w:id="20161" w:author="קלוד" w:date="2026-10-06T10:10:33Z">
            <w:rPr>
              <w:rStyle w:val="af6"/>
              <w:rFonts w:hint="cs"/>
              <w:rtl/>
            </w:rPr>
          </w:rPrChange>
        </w:rPr>
        <w:t>י:</w:t>
      </w:r>
      <w:r w:rsidR="00E403A1" w:rsidRPr="00C01657">
        <w:rPr>
          <w:rFonts w:hint="cs"/>
          <w:rtl/>
        </w:rPr>
        <w:t xml:space="preserve"> אני והו הושיעה נא.</w:t>
      </w:r>
    </w:p>
    <w:p w14:paraId="2DF0BB0D" w14:textId="77777777" w:rsidR="00E403A1" w:rsidRPr="00C01657" w:rsidRDefault="00E403A1" w:rsidP="009D377E">
      <w:pPr>
        <w:pStyle w:val="a3"/>
        <w:rPr>
          <w:rtl/>
        </w:rPr>
      </w:pPr>
      <w:r w:rsidRPr="00C01657">
        <w:rPr>
          <w:rFonts w:hint="cs"/>
          <w:rtl/>
        </w:rPr>
        <w:t xml:space="preserve">ואותו היום מקיפין המזבח ז' פעמים, </w:t>
      </w:r>
    </w:p>
    <w:p w14:paraId="6FFC7617" w14:textId="2EC61E28" w:rsidR="00E403A1" w:rsidRPr="00C01657" w:rsidRDefault="00E403A1" w:rsidP="009D377E">
      <w:pPr>
        <w:pStyle w:val="afff"/>
        <w:rPr>
          <w:rtl/>
        </w:rPr>
      </w:pPr>
      <w:bookmarkStart w:id="319" w:name="_Toc155720504"/>
      <w:r w:rsidRPr="008175F4">
        <w:rPr>
          <w:rStyle w:val="afffd"/>
          <w:rFonts w:hint="cs"/>
          <w:rtl/>
        </w:rPr>
        <w:t>בשעת פטירתן</w:t>
      </w:r>
      <w:r w:rsidRPr="00C01657">
        <w:rPr>
          <w:rFonts w:hint="cs"/>
          <w:rtl/>
        </w:rPr>
        <w:t xml:space="preserve">- יופי לך מזבח, </w:t>
      </w:r>
      <w:r w:rsidR="00600668">
        <w:rPr>
          <w:rStyle w:val="TanaimMishna"/>
          <w:rFonts w:hint="cs"/>
          <w:rtl/>
          <w:rPrChange w:id="20162" w:author="קלוד" w:date="2026-10-06T10:10:33Z">
            <w:rPr>
              <w:rStyle w:val="afff2"/>
              <w:rFonts w:hint="cs"/>
              <w:rtl/>
            </w:rPr>
          </w:rPrChange>
        </w:rPr>
        <w:t xml:space="preserve"> </w:t>
      </w:r>
      <w:r w:rsidR="00600668">
        <w:rPr>
          <w:rStyle w:val="TanaimMishna"/>
          <w:rtl/>
          <w:rPrChange w:id="20163" w:author="קלוד" w:date="2026-10-06T10:10:33Z">
            <w:rPr>
              <w:rStyle w:val="afff2"/>
              <w:rtl/>
            </w:rPr>
          </w:rPrChange>
        </w:rPr>
        <w:tab/>
      </w:r>
      <w:r w:rsidR="006F2339">
        <w:rPr>
          <w:rStyle w:val="TanaimMishna"/>
          <w:rtl/>
          <w:rPrChange w:id="20164" w:author="קלוד" w:date="2026-10-06T10:10:33Z">
            <w:rPr>
              <w:rStyle w:val="afff2"/>
              <w:rtl/>
            </w:rPr>
          </w:rPrChange>
        </w:rPr>
        <w:tab/>
      </w:r>
      <w:r w:rsidR="00600668">
        <w:rPr>
          <w:rStyle w:val="TanaimMishna"/>
          <w:rtl/>
          <w:rPrChange w:id="20165" w:author="קלוד" w:date="2026-10-06T10:10:33Z">
            <w:rPr>
              <w:rStyle w:val="afff2"/>
              <w:rtl/>
            </w:rPr>
          </w:rPrChange>
        </w:rPr>
        <w:tab/>
      </w:r>
      <w:r w:rsidRPr="00C01657">
        <w:rPr>
          <w:rStyle w:val="TanaimMishna"/>
          <w:rFonts w:hint="cs"/>
          <w:rtl/>
          <w:rPrChange w:id="20166" w:author="קלוד" w:date="2026-10-06T10:10:33Z">
            <w:rPr>
              <w:rStyle w:val="afff2"/>
              <w:rFonts w:hint="cs"/>
              <w:rtl/>
            </w:rPr>
          </w:rPrChange>
        </w:rPr>
        <w:t>ר</w:t>
      </w:r>
      <w:r w:rsidRPr="00C01657">
        <w:rPr>
          <w:rStyle w:val="TanaimMishna"/>
          <w:rtl/>
          <w:rPrChange w:id="20167" w:author="קלוד" w:date="2026-10-06T10:10:33Z">
            <w:rPr>
              <w:rStyle w:val="afff2"/>
              <w:rtl/>
            </w:rPr>
          </w:rPrChange>
        </w:rPr>
        <w:t>"</w:t>
      </w:r>
      <w:r w:rsidRPr="00C01657">
        <w:rPr>
          <w:rStyle w:val="TanaimMishna"/>
          <w:rFonts w:hint="cs"/>
          <w:rtl/>
          <w:rPrChange w:id="20168" w:author="קלוד" w:date="2026-10-06T10:10:33Z">
            <w:rPr>
              <w:rStyle w:val="afff2"/>
              <w:rFonts w:hint="cs"/>
              <w:rtl/>
            </w:rPr>
          </w:rPrChange>
        </w:rPr>
        <w:t>א:</w:t>
      </w:r>
      <w:r w:rsidRPr="00C01657">
        <w:rPr>
          <w:rFonts w:hint="cs"/>
          <w:rtl/>
        </w:rPr>
        <w:t xml:space="preserve"> ליה ולך מזבח,</w:t>
      </w:r>
      <w:bookmarkEnd w:id="319"/>
      <w:r w:rsidRPr="00C01657">
        <w:rPr>
          <w:rFonts w:hint="cs"/>
          <w:rtl/>
        </w:rPr>
        <w:t xml:space="preserve"> </w:t>
      </w:r>
    </w:p>
    <w:p w14:paraId="434B3CED" w14:textId="77777777" w:rsidR="00E403A1" w:rsidRPr="00C01657" w:rsidRDefault="00E403A1" w:rsidP="009D377E">
      <w:pPr>
        <w:pStyle w:val="afff"/>
        <w:rPr>
          <w:rtl/>
        </w:rPr>
      </w:pPr>
      <w:bookmarkStart w:id="320" w:name="_Toc155720505"/>
      <w:r w:rsidRPr="008175F4">
        <w:rPr>
          <w:rStyle w:val="afffd"/>
          <w:rFonts w:hint="cs"/>
          <w:rtl/>
        </w:rPr>
        <w:t>כמעשהו בחול כך בשבת</w:t>
      </w:r>
      <w:r w:rsidRPr="00C01657">
        <w:rPr>
          <w:rFonts w:hint="cs"/>
          <w:rtl/>
        </w:rPr>
        <w:t>, אלא שלקטו מער</w:t>
      </w:r>
      <w:r w:rsidRPr="00C01657">
        <w:rPr>
          <w:rtl/>
        </w:rPr>
        <w:t>"</w:t>
      </w:r>
      <w:r w:rsidRPr="00C01657">
        <w:rPr>
          <w:rFonts w:hint="cs"/>
          <w:rtl/>
        </w:rPr>
        <w:t>ש ומניחין בגיגיות זהב שלא יכמושו.</w:t>
      </w:r>
      <w:bookmarkEnd w:id="320"/>
    </w:p>
    <w:p w14:paraId="1552995F" w14:textId="77777777" w:rsidR="00B10163" w:rsidRDefault="00E403A1" w:rsidP="009D377E">
      <w:pPr>
        <w:pStyle w:val="a3"/>
        <w:rPr>
          <w:rtl/>
        </w:rPr>
      </w:pPr>
      <w:r w:rsidRPr="00C01657">
        <w:rPr>
          <w:rStyle w:val="TanaimMishna"/>
          <w:rFonts w:hint="cs"/>
          <w:rtl/>
          <w:rPrChange w:id="20169" w:author="קלוד" w:date="2026-10-06T10:10:33Z">
            <w:rPr>
              <w:rStyle w:val="afff2"/>
              <w:rFonts w:hint="cs"/>
              <w:rtl/>
            </w:rPr>
          </w:rPrChange>
        </w:rPr>
        <w:t>ריב</w:t>
      </w:r>
      <w:r w:rsidRPr="00C01657">
        <w:rPr>
          <w:rStyle w:val="TanaimMishna"/>
          <w:rtl/>
          <w:rPrChange w:id="20170" w:author="קלוד" w:date="2026-10-06T10:10:33Z">
            <w:rPr>
              <w:rStyle w:val="afff2"/>
              <w:rtl/>
            </w:rPr>
          </w:rPrChange>
        </w:rPr>
        <w:t>"</w:t>
      </w:r>
      <w:r w:rsidRPr="00C01657">
        <w:rPr>
          <w:rStyle w:val="TanaimMishna"/>
          <w:rFonts w:hint="cs"/>
          <w:rtl/>
          <w:rPrChange w:id="20171" w:author="קלוד" w:date="2026-10-06T10:10:33Z">
            <w:rPr>
              <w:rStyle w:val="afff2"/>
              <w:rFonts w:hint="cs"/>
              <w:rtl/>
            </w:rPr>
          </w:rPrChange>
        </w:rPr>
        <w:t xml:space="preserve">ב: </w:t>
      </w:r>
      <w:r w:rsidRPr="00C01657">
        <w:rPr>
          <w:rFonts w:hint="cs"/>
          <w:rtl/>
        </w:rPr>
        <w:t xml:space="preserve">חריות דקל הביאו וחבטו בקרקע בצידי המזבח </w:t>
      </w:r>
    </w:p>
    <w:p w14:paraId="386D3195" w14:textId="3B265B22" w:rsidR="00E403A1" w:rsidRPr="00C01657" w:rsidRDefault="00B10163" w:rsidP="009D377E">
      <w:pPr>
        <w:pStyle w:val="a3"/>
        <w:rPr>
          <w:rtl/>
        </w:rPr>
      </w:pPr>
      <w:r>
        <w:rPr>
          <w:rFonts w:hint="cs"/>
          <w:rtl/>
        </w:rPr>
        <w:t xml:space="preserve"> </w:t>
      </w:r>
      <w:r>
        <w:rPr>
          <w:rtl/>
        </w:rPr>
        <w:tab/>
      </w:r>
      <w:r>
        <w:rPr>
          <w:rtl/>
        </w:rPr>
        <w:tab/>
      </w:r>
      <w:r w:rsidR="00E403A1" w:rsidRPr="00C01657">
        <w:rPr>
          <w:rFonts w:hint="cs"/>
          <w:rtl/>
        </w:rPr>
        <w:t xml:space="preserve">ואותו היום נקרא חבוט חריות, </w:t>
      </w:r>
    </w:p>
    <w:p w14:paraId="5013E0AB" w14:textId="77777777" w:rsidR="00E403A1" w:rsidRPr="00832579" w:rsidRDefault="00F1486F" w:rsidP="009D377E">
      <w:pPr>
        <w:pStyle w:val="afff"/>
        <w:rPr>
          <w:rtl/>
        </w:rPr>
      </w:pPr>
      <w:bookmarkStart w:id="321" w:name="_Toc155720506"/>
      <w:r w:rsidRPr="008175F4">
        <w:rPr>
          <w:rStyle w:val="afffd"/>
          <w:rFonts w:hint="cs"/>
          <w:rtl/>
        </w:rPr>
        <w:t xml:space="preserve">מיד </w:t>
      </w:r>
      <w:r w:rsidR="00072B23" w:rsidRPr="008175F4">
        <w:rPr>
          <w:rStyle w:val="afffd"/>
          <w:rFonts w:hint="cs"/>
          <w:rtl/>
        </w:rPr>
        <w:t>התינוק</w:t>
      </w:r>
      <w:r w:rsidRPr="008175F4">
        <w:rPr>
          <w:rStyle w:val="afffd"/>
          <w:rFonts w:hint="cs"/>
          <w:rtl/>
        </w:rPr>
        <w:t>ות שומטין</w:t>
      </w:r>
      <w:r w:rsidRPr="00832579">
        <w:rPr>
          <w:rFonts w:hint="cs"/>
          <w:rtl/>
        </w:rPr>
        <w:t xml:space="preserve"> לולביהן ואוכלין אתרוגיהן</w:t>
      </w:r>
      <w:bookmarkEnd w:id="321"/>
      <w:r w:rsidRPr="00832579">
        <w:rPr>
          <w:rFonts w:hint="cs"/>
          <w:rtl/>
        </w:rPr>
        <w:t xml:space="preserve"> </w:t>
      </w:r>
    </w:p>
    <w:p w14:paraId="259EDB29" w14:textId="1046B7BD" w:rsidR="00E403A1" w:rsidRPr="00043784" w:rsidRDefault="00E403A1" w:rsidP="00E403A1">
      <w:pPr>
        <w:widowControl w:val="0"/>
        <w:rPr>
          <w:rtl/>
        </w:rPr>
      </w:pPr>
      <w:r w:rsidRPr="006F2339">
        <w:rPr>
          <w:rFonts w:hint="cs"/>
          <w:spacing w:val="-4"/>
          <w:rtl/>
        </w:rPr>
        <w:t xml:space="preserve">קלניא ונקרא </w:t>
      </w:r>
      <w:r w:rsidRPr="006F2339">
        <w:rPr>
          <w:rStyle w:val="ac"/>
          <w:rFonts w:cs="PFT_Frank" w:hint="cs"/>
          <w:spacing w:val="-4"/>
          <w:sz w:val="14"/>
          <w:rtl/>
        </w:rPr>
        <w:t>מוצא</w:t>
      </w:r>
      <w:r w:rsidRPr="006F2339">
        <w:rPr>
          <w:rFonts w:hint="cs"/>
          <w:spacing w:val="-4"/>
          <w:rtl/>
        </w:rPr>
        <w:t xml:space="preserve"> שיצא ממס המלך ובאין וזוקפין בצידי המזבח</w:t>
      </w:r>
      <w:r w:rsidRPr="00043784">
        <w:rPr>
          <w:rFonts w:hint="cs"/>
          <w:rtl/>
        </w:rPr>
        <w:t xml:space="preserve"> רבות וארוכות וגבוהות י</w:t>
      </w:r>
      <w:r w:rsidRPr="00043784">
        <w:rPr>
          <w:rtl/>
        </w:rPr>
        <w:t>"</w:t>
      </w:r>
      <w:r w:rsidRPr="00043784">
        <w:rPr>
          <w:rFonts w:hint="cs"/>
          <w:rtl/>
        </w:rPr>
        <w:t>א אמה</w:t>
      </w:r>
      <w:r w:rsidR="00F8692D" w:rsidRPr="00043784">
        <w:rPr>
          <w:rFonts w:hint="cs"/>
          <w:rtl/>
        </w:rPr>
        <w:t>,</w:t>
      </w:r>
      <w:r w:rsidRPr="00043784">
        <w:rPr>
          <w:rFonts w:hint="cs"/>
          <w:rtl/>
        </w:rPr>
        <w:t xml:space="preserve"> ש</w:t>
      </w:r>
      <w:r w:rsidR="006F2339">
        <w:rPr>
          <w:rFonts w:hint="cs"/>
          <w:rtl/>
        </w:rPr>
        <w:t>גוהות</w:t>
      </w:r>
      <w:r w:rsidRPr="00043784">
        <w:rPr>
          <w:rFonts w:hint="cs"/>
          <w:rtl/>
        </w:rPr>
        <w:t xml:space="preserve"> על מזבח אמה.</w:t>
      </w:r>
    </w:p>
    <w:p w14:paraId="48009C20" w14:textId="77777777" w:rsidR="00600668" w:rsidRPr="00600668" w:rsidRDefault="00E403A1" w:rsidP="001711C4">
      <w:pPr>
        <w:pStyle w:val="31"/>
        <w:framePr w:wrap="notBeside"/>
        <w:rPr>
          <w:rtl/>
        </w:rPr>
      </w:pPr>
      <w:r w:rsidRPr="00600668">
        <w:rPr>
          <w:rFonts w:hint="cs"/>
          <w:rtl/>
        </w:rPr>
        <w:t>ממ</w:t>
      </w:r>
      <w:r w:rsidRPr="00600668">
        <w:rPr>
          <w:rtl/>
        </w:rPr>
        <w:t>"</w:t>
      </w:r>
      <w:r w:rsidRPr="00600668">
        <w:rPr>
          <w:rFonts w:hint="cs"/>
          <w:rtl/>
        </w:rPr>
        <w:t>ז:</w:t>
      </w:r>
    </w:p>
    <w:p w14:paraId="5A4A81F8" w14:textId="69097A4E" w:rsidR="00F8692D" w:rsidRPr="00043784" w:rsidRDefault="00E403A1" w:rsidP="00E403A1">
      <w:pPr>
        <w:pStyle w:val="affd"/>
        <w:widowControl w:val="0"/>
        <w:rPr>
          <w:rtl/>
        </w:rPr>
      </w:pPr>
      <w:r w:rsidRPr="00043784">
        <w:rPr>
          <w:rFonts w:hint="cs"/>
          <w:rtl/>
        </w:rPr>
        <w:t>ש</w:t>
      </w:r>
      <w:r w:rsidRPr="00043784">
        <w:rPr>
          <w:rtl/>
        </w:rPr>
        <w:t>"</w:t>
      </w:r>
      <w:r w:rsidRPr="00043784">
        <w:rPr>
          <w:rFonts w:hint="cs"/>
          <w:rtl/>
        </w:rPr>
        <w:t>מ על היסוד מ</w:t>
      </w:r>
      <w:r w:rsidR="00072B23" w:rsidRPr="00043784">
        <w:rPr>
          <w:rFonts w:hint="cs"/>
          <w:rtl/>
        </w:rPr>
        <w:t>נח</w:t>
      </w:r>
      <w:r w:rsidR="009B3F54" w:rsidRPr="00043784">
        <w:rPr>
          <w:rFonts w:hint="cs"/>
          <w:rtl/>
        </w:rPr>
        <w:t>,</w:t>
      </w:r>
      <w:r w:rsidR="00072B23" w:rsidRPr="00043784">
        <w:rPr>
          <w:rFonts w:hint="cs"/>
          <w:rtl/>
        </w:rPr>
        <w:t xml:space="preserve"> דעל הקרקע לא שייך גוחות</w:t>
      </w:r>
      <w:r w:rsidR="009B3F54" w:rsidRPr="00043784">
        <w:rPr>
          <w:rFonts w:hint="cs"/>
          <w:rtl/>
        </w:rPr>
        <w:t>,</w:t>
      </w:r>
      <w:r w:rsidR="00072B23" w:rsidRPr="00043784">
        <w:rPr>
          <w:rFonts w:hint="cs"/>
          <w:rtl/>
        </w:rPr>
        <w:t xml:space="preserve"> </w:t>
      </w:r>
    </w:p>
    <w:p w14:paraId="7768EB45" w14:textId="49140796" w:rsidR="00E403A1" w:rsidRPr="00043784" w:rsidRDefault="00072B23" w:rsidP="00600668">
      <w:pPr>
        <w:pStyle w:val="affd"/>
        <w:widowControl w:val="0"/>
        <w:rPr>
          <w:rtl/>
        </w:rPr>
      </w:pPr>
      <w:r w:rsidRPr="00043784">
        <w:rPr>
          <w:rFonts w:hint="cs"/>
          <w:rtl/>
        </w:rPr>
        <w:t>ד</w:t>
      </w:r>
      <w:r w:rsidR="007A4DC0" w:rsidRPr="00043784">
        <w:rPr>
          <w:rFonts w:hint="cs"/>
          <w:rtl/>
        </w:rPr>
        <w:t xml:space="preserve">הא </w:t>
      </w:r>
      <w:ins w:id="322" w:author="michael flegg" w:date="2026-06-17T21:10:00Z" w16du:dateUtc="2026-06-17T18:10:00Z">
        <w:r w:rsidR="007B24CD">
          <w:rPr>
            <w:rFonts w:hint="cs"/>
            <w:rtl/>
          </w:rPr>
          <w:t>עלה ו</w:t>
        </w:r>
      </w:ins>
      <w:r w:rsidRPr="00043784">
        <w:rPr>
          <w:rFonts w:hint="cs"/>
          <w:rtl/>
        </w:rPr>
        <w:t>כנס אמה ליסוד ו</w:t>
      </w:r>
      <w:ins w:id="323" w:author="michael flegg" w:date="2026-06-17T21:11:00Z" w16du:dateUtc="2026-06-17T18:11:00Z">
        <w:r w:rsidR="007B24CD">
          <w:rPr>
            <w:rFonts w:hint="cs"/>
            <w:rtl/>
          </w:rPr>
          <w:t>עלה חמש וכנס</w:t>
        </w:r>
      </w:ins>
      <w:ins w:id="324" w:author="michael flegg" w:date="2026-06-17T21:12:00Z" w16du:dateUtc="2026-06-17T18:12:00Z">
        <w:r w:rsidR="007B24CD">
          <w:rPr>
            <w:rFonts w:hint="cs"/>
            <w:rtl/>
          </w:rPr>
          <w:t xml:space="preserve"> </w:t>
        </w:r>
      </w:ins>
      <w:r w:rsidRPr="00043784">
        <w:rPr>
          <w:rFonts w:hint="cs"/>
          <w:rtl/>
        </w:rPr>
        <w:t>אמה לסובב</w:t>
      </w:r>
      <w:ins w:id="325" w:author="michael flegg" w:date="2026-06-17T21:11:00Z" w16du:dateUtc="2026-06-17T18:11:00Z">
        <w:r w:rsidR="007B24CD">
          <w:rPr>
            <w:rFonts w:hint="cs"/>
            <w:rtl/>
          </w:rPr>
          <w:t xml:space="preserve"> ועלה</w:t>
        </w:r>
      </w:ins>
      <w:ins w:id="326" w:author="michael flegg" w:date="2026-06-17T21:12:00Z" w16du:dateUtc="2026-06-17T18:12:00Z">
        <w:r w:rsidR="007B24CD">
          <w:rPr>
            <w:rFonts w:hint="cs"/>
            <w:rtl/>
          </w:rPr>
          <w:t xml:space="preserve"> שלוש מקום קרנות</w:t>
        </w:r>
      </w:ins>
      <w:r w:rsidRPr="00043784">
        <w:rPr>
          <w:rFonts w:hint="cs"/>
          <w:rtl/>
        </w:rPr>
        <w:t>.</w:t>
      </w:r>
    </w:p>
    <w:p w14:paraId="0F16B0A7" w14:textId="77777777" w:rsidR="002045A5" w:rsidRPr="00C01657" w:rsidRDefault="002045A5" w:rsidP="009D377E">
      <w:pPr>
        <w:pStyle w:val="ad"/>
        <w:framePr w:wrap="around"/>
        <w:rPr>
          <w:rtl/>
        </w:rPr>
      </w:pPr>
      <w:bookmarkStart w:id="327" w:name="_Toc155720507"/>
      <w:r w:rsidRPr="00C01657">
        <w:rPr>
          <w:rFonts w:hint="cs"/>
          <w:rtl/>
        </w:rPr>
        <w:t>מה:</w:t>
      </w:r>
      <w:bookmarkEnd w:id="327"/>
    </w:p>
    <w:p w14:paraId="7483B06F" w14:textId="28013531" w:rsidR="00072B23" w:rsidRPr="00043784" w:rsidRDefault="00E403A1" w:rsidP="00600668">
      <w:pPr>
        <w:spacing w:before="60"/>
        <w:jc w:val="center"/>
        <w:rPr>
          <w:rtl/>
        </w:rPr>
      </w:pPr>
      <w:r w:rsidRPr="00043784">
        <w:rPr>
          <w:rStyle w:val="af8"/>
          <w:rFonts w:hint="cs"/>
          <w:rtl/>
        </w:rPr>
        <w:t>אסרו חג בעבותים עד קרנות המזבח</w:t>
      </w:r>
    </w:p>
    <w:p w14:paraId="66BADC96" w14:textId="77777777" w:rsidR="00600668" w:rsidRPr="00600668" w:rsidRDefault="00072B23" w:rsidP="001711C4">
      <w:pPr>
        <w:pStyle w:val="31"/>
        <w:framePr w:wrap="notBeside"/>
        <w:rPr>
          <w:rtl/>
        </w:rPr>
      </w:pPr>
      <w:r w:rsidRPr="00600668">
        <w:rPr>
          <w:rFonts w:hint="cs"/>
          <w:rtl/>
        </w:rPr>
        <w:t>א.</w:t>
      </w:r>
    </w:p>
    <w:p w14:paraId="7B14943F" w14:textId="7F0C3405" w:rsidR="00072B23" w:rsidRPr="00043784" w:rsidRDefault="00072B23" w:rsidP="00600668">
      <w:pPr>
        <w:widowControl w:val="0"/>
        <w:rPr>
          <w:rtl/>
        </w:rPr>
      </w:pPr>
      <w:r w:rsidRPr="00043784">
        <w:rPr>
          <w:rFonts w:hint="cs"/>
          <w:rtl/>
        </w:rPr>
        <w:t xml:space="preserve">דערבות עולות למעלה מן המזבח, </w:t>
      </w:r>
    </w:p>
    <w:p w14:paraId="2ED96AB3" w14:textId="77777777" w:rsidR="00600668" w:rsidRPr="00600668" w:rsidRDefault="00072B23" w:rsidP="001711C4">
      <w:pPr>
        <w:pStyle w:val="31"/>
        <w:framePr w:wrap="notBeside"/>
        <w:rPr>
          <w:rtl/>
        </w:rPr>
      </w:pPr>
      <w:r w:rsidRPr="00600668">
        <w:rPr>
          <w:rFonts w:hint="cs"/>
          <w:rtl/>
        </w:rPr>
        <w:t>ב.</w:t>
      </w:r>
    </w:p>
    <w:p w14:paraId="073B872D" w14:textId="281ACA84" w:rsidR="00E403A1" w:rsidRPr="00043784" w:rsidRDefault="00E403A1" w:rsidP="00600668">
      <w:pPr>
        <w:widowControl w:val="0"/>
        <w:rPr>
          <w:rStyle w:val="af4"/>
          <w:color w:val="auto"/>
          <w:rtl/>
        </w:rPr>
      </w:pPr>
      <w:r w:rsidRPr="00043784">
        <w:rPr>
          <w:rFonts w:hint="cs"/>
          <w:rtl/>
        </w:rPr>
        <w:t>דכל הנוטל לולב באגודו והדס בעבותו</w:t>
      </w:r>
      <w:r w:rsidR="009B3F54" w:rsidRPr="00043784">
        <w:rPr>
          <w:rFonts w:hint="cs"/>
          <w:rtl/>
        </w:rPr>
        <w:t>,</w:t>
      </w:r>
      <w:r w:rsidR="00750352">
        <w:rPr>
          <w:rFonts w:hint="cs"/>
          <w:rtl/>
        </w:rPr>
        <w:t xml:space="preserve"> </w:t>
      </w:r>
      <w:r w:rsidRPr="00043784">
        <w:rPr>
          <w:rFonts w:hint="cs"/>
          <w:rtl/>
        </w:rPr>
        <w:t>כאילו בנה מזבח והקריב קרבן.</w:t>
      </w:r>
    </w:p>
    <w:p w14:paraId="53319095" w14:textId="77777777" w:rsidR="00600668" w:rsidRPr="00600668" w:rsidRDefault="00072B23" w:rsidP="001711C4">
      <w:pPr>
        <w:pStyle w:val="31"/>
        <w:framePr w:wrap="notBeside"/>
        <w:rPr>
          <w:rtl/>
        </w:rPr>
      </w:pPr>
      <w:r w:rsidRPr="00600668">
        <w:rPr>
          <w:rFonts w:hint="cs"/>
          <w:rtl/>
        </w:rPr>
        <w:t>ג</w:t>
      </w:r>
      <w:r w:rsidR="00E403A1" w:rsidRPr="00600668">
        <w:rPr>
          <w:rFonts w:hint="cs"/>
          <w:rtl/>
        </w:rPr>
        <w:t>.</w:t>
      </w:r>
    </w:p>
    <w:p w14:paraId="2CC6A3B2" w14:textId="67B0D5FB" w:rsidR="00E403A1" w:rsidRPr="00043784" w:rsidRDefault="00E403A1" w:rsidP="00600668">
      <w:pPr>
        <w:widowControl w:val="0"/>
        <w:rPr>
          <w:rtl/>
        </w:rPr>
      </w:pPr>
      <w:r w:rsidRPr="00043784">
        <w:rPr>
          <w:rFonts w:hint="cs"/>
          <w:rtl/>
        </w:rPr>
        <w:t>שהעושה איסור לחג באכילה ושתיה</w:t>
      </w:r>
      <w:r w:rsidR="009B3F54" w:rsidRPr="00043784">
        <w:rPr>
          <w:rFonts w:hint="cs"/>
          <w:rtl/>
        </w:rPr>
        <w:t>,</w:t>
      </w:r>
      <w:r w:rsidRPr="00043784">
        <w:rPr>
          <w:rFonts w:hint="cs"/>
          <w:rtl/>
        </w:rPr>
        <w:t xml:space="preserve"> כאילו בנה מזבח והקריב עליו קרבן.</w:t>
      </w:r>
    </w:p>
    <w:p w14:paraId="5B82C1C6" w14:textId="6FAE87BA" w:rsidR="003D13BB" w:rsidRPr="00043784" w:rsidRDefault="00E403A1" w:rsidP="00600668">
      <w:pPr>
        <w:pStyle w:val="affd"/>
        <w:spacing w:before="60"/>
        <w:jc w:val="center"/>
        <w:rPr>
          <w:rStyle w:val="af4"/>
          <w:color w:val="auto"/>
          <w:rtl/>
        </w:rPr>
      </w:pPr>
      <w:r w:rsidRPr="00043784">
        <w:rPr>
          <w:rStyle w:val="af8"/>
          <w:rFonts w:hint="cs"/>
          <w:rtl/>
        </w:rPr>
        <w:t>עצי שטים עומדים</w:t>
      </w:r>
    </w:p>
    <w:p w14:paraId="51E005AC" w14:textId="77777777" w:rsidR="00600668" w:rsidRPr="00600668" w:rsidRDefault="00072B23" w:rsidP="001711C4">
      <w:pPr>
        <w:pStyle w:val="31"/>
        <w:framePr w:wrap="notBeside"/>
        <w:rPr>
          <w:rtl/>
        </w:rPr>
      </w:pPr>
      <w:r w:rsidRPr="00600668">
        <w:rPr>
          <w:rFonts w:hint="cs"/>
          <w:rtl/>
        </w:rPr>
        <w:t>א.</w:t>
      </w:r>
    </w:p>
    <w:p w14:paraId="4250A82A" w14:textId="6C6FDF7A" w:rsidR="00E403A1" w:rsidRPr="00043784" w:rsidRDefault="00E403A1" w:rsidP="00600668">
      <w:pPr>
        <w:pStyle w:val="affd"/>
        <w:rPr>
          <w:rStyle w:val="af4"/>
          <w:color w:val="auto"/>
          <w:rtl/>
        </w:rPr>
      </w:pPr>
      <w:r w:rsidRPr="00043784">
        <w:rPr>
          <w:rFonts w:hint="cs"/>
          <w:rtl/>
        </w:rPr>
        <w:t xml:space="preserve">כל המצות </w:t>
      </w:r>
      <w:del w:id="9054" w:author="הגהת סוכה" w:date="2026-09-27T12:23:34Z">
        <w:r w:rsidRPr="00043784">
          <w:rPr>
            <w:rFonts w:hint="cs"/>
            <w:rtl/>
          </w:rPr>
          <w:delText xml:space="preserve">ייד</w:delText>
        </w:r>
      </w:del>
      <w:ins w:id="9055" w:author="הגהת סוכה" w:date="2026-09-27T12:23:34Z">
        <w:r w:rsidRPr="00043784">
          <w:rPr>
            <w:rFonts w:hint="cs"/>
            <w:rtl/>
          </w:rPr>
          <w:t xml:space="preserve">יד"ח</w:t>
        </w:r>
      </w:ins>
      <w:del w:id="9056" w:author="הגהת סוכה" w:date="2026-09-27T12:23:34Z">
        <w:r w:rsidRPr="00043784">
          <w:rPr>
            <w:rtl/>
          </w:rPr>
          <w:delText xml:space="preserve">"</w:delText>
        </w:r>
      </w:del>
      <w:del w:id="9057" w:author="הגהת סוכה" w:date="2026-09-27T12:23:34Z">
        <w:r w:rsidRPr="00043784">
          <w:rPr>
            <w:rFonts w:hint="cs"/>
            <w:rtl/>
          </w:rPr>
          <w:delText xml:space="preserve">ח</w:delText>
        </w:r>
      </w:del>
      <w:r w:rsidRPr="00043784">
        <w:rPr>
          <w:rFonts w:hint="cs"/>
          <w:rtl/>
        </w:rPr>
        <w:t xml:space="preserve"> דרך גדילתן, </w:t>
      </w:r>
    </w:p>
    <w:p w14:paraId="7D504244" w14:textId="77777777" w:rsidR="00600668" w:rsidRPr="00600668" w:rsidRDefault="00E403A1" w:rsidP="001711C4">
      <w:pPr>
        <w:pStyle w:val="31"/>
        <w:framePr w:wrap="notBeside"/>
        <w:rPr>
          <w:rtl/>
        </w:rPr>
      </w:pPr>
      <w:r w:rsidRPr="00600668">
        <w:rPr>
          <w:rFonts w:hint="cs"/>
          <w:rtl/>
        </w:rPr>
        <w:t>ב.</w:t>
      </w:r>
    </w:p>
    <w:p w14:paraId="2B5027EE" w14:textId="521A2556" w:rsidR="003D13BB" w:rsidRPr="00043784" w:rsidRDefault="00E403A1" w:rsidP="00600668">
      <w:pPr>
        <w:pStyle w:val="affd"/>
        <w:widowControl w:val="0"/>
        <w:rPr>
          <w:rStyle w:val="af4"/>
          <w:color w:val="auto"/>
          <w:rtl/>
        </w:rPr>
      </w:pPr>
      <w:r w:rsidRPr="00043784">
        <w:rPr>
          <w:rFonts w:hint="cs"/>
          <w:rtl/>
        </w:rPr>
        <w:t>עומדים שמעמידים ציפוין,</w:t>
      </w:r>
      <w:r w:rsidRPr="00043784">
        <w:rPr>
          <w:rStyle w:val="af4"/>
          <w:rFonts w:hint="cs"/>
          <w:color w:val="auto"/>
          <w:rtl/>
        </w:rPr>
        <w:t xml:space="preserve"> </w:t>
      </w:r>
    </w:p>
    <w:p w14:paraId="63E34147" w14:textId="77777777" w:rsidR="00600668" w:rsidRPr="00600668" w:rsidRDefault="00E403A1" w:rsidP="001711C4">
      <w:pPr>
        <w:pStyle w:val="31"/>
        <w:framePr w:wrap="notBeside"/>
        <w:rPr>
          <w:rtl/>
        </w:rPr>
      </w:pPr>
      <w:r w:rsidRPr="00600668">
        <w:rPr>
          <w:rFonts w:hint="cs"/>
          <w:rtl/>
        </w:rPr>
        <w:t>ג.</w:t>
      </w:r>
    </w:p>
    <w:p w14:paraId="3D1892AE" w14:textId="190BFBCA" w:rsidR="00E403A1" w:rsidRPr="00043784" w:rsidRDefault="00E403A1" w:rsidP="00600668">
      <w:pPr>
        <w:pStyle w:val="affd"/>
        <w:spacing w:after="60"/>
        <w:rPr>
          <w:rtl/>
        </w:rPr>
      </w:pPr>
      <w:r w:rsidRPr="00043784">
        <w:rPr>
          <w:rFonts w:hint="cs"/>
          <w:rtl/>
        </w:rPr>
        <w:t>שעומדים לע</w:t>
      </w:r>
      <w:r w:rsidR="00600668">
        <w:rPr>
          <w:rFonts w:hint="cs"/>
          <w:rtl/>
        </w:rPr>
        <w:t>ו</w:t>
      </w:r>
      <w:r w:rsidRPr="00043784">
        <w:rPr>
          <w:rFonts w:hint="cs"/>
          <w:rtl/>
        </w:rPr>
        <w:t>למי עלמים.</w:t>
      </w:r>
    </w:p>
    <w:p w14:paraId="644FF6A7" w14:textId="77777777" w:rsidR="00600668" w:rsidRPr="00600668" w:rsidRDefault="00E403A1" w:rsidP="001711C4">
      <w:pPr>
        <w:pStyle w:val="31"/>
        <w:framePr w:wrap="notBeside"/>
        <w:rPr>
          <w:rtl/>
        </w:rPr>
      </w:pPr>
      <w:r w:rsidRPr="00600668">
        <w:rPr>
          <w:rFonts w:hint="cs"/>
          <w:rtl/>
        </w:rPr>
        <w:t>רשב</w:t>
      </w:r>
      <w:r w:rsidRPr="00600668">
        <w:rPr>
          <w:rtl/>
        </w:rPr>
        <w:t>"</w:t>
      </w:r>
      <w:r w:rsidRPr="00600668">
        <w:rPr>
          <w:rFonts w:hint="cs"/>
          <w:rtl/>
        </w:rPr>
        <w:t>י</w:t>
      </w:r>
      <w:r w:rsidR="00072B23" w:rsidRPr="00600668">
        <w:rPr>
          <w:rFonts w:hint="cs"/>
          <w:rtl/>
        </w:rPr>
        <w:t>:</w:t>
      </w:r>
      <w:r w:rsidRPr="00600668">
        <w:rPr>
          <w:rFonts w:hint="cs"/>
          <w:rtl/>
        </w:rPr>
        <w:t xml:space="preserve"> </w:t>
      </w:r>
    </w:p>
    <w:p w14:paraId="46030719" w14:textId="33F96B43" w:rsidR="00072B23" w:rsidRPr="00C91EAB" w:rsidRDefault="00E403A1" w:rsidP="00600668">
      <w:pPr>
        <w:rPr>
          <w:rFonts w:cs="PFT_Frank"/>
          <w:b/>
          <w:bCs/>
          <w:szCs w:val="14"/>
          <w:rtl/>
        </w:rPr>
      </w:pPr>
      <w:r w:rsidRPr="00C91EAB">
        <w:rPr>
          <w:rFonts w:cs="PFT_Frank" w:hint="cs"/>
          <w:b/>
          <w:bCs/>
          <w:szCs w:val="14"/>
          <w:rtl/>
        </w:rPr>
        <w:t>כולני לפטור העולם כולו מהדין</w:t>
      </w:r>
      <w:r w:rsidR="00072B23" w:rsidRPr="00C91EAB">
        <w:rPr>
          <w:rFonts w:cs="PFT_Frank" w:hint="cs"/>
          <w:b/>
          <w:bCs/>
          <w:szCs w:val="14"/>
          <w:rtl/>
        </w:rPr>
        <w:t>,</w:t>
      </w:r>
      <w:r w:rsidRPr="00C91EAB">
        <w:rPr>
          <w:rFonts w:cs="PFT_Frank" w:hint="cs"/>
          <w:b/>
          <w:bCs/>
          <w:szCs w:val="14"/>
          <w:rtl/>
        </w:rPr>
        <w:t xml:space="preserve"> מיום שנבראתי עד עתה, </w:t>
      </w:r>
    </w:p>
    <w:p w14:paraId="7D3422B8" w14:textId="77777777" w:rsidR="00072B23" w:rsidRPr="00043784" w:rsidRDefault="00E403A1" w:rsidP="00072B23">
      <w:pPr>
        <w:pStyle w:val="affd"/>
        <w:rPr>
          <w:rtl/>
        </w:rPr>
      </w:pPr>
      <w:r w:rsidRPr="00043784">
        <w:rPr>
          <w:rFonts w:hint="cs"/>
          <w:rtl/>
        </w:rPr>
        <w:t xml:space="preserve">ואי אלעזר בני עמי מיום שנברא העולם ועד עכשיו, </w:t>
      </w:r>
    </w:p>
    <w:p w14:paraId="5424E879" w14:textId="77777777" w:rsidR="00E403A1" w:rsidRPr="00043784" w:rsidRDefault="00E403A1" w:rsidP="00600668">
      <w:pPr>
        <w:pStyle w:val="affd"/>
        <w:spacing w:after="60"/>
        <w:rPr>
          <w:rtl/>
        </w:rPr>
      </w:pPr>
      <w:r w:rsidRPr="00043784">
        <w:rPr>
          <w:rFonts w:hint="cs"/>
          <w:rtl/>
        </w:rPr>
        <w:t>ואי יותם בן עוזיהו עמנו מיום שנברא העולם עד סופו.</w:t>
      </w:r>
    </w:p>
    <w:p w14:paraId="4D6384EF" w14:textId="4A8DA127" w:rsidR="00600668" w:rsidRPr="00600668" w:rsidRDefault="00E403A1" w:rsidP="001711C4">
      <w:pPr>
        <w:pStyle w:val="31"/>
        <w:framePr w:wrap="notBeside"/>
        <w:rPr>
          <w:rtl/>
        </w:rPr>
      </w:pPr>
      <w:r w:rsidRPr="00600668">
        <w:rPr>
          <w:rFonts w:hint="cs"/>
          <w:rtl/>
        </w:rPr>
        <w:t>רשב</w:t>
      </w:r>
      <w:r w:rsidRPr="00600668">
        <w:rPr>
          <w:rtl/>
        </w:rPr>
        <w:t>"</w:t>
      </w:r>
      <w:r w:rsidRPr="00600668">
        <w:rPr>
          <w:rFonts w:hint="cs"/>
          <w:rtl/>
        </w:rPr>
        <w:t>י</w:t>
      </w:r>
      <w:r w:rsidR="00600668">
        <w:rPr>
          <w:rFonts w:hint="cs"/>
          <w:rtl/>
        </w:rPr>
        <w:t>:</w:t>
      </w:r>
    </w:p>
    <w:p w14:paraId="7B070BB4" w14:textId="0015D3C2" w:rsidR="003D13BB" w:rsidRPr="006F2339" w:rsidRDefault="00E403A1" w:rsidP="00600668">
      <w:pPr>
        <w:rPr>
          <w:rtl/>
        </w:rPr>
      </w:pPr>
      <w:r w:rsidRPr="006F2339">
        <w:rPr>
          <w:rFonts w:hint="cs"/>
          <w:rtl/>
        </w:rPr>
        <w:t xml:space="preserve">ראיתי בני עלייה והן מועטין, אם אלף הן  אני ובני מהן, </w:t>
      </w:r>
    </w:p>
    <w:p w14:paraId="5858F43F" w14:textId="77777777" w:rsidR="003D13BB" w:rsidRPr="00F8723C" w:rsidRDefault="00E403A1" w:rsidP="003D13BB">
      <w:pPr>
        <w:pStyle w:val="affd"/>
        <w:rPr>
          <w:rStyle w:val="ac"/>
          <w:rFonts w:cs="PFT_Frank"/>
          <w:sz w:val="14"/>
          <w:rtl/>
        </w:rPr>
      </w:pPr>
      <w:r w:rsidRPr="00043784">
        <w:rPr>
          <w:rFonts w:hint="cs"/>
          <w:rtl/>
        </w:rPr>
        <w:t>אם מאה אנו מהן אם שנים אני ובני הן,</w:t>
      </w:r>
      <w:r w:rsidRPr="00F8723C">
        <w:rPr>
          <w:rStyle w:val="ac"/>
          <w:rFonts w:cs="PFT_Frank" w:hint="cs"/>
          <w:sz w:val="14"/>
          <w:rtl/>
        </w:rPr>
        <w:t xml:space="preserve"> </w:t>
      </w:r>
    </w:p>
    <w:p w14:paraId="51CAC2FB" w14:textId="607A0147" w:rsidR="00600668" w:rsidRPr="00600668" w:rsidRDefault="00E403A1" w:rsidP="001711C4">
      <w:pPr>
        <w:pStyle w:val="31"/>
        <w:framePr w:wrap="notBeside"/>
        <w:rPr>
          <w:rtl/>
        </w:rPr>
      </w:pPr>
      <w:r w:rsidRPr="00600668">
        <w:rPr>
          <w:rFonts w:hint="cs"/>
          <w:rtl/>
        </w:rPr>
        <w:t>והך</w:t>
      </w:r>
      <w:r w:rsidR="00600668">
        <w:rPr>
          <w:rFonts w:hint="cs"/>
          <w:rtl/>
        </w:rPr>
        <w:t>:</w:t>
      </w:r>
    </w:p>
    <w:p w14:paraId="562576BA" w14:textId="77777777" w:rsidR="00600668" w:rsidRDefault="00E403A1" w:rsidP="00600668">
      <w:pPr>
        <w:pStyle w:val="affd"/>
        <w:rPr>
          <w:rtl/>
        </w:rPr>
      </w:pPr>
      <w:r w:rsidRPr="00043784">
        <w:rPr>
          <w:rFonts w:hint="cs"/>
          <w:rtl/>
        </w:rPr>
        <w:t>דח</w:t>
      </w:r>
      <w:r w:rsidRPr="00043784">
        <w:rPr>
          <w:rtl/>
        </w:rPr>
        <w:t>"</w:t>
      </w:r>
      <w:r w:rsidRPr="00043784">
        <w:rPr>
          <w:rFonts w:hint="cs"/>
          <w:rtl/>
        </w:rPr>
        <w:t>י אלף שורות צדיקים לפני הקב</w:t>
      </w:r>
      <w:r w:rsidRPr="00043784">
        <w:rPr>
          <w:rtl/>
        </w:rPr>
        <w:t>"</w:t>
      </w:r>
      <w:r w:rsidR="001404A8" w:rsidRPr="00043784">
        <w:rPr>
          <w:rFonts w:hint="cs"/>
          <w:rtl/>
        </w:rPr>
        <w:t xml:space="preserve">ה </w:t>
      </w:r>
    </w:p>
    <w:p w14:paraId="7C7045FB" w14:textId="77777777" w:rsidR="00600668" w:rsidRPr="00600668" w:rsidRDefault="00600668" w:rsidP="001711C4">
      <w:pPr>
        <w:pStyle w:val="31"/>
        <w:framePr w:wrap="notBeside"/>
        <w:rPr>
          <w:rtl/>
        </w:rPr>
      </w:pPr>
      <w:r w:rsidRPr="00600668">
        <w:rPr>
          <w:rFonts w:hint="cs"/>
          <w:rtl/>
        </w:rPr>
        <w:t>-</w:t>
      </w:r>
    </w:p>
    <w:p w14:paraId="58AED66E" w14:textId="22BCB57E" w:rsidR="003D13BB" w:rsidRPr="00043784" w:rsidRDefault="00E403A1" w:rsidP="00600668">
      <w:pPr>
        <w:pStyle w:val="affd"/>
        <w:rPr>
          <w:rtl/>
        </w:rPr>
      </w:pPr>
      <w:r w:rsidRPr="00043784">
        <w:rPr>
          <w:rFonts w:hint="cs"/>
          <w:rtl/>
        </w:rPr>
        <w:t xml:space="preserve">דמסתכלי באספקלריא שאינה מאירה, </w:t>
      </w:r>
    </w:p>
    <w:p w14:paraId="73A2852A" w14:textId="064BB6A0" w:rsidR="00600668" w:rsidRPr="00600668" w:rsidRDefault="00E403A1" w:rsidP="001711C4">
      <w:pPr>
        <w:pStyle w:val="31"/>
        <w:framePr w:wrap="notBeside"/>
        <w:rPr>
          <w:rtl/>
        </w:rPr>
      </w:pPr>
      <w:r w:rsidRPr="00600668">
        <w:rPr>
          <w:rFonts w:hint="cs"/>
          <w:rtl/>
        </w:rPr>
        <w:t>והך</w:t>
      </w:r>
      <w:r w:rsidR="00600668">
        <w:rPr>
          <w:rFonts w:hint="cs"/>
          <w:rtl/>
        </w:rPr>
        <w:t>:</w:t>
      </w:r>
    </w:p>
    <w:p w14:paraId="466514B3" w14:textId="7B043891" w:rsidR="003D13BB" w:rsidRPr="00043784" w:rsidRDefault="00E403A1" w:rsidP="003D6607">
      <w:pPr>
        <w:rPr>
          <w:rtl/>
        </w:rPr>
      </w:pPr>
      <w:r w:rsidRPr="00043784">
        <w:rPr>
          <w:rFonts w:hint="cs"/>
          <w:rtl/>
        </w:rPr>
        <w:t>דל</w:t>
      </w:r>
      <w:r w:rsidRPr="00043784">
        <w:rPr>
          <w:rtl/>
        </w:rPr>
        <w:t>"</w:t>
      </w:r>
      <w:r w:rsidRPr="00043784">
        <w:rPr>
          <w:rFonts w:hint="cs"/>
          <w:rtl/>
        </w:rPr>
        <w:t xml:space="preserve">ו צדיקים באספקלריה המאירה </w:t>
      </w:r>
      <w:r w:rsidRPr="00043784">
        <w:rPr>
          <w:rStyle w:val="af8"/>
          <w:rFonts w:hint="cs"/>
          <w:rtl/>
        </w:rPr>
        <w:t xml:space="preserve">דאשרי </w:t>
      </w:r>
      <w:r w:rsidR="007B24CD">
        <w:rPr>
          <w:rStyle w:val="af8"/>
          <w:rFonts w:hint="cs"/>
          <w:rtl/>
        </w:rPr>
        <w:t xml:space="preserve">כל </w:t>
      </w:r>
      <w:r w:rsidRPr="00043784">
        <w:rPr>
          <w:rStyle w:val="af8"/>
          <w:rFonts w:hint="cs"/>
          <w:rtl/>
        </w:rPr>
        <w:t>ח</w:t>
      </w:r>
      <w:r w:rsidR="007B24CD">
        <w:rPr>
          <w:rStyle w:val="af8"/>
          <w:rFonts w:hint="cs"/>
          <w:rtl/>
        </w:rPr>
        <w:t>ו</w:t>
      </w:r>
      <w:r w:rsidRPr="00043784">
        <w:rPr>
          <w:rStyle w:val="af8"/>
          <w:rFonts w:hint="cs"/>
          <w:rtl/>
        </w:rPr>
        <w:t>כ</w:t>
      </w:r>
      <w:r w:rsidR="007B24CD">
        <w:rPr>
          <w:rStyle w:val="af8"/>
          <w:rFonts w:hint="cs"/>
          <w:rtl/>
        </w:rPr>
        <w:t>י</w:t>
      </w:r>
      <w:r w:rsidR="003D13BB" w:rsidRPr="00043784">
        <w:rPr>
          <w:rStyle w:val="af8"/>
          <w:rFonts w:hint="cs"/>
          <w:rtl/>
        </w:rPr>
        <w:t xml:space="preserve"> לו</w:t>
      </w:r>
      <w:r w:rsidRPr="00043784">
        <w:rPr>
          <w:rStyle w:val="af8"/>
          <w:rFonts w:hint="cs"/>
          <w:rtl/>
        </w:rPr>
        <w:t xml:space="preserve"> </w:t>
      </w:r>
    </w:p>
    <w:p w14:paraId="1566F578" w14:textId="77777777" w:rsidR="00600668" w:rsidRPr="00600668" w:rsidRDefault="009B3F54" w:rsidP="001711C4">
      <w:pPr>
        <w:pStyle w:val="31"/>
        <w:framePr w:wrap="notBeside"/>
        <w:rPr>
          <w:rtl/>
        </w:rPr>
      </w:pPr>
      <w:r w:rsidRPr="00600668">
        <w:rPr>
          <w:rFonts w:hint="cs"/>
          <w:rtl/>
        </w:rPr>
        <w:t>-</w:t>
      </w:r>
    </w:p>
    <w:p w14:paraId="2ED7EF98" w14:textId="7EC62283" w:rsidR="00E403A1" w:rsidRPr="00043784" w:rsidRDefault="00E403A1" w:rsidP="003D13BB">
      <w:pPr>
        <w:pStyle w:val="affd"/>
        <w:rPr>
          <w:rtl/>
        </w:rPr>
      </w:pPr>
      <w:r w:rsidRPr="00043784">
        <w:rPr>
          <w:rFonts w:hint="cs"/>
          <w:rtl/>
        </w:rPr>
        <w:t>לנכנסים רק ברשות.</w:t>
      </w:r>
    </w:p>
    <w:p w14:paraId="2D0F6885" w14:textId="6DE6D05A" w:rsidR="007A4DC0" w:rsidRPr="00C01657" w:rsidRDefault="007A4DC0" w:rsidP="003049F3">
      <w:pPr>
        <w:pStyle w:val="a5"/>
        <w:rPr>
          <w:rtl/>
        </w:rPr>
      </w:pPr>
      <w:ins w:id="9847" w:author="מספור קטעי משנה" w:date="2026-10-06T06:45:53Z">
        <w:r>
          <w:rPr>
            <w:rStyle w:val="MisparKeta"/>
          </w:rPr>
          <w:t xml:space="preserve">ב. </w:t>
        </w:r>
      </w:ins>
      <w:bookmarkStart w:id="328" w:name="_Toc155720508"/>
      <w:r w:rsidRPr="00C01657">
        <w:rPr>
          <w:rFonts w:hint="cs"/>
          <w:rtl/>
        </w:rPr>
        <w:t>ר"א לי</w:t>
      </w:r>
      <w:r w:rsidR="00600668">
        <w:rPr>
          <w:rFonts w:hint="cs"/>
          <w:rtl/>
        </w:rPr>
        <w:t>-</w:t>
      </w:r>
      <w:r w:rsidRPr="00C01657">
        <w:rPr>
          <w:rFonts w:hint="cs"/>
          <w:rtl/>
        </w:rPr>
        <w:t>ה ולך מזבח</w:t>
      </w:r>
      <w:bookmarkEnd w:id="328"/>
      <w:r w:rsidRPr="00C01657">
        <w:rPr>
          <w:rFonts w:hint="cs"/>
          <w:rtl/>
        </w:rPr>
        <w:t xml:space="preserve"> </w:t>
      </w:r>
    </w:p>
    <w:p w14:paraId="4329890A" w14:textId="4736DDBD" w:rsidR="007A4DC0" w:rsidRPr="00043784" w:rsidRDefault="007A4DC0" w:rsidP="009B3F54">
      <w:pPr>
        <w:pStyle w:val="affd"/>
        <w:rPr>
          <w:rtl/>
        </w:rPr>
      </w:pPr>
      <w:r w:rsidRPr="00043784">
        <w:rPr>
          <w:rFonts w:hint="cs"/>
          <w:rtl/>
        </w:rPr>
        <w:t>לי</w:t>
      </w:r>
      <w:r w:rsidR="00600668">
        <w:rPr>
          <w:rFonts w:hint="cs"/>
          <w:rtl/>
        </w:rPr>
        <w:t>-</w:t>
      </w:r>
      <w:r w:rsidRPr="00043784">
        <w:rPr>
          <w:rFonts w:hint="cs"/>
          <w:rtl/>
        </w:rPr>
        <w:t>ה אנחנו מודים, ולך משבחים</w:t>
      </w:r>
      <w:r w:rsidR="009B3F54" w:rsidRPr="00043784">
        <w:rPr>
          <w:rFonts w:hint="cs"/>
          <w:rtl/>
        </w:rPr>
        <w:t>,</w:t>
      </w:r>
      <w:ins w:id="10559" w:author="דבורה שירה פלג" w:date="2026-07-24T14:59:00Z" w16du:dateUtc="2026-07-24T11:59:00Z">
        <w:r w:rsidR="006E1470">
          <w:rPr>
            <w:rFonts w:hint="cs"/>
            <w:rtl/>
          </w:rPr>
          <w:t xml:space="preserve"> א"נ לי-ה מש</w:t>
        </w:r>
      </w:ins>
      <w:ins w:id="10560" w:author="דבורה שירה פלג" w:date="2026-07-24T15:00:00Z" w16du:dateUtc="2026-07-24T12:00:00Z">
        <w:r w:rsidR="006E1470">
          <w:rPr>
            <w:rFonts w:hint="cs"/>
            <w:rtl/>
          </w:rPr>
          <w:t xml:space="preserve">בחין ולך מקלסין</w:t>
        </w:r>
      </w:ins>
    </w:p>
    <w:p w14:paraId="2B7B0C7E" w14:textId="77777777" w:rsidR="007A4DC0" w:rsidRPr="006F2339" w:rsidRDefault="007A4DC0" w:rsidP="007A4DC0">
      <w:pPr>
        <w:pStyle w:val="affd"/>
        <w:rPr>
          <w:spacing w:val="-2"/>
          <w:rtl/>
        </w:rPr>
      </w:pPr>
      <w:r w:rsidRPr="006F2339">
        <w:rPr>
          <w:rFonts w:hint="cs"/>
          <w:spacing w:val="-2"/>
          <w:rtl/>
        </w:rPr>
        <w:t>לא משתפין ח</w:t>
      </w:r>
      <w:r w:rsidRPr="006F2339">
        <w:rPr>
          <w:spacing w:val="-2"/>
          <w:rtl/>
        </w:rPr>
        <w:t>"</w:t>
      </w:r>
      <w:r w:rsidRPr="006F2339">
        <w:rPr>
          <w:rFonts w:hint="cs"/>
          <w:spacing w:val="-2"/>
          <w:rtl/>
        </w:rPr>
        <w:t>ו ש</w:t>
      </w:r>
      <w:r w:rsidRPr="006F2339">
        <w:rPr>
          <w:spacing w:val="-2"/>
          <w:rtl/>
        </w:rPr>
        <w:t>"</w:t>
      </w:r>
      <w:r w:rsidRPr="006F2339">
        <w:rPr>
          <w:rFonts w:hint="cs"/>
          <w:spacing w:val="-2"/>
          <w:rtl/>
        </w:rPr>
        <w:t>ש וד</w:t>
      </w:r>
      <w:r w:rsidRPr="006F2339">
        <w:rPr>
          <w:spacing w:val="-2"/>
          <w:rtl/>
        </w:rPr>
        <w:t>"</w:t>
      </w:r>
      <w:r w:rsidRPr="006F2339">
        <w:rPr>
          <w:rFonts w:hint="cs"/>
          <w:spacing w:val="-2"/>
          <w:rtl/>
        </w:rPr>
        <w:t xml:space="preserve">א, דנעקר מן העולם, </w:t>
      </w:r>
      <w:r w:rsidRPr="006F2339">
        <w:rPr>
          <w:rStyle w:val="af8"/>
          <w:rFonts w:hint="cs"/>
          <w:spacing w:val="-2"/>
          <w:rtl/>
        </w:rPr>
        <w:t>דבלתי לה' לבדו</w:t>
      </w:r>
      <w:r w:rsidRPr="006F2339">
        <w:rPr>
          <w:rFonts w:hint="cs"/>
          <w:spacing w:val="-2"/>
          <w:rtl/>
        </w:rPr>
        <w:t>.</w:t>
      </w:r>
    </w:p>
    <w:p w14:paraId="2A9AF8AB" w14:textId="77777777" w:rsidR="007A4DC0" w:rsidRPr="00600668" w:rsidRDefault="007A4DC0" w:rsidP="003049F3">
      <w:pPr>
        <w:pStyle w:val="a5"/>
        <w:rPr>
          <w:rtl/>
        </w:rPr>
      </w:pPr>
      <w:ins w:id="9848" w:author="מספור קטעי משנה" w:date="2026-10-06T06:45:53Z">
        <w:r>
          <w:rPr>
            <w:rStyle w:val="MisparKeta"/>
          </w:rPr>
          <w:t xml:space="preserve">ג. </w:t>
        </w:r>
      </w:ins>
      <w:bookmarkStart w:id="329" w:name="_Toc155720509"/>
      <w:r w:rsidRPr="00600668">
        <w:rPr>
          <w:rFonts w:hint="cs"/>
          <w:rtl/>
        </w:rPr>
        <w:t>ריב</w:t>
      </w:r>
      <w:r w:rsidRPr="00600668">
        <w:rPr>
          <w:rtl/>
        </w:rPr>
        <w:t>"</w:t>
      </w:r>
      <w:r w:rsidRPr="00600668">
        <w:rPr>
          <w:rFonts w:hint="cs"/>
          <w:rtl/>
        </w:rPr>
        <w:t>ב: חריות דקל מביאין</w:t>
      </w:r>
      <w:bookmarkEnd w:id="329"/>
    </w:p>
    <w:p w14:paraId="1642891F" w14:textId="77777777" w:rsidR="007A4DC0" w:rsidRPr="00043784" w:rsidRDefault="00E403A1" w:rsidP="007A4DC0">
      <w:pPr>
        <w:pStyle w:val="affd"/>
        <w:rPr>
          <w:rtl/>
        </w:rPr>
      </w:pPr>
      <w:r w:rsidRPr="00043784">
        <w:rPr>
          <w:rFonts w:hint="cs"/>
          <w:rtl/>
        </w:rPr>
        <w:t>ד</w:t>
      </w:r>
      <w:r w:rsidRPr="00043784">
        <w:rPr>
          <w:rStyle w:val="af8"/>
          <w:rFonts w:hint="cs"/>
          <w:rtl/>
        </w:rPr>
        <w:t>כפות</w:t>
      </w:r>
      <w:r w:rsidRPr="00043784">
        <w:rPr>
          <w:rFonts w:hint="cs"/>
          <w:rtl/>
        </w:rPr>
        <w:t xml:space="preserve"> שנים</w:t>
      </w:r>
      <w:r w:rsidR="007A4DC0" w:rsidRPr="00043784">
        <w:rPr>
          <w:rFonts w:hint="cs"/>
          <w:rtl/>
        </w:rPr>
        <w:t>,</w:t>
      </w:r>
      <w:r w:rsidRPr="00043784">
        <w:rPr>
          <w:rFonts w:hint="cs"/>
          <w:rtl/>
        </w:rPr>
        <w:t xml:space="preserve"> אחת ללולב ואחת למזבח, </w:t>
      </w:r>
      <w:r w:rsidRPr="000C1CD3">
        <w:rPr>
          <w:rStyle w:val="af6"/>
          <w:rFonts w:hint="cs"/>
          <w:rtl/>
        </w:rPr>
        <w:t>ולרבנן</w:t>
      </w:r>
      <w:r w:rsidRPr="00043784">
        <w:rPr>
          <w:rFonts w:hint="cs"/>
          <w:rtl/>
        </w:rPr>
        <w:t xml:space="preserve"> </w:t>
      </w:r>
      <w:r w:rsidRPr="00043784">
        <w:rPr>
          <w:rStyle w:val="af8"/>
          <w:rFonts w:hint="cs"/>
          <w:rtl/>
        </w:rPr>
        <w:t>כפת</w:t>
      </w:r>
      <w:r w:rsidRPr="00043784">
        <w:rPr>
          <w:rFonts w:hint="cs"/>
          <w:rtl/>
        </w:rPr>
        <w:t xml:space="preserve"> כתיב, </w:t>
      </w:r>
    </w:p>
    <w:p w14:paraId="49AA3254" w14:textId="77777777" w:rsidR="00600668" w:rsidRPr="00600668" w:rsidRDefault="00E403A1" w:rsidP="001711C4">
      <w:pPr>
        <w:pStyle w:val="31"/>
        <w:framePr w:wrap="notBeside"/>
        <w:rPr>
          <w:rtl/>
        </w:rPr>
      </w:pPr>
      <w:r w:rsidRPr="00600668">
        <w:rPr>
          <w:rFonts w:hint="cs"/>
          <w:rtl/>
        </w:rPr>
        <w:t>ר</w:t>
      </w:r>
      <w:r w:rsidRPr="00600668">
        <w:rPr>
          <w:rtl/>
        </w:rPr>
        <w:t>"</w:t>
      </w:r>
      <w:r w:rsidRPr="00600668">
        <w:rPr>
          <w:rFonts w:hint="cs"/>
          <w:rtl/>
        </w:rPr>
        <w:t>ל</w:t>
      </w:r>
      <w:r w:rsidR="00940733" w:rsidRPr="00600668">
        <w:rPr>
          <w:rFonts w:hint="cs"/>
          <w:rtl/>
        </w:rPr>
        <w:t>:</w:t>
      </w:r>
    </w:p>
    <w:p w14:paraId="55F0F5EC" w14:textId="1BDAC17A" w:rsidR="00E403A1" w:rsidRPr="00A150D6" w:rsidRDefault="00600668" w:rsidP="00600668">
      <w:pPr>
        <w:pStyle w:val="affd"/>
        <w:rPr>
          <w:spacing w:val="-4"/>
          <w:rtl/>
        </w:rPr>
      </w:pPr>
      <w:r w:rsidRPr="00A150D6">
        <w:rPr>
          <w:rFonts w:hint="cs"/>
          <w:spacing w:val="-4"/>
          <w:rtl/>
        </w:rPr>
        <w:t>ל</w:t>
      </w:r>
      <w:r w:rsidR="00E403A1" w:rsidRPr="00A150D6">
        <w:rPr>
          <w:rFonts w:hint="cs"/>
          <w:spacing w:val="-4"/>
          <w:rtl/>
        </w:rPr>
        <w:t xml:space="preserve">ישראל </w:t>
      </w:r>
      <w:r w:rsidRPr="00A150D6">
        <w:rPr>
          <w:rFonts w:hint="cs"/>
          <w:spacing w:val="-4"/>
          <w:rtl/>
        </w:rPr>
        <w:t>יש</w:t>
      </w:r>
      <w:r w:rsidR="00E403A1" w:rsidRPr="00A150D6">
        <w:rPr>
          <w:rFonts w:hint="cs"/>
          <w:spacing w:val="-4"/>
          <w:rtl/>
        </w:rPr>
        <w:t xml:space="preserve"> לב אחד לאביהם שבשמים</w:t>
      </w:r>
      <w:r w:rsidR="009B3F54" w:rsidRPr="00A150D6">
        <w:rPr>
          <w:rFonts w:hint="cs"/>
          <w:spacing w:val="-4"/>
          <w:rtl/>
        </w:rPr>
        <w:t>,</w:t>
      </w:r>
      <w:r w:rsidR="00E403A1" w:rsidRPr="00A150D6">
        <w:rPr>
          <w:rFonts w:hint="cs"/>
          <w:spacing w:val="-4"/>
          <w:rtl/>
        </w:rPr>
        <w:t xml:space="preserve"> כתמר שיש ל</w:t>
      </w:r>
      <w:ins w:id="10557" w:author="דבורה שירה פלג" w:date="2026-07-24T15:00:00Z" w16du:dateUtc="2026-07-24T12:00:00Z">
        <w:r w:rsidR="006E1470">
          <w:rPr>
            <w:rFonts w:hint="cs"/>
            <w:spacing w:val="-4"/>
            <w:rtl/>
          </w:rPr>
          <w:t xml:space="preserve">ו</w:t>
        </w:r>
      </w:ins>
      <w:del w:id="10558" w:author="דבורה שירה פלג" w:date="2026-07-24T15:00:00Z" w16du:dateUtc="2026-07-24T12:00:00Z">
        <w:r w:rsidR="00E403A1" w:rsidRPr="00A150D6" w:rsidDel="006E1470">
          <w:rPr>
            <w:rFonts w:hint="cs"/>
            <w:spacing w:val="-4"/>
            <w:rtl/>
          </w:rPr>
          <w:delText>ה</w:delText>
        </w:r>
      </w:del>
      <w:r w:rsidR="00E403A1" w:rsidRPr="00A150D6">
        <w:rPr>
          <w:rFonts w:hint="cs"/>
          <w:spacing w:val="-4"/>
          <w:rtl/>
        </w:rPr>
        <w:t xml:space="preserve"> לב אחד.</w:t>
      </w:r>
    </w:p>
    <w:p w14:paraId="18174D7B" w14:textId="77777777" w:rsidR="007A4DC0" w:rsidRPr="00600668" w:rsidRDefault="00E403A1" w:rsidP="00600668">
      <w:pPr>
        <w:pStyle w:val="af1"/>
        <w:rPr>
          <w:rtl/>
        </w:rPr>
      </w:pPr>
      <w:bookmarkStart w:id="330" w:name="_Toc155720510"/>
      <w:r w:rsidRPr="00600668">
        <w:rPr>
          <w:rFonts w:hint="cs"/>
          <w:rtl/>
        </w:rPr>
        <w:t>ברכות לולב</w:t>
      </w:r>
      <w:r w:rsidR="007A4DC0" w:rsidRPr="00600668">
        <w:rPr>
          <w:rFonts w:hint="cs"/>
          <w:rtl/>
        </w:rPr>
        <w:t xml:space="preserve"> וסוכה</w:t>
      </w:r>
      <w:bookmarkEnd w:id="330"/>
      <w:r w:rsidR="007A4DC0" w:rsidRPr="00600668">
        <w:rPr>
          <w:rFonts w:hint="cs"/>
          <w:rtl/>
        </w:rPr>
        <w:t xml:space="preserve"> </w:t>
      </w:r>
    </w:p>
    <w:p w14:paraId="0AF5B61D" w14:textId="77777777" w:rsidR="00600668" w:rsidRPr="00600668" w:rsidRDefault="00E403A1" w:rsidP="001711C4">
      <w:pPr>
        <w:pStyle w:val="31"/>
        <w:framePr w:wrap="notBeside"/>
        <w:rPr>
          <w:rtl/>
        </w:rPr>
      </w:pPr>
      <w:r w:rsidRPr="00600668">
        <w:rPr>
          <w:rFonts w:hint="cs"/>
          <w:rtl/>
        </w:rPr>
        <w:t xml:space="preserve"> ריא</w:t>
      </w:r>
      <w:r w:rsidRPr="00600668">
        <w:rPr>
          <w:rtl/>
        </w:rPr>
        <w:t>"</w:t>
      </w:r>
      <w:r w:rsidRPr="00600668">
        <w:rPr>
          <w:rFonts w:hint="cs"/>
          <w:rtl/>
        </w:rPr>
        <w:t>ש:</w:t>
      </w:r>
    </w:p>
    <w:p w14:paraId="283EE6CA" w14:textId="1119E850" w:rsidR="00E403A1" w:rsidRPr="000C1CD3" w:rsidRDefault="007A4DC0" w:rsidP="00600668">
      <w:pPr>
        <w:pStyle w:val="affd"/>
        <w:rPr>
          <w:rStyle w:val="af6"/>
          <w:rtl/>
        </w:rPr>
      </w:pPr>
      <w:r w:rsidRPr="006F2339">
        <w:rPr>
          <w:rFonts w:hint="cs"/>
          <w:spacing w:val="-6"/>
          <w:rtl/>
        </w:rPr>
        <w:t xml:space="preserve">לולב </w:t>
      </w:r>
      <w:r w:rsidR="00E403A1" w:rsidRPr="006F2339">
        <w:rPr>
          <w:rFonts w:hint="cs"/>
          <w:spacing w:val="-6"/>
          <w:rtl/>
        </w:rPr>
        <w:t>שבעה</w:t>
      </w:r>
      <w:r w:rsidRPr="006F2339">
        <w:rPr>
          <w:rFonts w:hint="cs"/>
          <w:spacing w:val="-6"/>
          <w:rtl/>
        </w:rPr>
        <w:t>,</w:t>
      </w:r>
      <w:r w:rsidR="00E403A1" w:rsidRPr="006F2339">
        <w:rPr>
          <w:rFonts w:hint="cs"/>
          <w:spacing w:val="-6"/>
          <w:rtl/>
        </w:rPr>
        <w:t xml:space="preserve"> דמפסקי לילות מימים</w:t>
      </w:r>
      <w:r w:rsidRPr="006F2339">
        <w:rPr>
          <w:rFonts w:hint="cs"/>
          <w:spacing w:val="-6"/>
          <w:rtl/>
        </w:rPr>
        <w:t>,</w:t>
      </w:r>
      <w:r w:rsidR="00E403A1" w:rsidRPr="006F2339">
        <w:rPr>
          <w:rFonts w:hint="cs"/>
          <w:spacing w:val="-6"/>
          <w:rtl/>
        </w:rPr>
        <w:t xml:space="preserve"> משא</w:t>
      </w:r>
      <w:r w:rsidR="00E403A1" w:rsidRPr="006F2339">
        <w:rPr>
          <w:spacing w:val="-6"/>
          <w:rtl/>
        </w:rPr>
        <w:t>"</w:t>
      </w:r>
      <w:r w:rsidR="00E403A1" w:rsidRPr="006F2339">
        <w:rPr>
          <w:rFonts w:hint="cs"/>
          <w:spacing w:val="-6"/>
          <w:rtl/>
        </w:rPr>
        <w:t xml:space="preserve">כ סוכה יום אחד ארוך, </w:t>
      </w:r>
    </w:p>
    <w:p w14:paraId="7BE503B1" w14:textId="77777777" w:rsidR="00600668" w:rsidRPr="00600668" w:rsidRDefault="00E403A1" w:rsidP="001711C4">
      <w:pPr>
        <w:pStyle w:val="31"/>
        <w:framePr w:wrap="notBeside"/>
        <w:rPr>
          <w:rtl/>
        </w:rPr>
      </w:pPr>
      <w:r w:rsidRPr="00600668">
        <w:rPr>
          <w:rFonts w:hint="cs"/>
          <w:rtl/>
        </w:rPr>
        <w:t>רבב</w:t>
      </w:r>
      <w:r w:rsidRPr="00600668">
        <w:rPr>
          <w:rtl/>
        </w:rPr>
        <w:t>"</w:t>
      </w:r>
      <w:r w:rsidR="007A4DC0" w:rsidRPr="00600668">
        <w:rPr>
          <w:rFonts w:hint="cs"/>
          <w:rtl/>
        </w:rPr>
        <w:t xml:space="preserve">ח </w:t>
      </w:r>
      <w:r w:rsidRPr="00600668">
        <w:rPr>
          <w:rFonts w:hint="cs"/>
          <w:rtl/>
        </w:rPr>
        <w:t>רי</w:t>
      </w:r>
      <w:r w:rsidRPr="00600668">
        <w:rPr>
          <w:rtl/>
        </w:rPr>
        <w:t>"</w:t>
      </w:r>
      <w:r w:rsidRPr="00600668">
        <w:rPr>
          <w:rFonts w:hint="cs"/>
          <w:rtl/>
        </w:rPr>
        <w:t>ו:</w:t>
      </w:r>
    </w:p>
    <w:p w14:paraId="00375BAA" w14:textId="5424696A" w:rsidR="007A4DC0" w:rsidRPr="000C1CD3" w:rsidRDefault="00E403A1" w:rsidP="00600668">
      <w:pPr>
        <w:pStyle w:val="affd"/>
        <w:rPr>
          <w:rStyle w:val="af6"/>
          <w:rtl/>
        </w:rPr>
      </w:pPr>
      <w:r w:rsidRPr="00043784">
        <w:rPr>
          <w:rFonts w:hint="cs"/>
          <w:rtl/>
        </w:rPr>
        <w:t>סוכה שבעה דדאורייתא, ולולב יום אחד</w:t>
      </w:r>
      <w:r w:rsidR="00940733" w:rsidRPr="00043784">
        <w:rPr>
          <w:rFonts w:hint="cs"/>
          <w:rtl/>
        </w:rPr>
        <w:t>,</w:t>
      </w:r>
      <w:r w:rsidRPr="00043784">
        <w:rPr>
          <w:rFonts w:hint="cs"/>
          <w:rtl/>
        </w:rPr>
        <w:t xml:space="preserve"> </w:t>
      </w:r>
      <w:r w:rsidR="009B3F54" w:rsidRPr="00043784">
        <w:rPr>
          <w:rFonts w:hint="cs"/>
          <w:rtl/>
        </w:rPr>
        <w:t xml:space="preserve"> </w:t>
      </w:r>
      <w:r w:rsidRPr="00043784">
        <w:rPr>
          <w:rFonts w:hint="cs"/>
          <w:rtl/>
        </w:rPr>
        <w:t xml:space="preserve">דשאר ימים דרבנן, </w:t>
      </w:r>
    </w:p>
    <w:p w14:paraId="33CFC0CF" w14:textId="77777777" w:rsidR="00600668" w:rsidRPr="00600668" w:rsidRDefault="00E403A1" w:rsidP="001711C4">
      <w:pPr>
        <w:pStyle w:val="31"/>
        <w:framePr w:wrap="notBeside"/>
        <w:rPr>
          <w:rtl/>
        </w:rPr>
      </w:pPr>
      <w:r w:rsidRPr="00600668">
        <w:rPr>
          <w:rFonts w:hint="cs"/>
          <w:rtl/>
        </w:rPr>
        <w:t>רבין מרי</w:t>
      </w:r>
      <w:r w:rsidRPr="00600668">
        <w:rPr>
          <w:rtl/>
        </w:rPr>
        <w:t>"</w:t>
      </w:r>
      <w:r w:rsidRPr="00600668">
        <w:rPr>
          <w:rFonts w:hint="cs"/>
          <w:rtl/>
        </w:rPr>
        <w:t>ו</w:t>
      </w:r>
      <w:r w:rsidR="007A4DC0" w:rsidRPr="00600668">
        <w:rPr>
          <w:rFonts w:hint="cs"/>
          <w:rtl/>
        </w:rPr>
        <w:t>:</w:t>
      </w:r>
    </w:p>
    <w:p w14:paraId="66C433FD" w14:textId="2F408086" w:rsidR="00E403A1" w:rsidRPr="00043784" w:rsidRDefault="00E403A1" w:rsidP="00940733">
      <w:pPr>
        <w:pStyle w:val="affd"/>
        <w:rPr>
          <w:rtl/>
        </w:rPr>
      </w:pPr>
      <w:r w:rsidRPr="00043784">
        <w:rPr>
          <w:rFonts w:hint="cs"/>
          <w:rtl/>
        </w:rPr>
        <w:lastRenderedPageBreak/>
        <w:t>שניהם שבעה.</w:t>
      </w:r>
    </w:p>
    <w:p w14:paraId="5A145B48" w14:textId="77777777" w:rsidR="00600668" w:rsidRPr="00600668" w:rsidRDefault="00130D2D" w:rsidP="001711C4">
      <w:pPr>
        <w:pStyle w:val="31"/>
        <w:framePr w:wrap="notBeside"/>
        <w:rPr>
          <w:rtl/>
        </w:rPr>
      </w:pPr>
      <w:r w:rsidRPr="00600668">
        <w:rPr>
          <w:rFonts w:hint="cs"/>
          <w:rtl/>
        </w:rPr>
        <w:t>רב יוסף:</w:t>
      </w:r>
    </w:p>
    <w:p w14:paraId="100B69B3" w14:textId="2ACA1F66" w:rsidR="00130D2D" w:rsidRPr="00043784" w:rsidRDefault="00600668" w:rsidP="00600668">
      <w:pPr>
        <w:pStyle w:val="affd"/>
        <w:spacing w:after="60"/>
        <w:rPr>
          <w:rtl/>
        </w:rPr>
      </w:pPr>
      <w:r>
        <w:rPr>
          <w:rFonts w:hint="cs"/>
          <w:rtl/>
        </w:rPr>
        <w:t>נ</w:t>
      </w:r>
      <w:r w:rsidR="00130D2D" w:rsidRPr="00043784">
        <w:rPr>
          <w:rFonts w:hint="cs"/>
          <w:rtl/>
        </w:rPr>
        <w:t xml:space="preserve">קוט </w:t>
      </w:r>
      <w:r w:rsidR="00130D2D" w:rsidRPr="000C1CD3">
        <w:rPr>
          <w:rStyle w:val="af6"/>
          <w:rFonts w:hint="cs"/>
          <w:rtl/>
        </w:rPr>
        <w:t>כרבב''ח:</w:t>
      </w:r>
      <w:r w:rsidR="00130D2D" w:rsidRPr="00043784">
        <w:rPr>
          <w:rFonts w:hint="cs"/>
          <w:rtl/>
        </w:rPr>
        <w:t xml:space="preserve"> דכולהו כמותו בסוכה.</w:t>
      </w:r>
    </w:p>
    <w:p w14:paraId="20E2B266" w14:textId="77777777" w:rsidR="00E403A1" w:rsidRPr="00C01657" w:rsidRDefault="00E403A1" w:rsidP="009D377E">
      <w:pPr>
        <w:pStyle w:val="ad"/>
        <w:framePr w:wrap="around"/>
        <w:rPr>
          <w:rtl/>
        </w:rPr>
      </w:pPr>
      <w:bookmarkStart w:id="331" w:name="_Toc155720511"/>
      <w:r w:rsidRPr="00C01657">
        <w:rPr>
          <w:rFonts w:hint="cs"/>
          <w:rtl/>
        </w:rPr>
        <w:t>מו.</w:t>
      </w:r>
      <w:bookmarkEnd w:id="331"/>
    </w:p>
    <w:p w14:paraId="7947EA25" w14:textId="77777777" w:rsidR="00600668" w:rsidRPr="00600668" w:rsidRDefault="00130D2D" w:rsidP="001711C4">
      <w:pPr>
        <w:pStyle w:val="31"/>
        <w:framePr w:wrap="notBeside"/>
        <w:rPr>
          <w:rtl/>
        </w:rPr>
      </w:pPr>
      <w:r w:rsidRPr="00600668">
        <w:rPr>
          <w:rFonts w:hint="cs"/>
          <w:rtl/>
        </w:rPr>
        <w:t>והך</w:t>
      </w:r>
    </w:p>
    <w:p w14:paraId="33E2B9A3" w14:textId="620B358B" w:rsidR="00130D2D" w:rsidRPr="00F8723C" w:rsidRDefault="00130D2D" w:rsidP="00600668">
      <w:pPr>
        <w:pStyle w:val="affd"/>
        <w:rPr>
          <w:rStyle w:val="ac"/>
          <w:rFonts w:cs="PFT_Frank"/>
          <w:sz w:val="14"/>
          <w:rtl/>
        </w:rPr>
      </w:pPr>
      <w:r w:rsidRPr="00043784">
        <w:rPr>
          <w:rFonts w:hint="cs"/>
          <w:rtl/>
        </w:rPr>
        <w:t>ד</w:t>
      </w:r>
      <w:r w:rsidR="00E403A1" w:rsidRPr="00043784">
        <w:rPr>
          <w:rFonts w:hint="cs"/>
          <w:rtl/>
        </w:rPr>
        <w:t xml:space="preserve">עושה לולב לעצמו מברך שהחיינו, </w:t>
      </w:r>
    </w:p>
    <w:p w14:paraId="1BF8801A" w14:textId="77777777" w:rsidR="00130D2D" w:rsidRPr="00043784" w:rsidRDefault="00E403A1" w:rsidP="00130D2D">
      <w:pPr>
        <w:pStyle w:val="affd"/>
        <w:rPr>
          <w:rtl/>
        </w:rPr>
      </w:pPr>
      <w:r w:rsidRPr="00F8723C">
        <w:rPr>
          <w:rStyle w:val="ac"/>
          <w:rFonts w:cs="PFT_Frank" w:hint="cs"/>
          <w:sz w:val="14"/>
          <w:rtl/>
        </w:rPr>
        <w:t>נטלו לצאת יד</w:t>
      </w:r>
      <w:r w:rsidRPr="00F8723C">
        <w:rPr>
          <w:rStyle w:val="ac"/>
          <w:rFonts w:cs="PFT_Frank"/>
          <w:sz w:val="14"/>
          <w:rtl/>
        </w:rPr>
        <w:t>"</w:t>
      </w:r>
      <w:r w:rsidRPr="00F8723C">
        <w:rPr>
          <w:rStyle w:val="ac"/>
          <w:rFonts w:cs="PFT_Frank" w:hint="cs"/>
          <w:sz w:val="14"/>
          <w:rtl/>
        </w:rPr>
        <w:t>ח</w:t>
      </w:r>
      <w:r w:rsidRPr="00043784">
        <w:rPr>
          <w:rFonts w:hint="cs"/>
          <w:rtl/>
        </w:rPr>
        <w:t xml:space="preserve"> מברך על נטילת לולב, </w:t>
      </w:r>
    </w:p>
    <w:p w14:paraId="27572FC7" w14:textId="77777777" w:rsidR="00E403A1" w:rsidRPr="00043784" w:rsidRDefault="00E403A1" w:rsidP="00130D2D">
      <w:pPr>
        <w:pStyle w:val="affd"/>
        <w:rPr>
          <w:rtl/>
        </w:rPr>
      </w:pPr>
      <w:r w:rsidRPr="00043784">
        <w:rPr>
          <w:rFonts w:hint="cs"/>
          <w:rtl/>
        </w:rPr>
        <w:t xml:space="preserve">ואפי' שבירך ביום ראשון </w:t>
      </w:r>
      <w:r w:rsidRPr="00043784">
        <w:rPr>
          <w:rtl/>
        </w:rPr>
        <w:t>–</w:t>
      </w:r>
      <w:r w:rsidRPr="00043784">
        <w:rPr>
          <w:rFonts w:hint="cs"/>
          <w:rtl/>
        </w:rPr>
        <w:t xml:space="preserve"> חוזר ומברך כל שבעה.</w:t>
      </w:r>
    </w:p>
    <w:p w14:paraId="56D09FF6" w14:textId="77777777" w:rsidR="00130D2D" w:rsidRPr="00043784" w:rsidRDefault="00E403A1" w:rsidP="00130D2D">
      <w:pPr>
        <w:pStyle w:val="affd"/>
        <w:rPr>
          <w:rtl/>
        </w:rPr>
      </w:pPr>
      <w:r w:rsidRPr="006D6217">
        <w:rPr>
          <w:rFonts w:cs="PFT_Frank" w:hint="cs"/>
          <w:b/>
          <w:bCs/>
          <w:sz w:val="14"/>
          <w:szCs w:val="14"/>
          <w:rtl/>
        </w:rPr>
        <w:t xml:space="preserve">עושה סוכה לעצמו </w:t>
      </w:r>
      <w:r w:rsidRPr="00043784">
        <w:rPr>
          <w:rFonts w:hint="cs"/>
          <w:rtl/>
        </w:rPr>
        <w:t xml:space="preserve">מברך שהחיינו, </w:t>
      </w:r>
    </w:p>
    <w:p w14:paraId="1C9582D3" w14:textId="77777777" w:rsidR="00940733" w:rsidRPr="00043784" w:rsidRDefault="00E403A1" w:rsidP="00130D2D">
      <w:pPr>
        <w:pStyle w:val="affd"/>
        <w:rPr>
          <w:rtl/>
        </w:rPr>
      </w:pPr>
      <w:r w:rsidRPr="00F8723C">
        <w:rPr>
          <w:rStyle w:val="ac"/>
          <w:rFonts w:cs="PFT_Frank" w:hint="cs"/>
          <w:sz w:val="14"/>
          <w:rtl/>
        </w:rPr>
        <w:t>יושב בה</w:t>
      </w:r>
      <w:r w:rsidRPr="00043784">
        <w:rPr>
          <w:rFonts w:hint="cs"/>
          <w:rtl/>
        </w:rPr>
        <w:t xml:space="preserve"> מברך לישב, וכיון שבירך ראשון שוב אין מברך, </w:t>
      </w:r>
    </w:p>
    <w:p w14:paraId="2EC8A60E" w14:textId="77777777" w:rsidR="00940733" w:rsidRPr="00F8723C" w:rsidRDefault="00E403A1" w:rsidP="00940733">
      <w:pPr>
        <w:rPr>
          <w:rStyle w:val="ac"/>
          <w:rFonts w:cs="PFT_Frank"/>
          <w:sz w:val="14"/>
          <w:rtl/>
        </w:rPr>
      </w:pPr>
      <w:r w:rsidRPr="00043784">
        <w:rPr>
          <w:rFonts w:hint="cs"/>
          <w:rtl/>
        </w:rPr>
        <w:t xml:space="preserve">לולב כל שבעה </w:t>
      </w:r>
      <w:r w:rsidR="00130D2D" w:rsidRPr="00043784">
        <w:rPr>
          <w:rFonts w:hint="cs"/>
          <w:rtl/>
        </w:rPr>
        <w:t xml:space="preserve">- </w:t>
      </w:r>
      <w:r w:rsidRPr="00043784">
        <w:rPr>
          <w:rFonts w:hint="cs"/>
          <w:rtl/>
        </w:rPr>
        <w:t>כשביהמ</w:t>
      </w:r>
      <w:r w:rsidRPr="00043784">
        <w:rPr>
          <w:rtl/>
        </w:rPr>
        <w:t>"</w:t>
      </w:r>
      <w:r w:rsidRPr="00043784">
        <w:rPr>
          <w:rFonts w:hint="cs"/>
          <w:rtl/>
        </w:rPr>
        <w:t>ק קיים</w:t>
      </w:r>
      <w:r w:rsidR="00130D2D" w:rsidRPr="00043784">
        <w:rPr>
          <w:rFonts w:hint="cs"/>
          <w:rtl/>
        </w:rPr>
        <w:t>,</w:t>
      </w:r>
      <w:r w:rsidRPr="00043784">
        <w:rPr>
          <w:rFonts w:hint="cs"/>
          <w:rtl/>
        </w:rPr>
        <w:t xml:space="preserve"> דדאורייתא, </w:t>
      </w:r>
    </w:p>
    <w:p w14:paraId="388D6B92" w14:textId="77777777" w:rsidR="00600668" w:rsidRPr="00600668" w:rsidRDefault="00130D2D" w:rsidP="001711C4">
      <w:pPr>
        <w:pStyle w:val="31"/>
        <w:framePr w:wrap="notBeside"/>
        <w:rPr>
          <w:rtl/>
        </w:rPr>
      </w:pPr>
      <w:r w:rsidRPr="00600668">
        <w:rPr>
          <w:rFonts w:hint="cs"/>
          <w:rtl/>
        </w:rPr>
        <w:t>-</w:t>
      </w:r>
    </w:p>
    <w:p w14:paraId="629732E9" w14:textId="74A5D717" w:rsidR="00130D2D" w:rsidRPr="00043784" w:rsidRDefault="00E403A1" w:rsidP="00940733">
      <w:pPr>
        <w:rPr>
          <w:rtl/>
        </w:rPr>
      </w:pPr>
      <w:r w:rsidRPr="00043784">
        <w:rPr>
          <w:rFonts w:hint="cs"/>
          <w:rtl/>
        </w:rPr>
        <w:t xml:space="preserve">סוכה תנאי היא </w:t>
      </w:r>
      <w:r w:rsidRPr="00F8723C">
        <w:rPr>
          <w:rStyle w:val="ac"/>
          <w:rFonts w:cs="PFT_Frank" w:hint="cs"/>
          <w:sz w:val="14"/>
          <w:rtl/>
        </w:rPr>
        <w:t>דתפילין</w:t>
      </w:r>
      <w:r w:rsidRPr="00043784">
        <w:rPr>
          <w:rFonts w:hint="cs"/>
          <w:rtl/>
        </w:rPr>
        <w:t xml:space="preserve"> </w:t>
      </w:r>
      <w:r w:rsidRPr="000C1CD3">
        <w:rPr>
          <w:rStyle w:val="af6"/>
          <w:rFonts w:hint="cs"/>
          <w:rtl/>
        </w:rPr>
        <w:t>לרבי</w:t>
      </w:r>
      <w:r w:rsidR="00130D2D" w:rsidRPr="000C1CD3">
        <w:rPr>
          <w:rStyle w:val="af6"/>
          <w:rFonts w:hint="cs"/>
          <w:rtl/>
        </w:rPr>
        <w:t>:</w:t>
      </w:r>
      <w:r w:rsidRPr="00043784">
        <w:rPr>
          <w:rFonts w:hint="cs"/>
          <w:rtl/>
        </w:rPr>
        <w:t xml:space="preserve"> כל זמן שמניחן מברך עליהן </w:t>
      </w:r>
    </w:p>
    <w:p w14:paraId="5D890DF4" w14:textId="77777777" w:rsidR="00E403A1" w:rsidRPr="00043784" w:rsidRDefault="00130D2D" w:rsidP="00600668">
      <w:pPr>
        <w:ind w:left="566" w:firstLine="284"/>
        <w:rPr>
          <w:rtl/>
        </w:rPr>
      </w:pPr>
      <w:r w:rsidRPr="000C1CD3">
        <w:rPr>
          <w:rStyle w:val="af6"/>
          <w:rFonts w:hint="cs"/>
          <w:rtl/>
        </w:rPr>
        <w:t xml:space="preserve">               </w:t>
      </w:r>
      <w:r w:rsidR="00E403A1" w:rsidRPr="000C1CD3">
        <w:rPr>
          <w:rStyle w:val="af6"/>
          <w:rFonts w:hint="cs"/>
          <w:rtl/>
        </w:rPr>
        <w:t>ולחכמים</w:t>
      </w:r>
      <w:r w:rsidRPr="000C1CD3">
        <w:rPr>
          <w:rStyle w:val="af6"/>
          <w:rFonts w:hint="cs"/>
          <w:rtl/>
        </w:rPr>
        <w:t>:</w:t>
      </w:r>
      <w:r w:rsidR="00E403A1" w:rsidRPr="00043784">
        <w:rPr>
          <w:rFonts w:hint="cs"/>
          <w:rtl/>
        </w:rPr>
        <w:t xml:space="preserve"> רק שחרית.</w:t>
      </w:r>
    </w:p>
    <w:p w14:paraId="6DE92666" w14:textId="77777777" w:rsidR="00E403A1" w:rsidRPr="00043784" w:rsidRDefault="00E403A1" w:rsidP="00E403A1">
      <w:pPr>
        <w:widowControl w:val="0"/>
        <w:rPr>
          <w:rtl/>
        </w:rPr>
      </w:pPr>
      <w:r w:rsidRPr="00F8723C">
        <w:rPr>
          <w:rStyle w:val="ac"/>
          <w:rFonts w:cs="PFT_Frank" w:hint="cs"/>
          <w:sz w:val="14"/>
          <w:rtl/>
        </w:rPr>
        <w:t xml:space="preserve">הלכתא </w:t>
      </w:r>
      <w:r w:rsidRPr="000C1CD3">
        <w:rPr>
          <w:rStyle w:val="af6"/>
          <w:rFonts w:hint="cs"/>
          <w:rtl/>
        </w:rPr>
        <w:t>לאביי</w:t>
      </w:r>
      <w:r w:rsidRPr="00F8723C">
        <w:rPr>
          <w:rStyle w:val="ac"/>
          <w:rFonts w:cs="PFT_Frank" w:hint="cs"/>
          <w:sz w:val="14"/>
          <w:rtl/>
        </w:rPr>
        <w:t xml:space="preserve"> כרבי,</w:t>
      </w:r>
      <w:r w:rsidRPr="000C1CD3">
        <w:rPr>
          <w:rStyle w:val="af6"/>
          <w:rFonts w:hint="cs"/>
          <w:rtl/>
        </w:rPr>
        <w:t xml:space="preserve"> ולרבא:</w:t>
      </w:r>
      <w:r w:rsidRPr="00F8723C">
        <w:rPr>
          <w:rStyle w:val="ac"/>
          <w:rFonts w:cs="PFT_Frank" w:hint="cs"/>
          <w:sz w:val="14"/>
          <w:rtl/>
        </w:rPr>
        <w:t xml:space="preserve"> כרבנן,</w:t>
      </w:r>
      <w:r w:rsidRPr="00043784">
        <w:rPr>
          <w:rFonts w:hint="cs"/>
          <w:rtl/>
        </w:rPr>
        <w:t xml:space="preserve"> ולמעשה נהג </w:t>
      </w:r>
      <w:r w:rsidRPr="000C1CD3">
        <w:rPr>
          <w:rStyle w:val="af6"/>
          <w:rFonts w:hint="cs"/>
          <w:rtl/>
        </w:rPr>
        <w:t>כרבי,</w:t>
      </w:r>
      <w:r w:rsidRPr="00043784">
        <w:rPr>
          <w:rFonts w:hint="cs"/>
          <w:rtl/>
        </w:rPr>
        <w:t xml:space="preserve"> וכן הלכה בסוכה שמברך כל שבעה, </w:t>
      </w:r>
    </w:p>
    <w:p w14:paraId="085CF254" w14:textId="3B6F14A3" w:rsidR="00600668" w:rsidRPr="00600668" w:rsidRDefault="00E403A1" w:rsidP="001711C4">
      <w:pPr>
        <w:pStyle w:val="31"/>
        <w:framePr w:wrap="notBeside"/>
        <w:rPr>
          <w:rtl/>
        </w:rPr>
      </w:pPr>
      <w:r w:rsidRPr="00600668">
        <w:rPr>
          <w:rFonts w:hint="cs"/>
          <w:rtl/>
        </w:rPr>
        <w:t>ר</w:t>
      </w:r>
      <w:r w:rsidRPr="00600668">
        <w:rPr>
          <w:rtl/>
        </w:rPr>
        <w:t>"</w:t>
      </w:r>
      <w:r w:rsidRPr="00600668">
        <w:rPr>
          <w:rFonts w:hint="cs"/>
          <w:rtl/>
        </w:rPr>
        <w:t>פ</w:t>
      </w:r>
      <w:r w:rsidR="00130D2D" w:rsidRPr="00600668">
        <w:rPr>
          <w:rFonts w:hint="cs"/>
          <w:rtl/>
        </w:rPr>
        <w:t>:</w:t>
      </w:r>
    </w:p>
    <w:p w14:paraId="24731250" w14:textId="545B864D" w:rsidR="00E403A1" w:rsidRPr="000C1CD3" w:rsidRDefault="00E403A1" w:rsidP="00E403A1">
      <w:pPr>
        <w:pStyle w:val="affd"/>
        <w:widowControl w:val="0"/>
        <w:rPr>
          <w:rStyle w:val="af6"/>
          <w:rtl/>
        </w:rPr>
      </w:pPr>
      <w:r w:rsidRPr="00043784">
        <w:rPr>
          <w:rFonts w:hint="cs"/>
          <w:rtl/>
        </w:rPr>
        <w:t>כל פעם ש</w:t>
      </w:r>
      <w:r w:rsidR="00600668">
        <w:rPr>
          <w:rFonts w:hint="cs"/>
          <w:rtl/>
        </w:rPr>
        <w:t>ה</w:t>
      </w:r>
      <w:r w:rsidRPr="00043784">
        <w:rPr>
          <w:rFonts w:hint="cs"/>
          <w:rtl/>
        </w:rPr>
        <w:t>ניח ב</w:t>
      </w:r>
      <w:r w:rsidR="00600668">
        <w:rPr>
          <w:rFonts w:hint="cs"/>
          <w:rtl/>
        </w:rPr>
        <w:t>י</w:t>
      </w:r>
      <w:r w:rsidRPr="00043784">
        <w:rPr>
          <w:rFonts w:hint="cs"/>
          <w:rtl/>
        </w:rPr>
        <w:t xml:space="preserve">רך, </w:t>
      </w:r>
    </w:p>
    <w:p w14:paraId="0B5B23E0" w14:textId="77777777" w:rsidR="00600668" w:rsidRPr="00600668" w:rsidRDefault="00130D2D" w:rsidP="001711C4">
      <w:pPr>
        <w:pStyle w:val="31"/>
        <w:framePr w:wrap="notBeside"/>
        <w:rPr>
          <w:rtl/>
        </w:rPr>
      </w:pPr>
      <w:r w:rsidRPr="00600668">
        <w:rPr>
          <w:rFonts w:hint="cs"/>
          <w:rtl/>
        </w:rPr>
        <w:t>דבי ר''א</w:t>
      </w:r>
      <w:r w:rsidR="00940733" w:rsidRPr="00600668">
        <w:rPr>
          <w:rFonts w:hint="cs"/>
          <w:rtl/>
        </w:rPr>
        <w:t>:</w:t>
      </w:r>
    </w:p>
    <w:p w14:paraId="6D925942" w14:textId="7379F6FF" w:rsidR="00E403A1" w:rsidRPr="00043784" w:rsidRDefault="00E403A1" w:rsidP="00E403A1">
      <w:pPr>
        <w:pStyle w:val="affd"/>
        <w:widowControl w:val="0"/>
        <w:rPr>
          <w:rtl/>
        </w:rPr>
      </w:pPr>
      <w:r w:rsidRPr="00043784">
        <w:rPr>
          <w:rFonts w:hint="cs"/>
          <w:rtl/>
        </w:rPr>
        <w:t>כל פעם דממשמשין מברכים.</w:t>
      </w:r>
    </w:p>
    <w:p w14:paraId="13050EA5" w14:textId="77777777" w:rsidR="00600668" w:rsidRPr="00600668" w:rsidRDefault="00E403A1" w:rsidP="00600668">
      <w:pPr>
        <w:pStyle w:val="af1"/>
        <w:rPr>
          <w:rtl/>
        </w:rPr>
      </w:pPr>
      <w:bookmarkStart w:id="332" w:name="_Toc155720512"/>
      <w:r w:rsidRPr="00600668">
        <w:rPr>
          <w:rFonts w:hint="cs"/>
          <w:rtl/>
        </w:rPr>
        <w:t>מצוות לולב</w:t>
      </w:r>
      <w:bookmarkEnd w:id="332"/>
    </w:p>
    <w:p w14:paraId="1A8F8F55" w14:textId="77777777" w:rsidR="00600668" w:rsidRPr="00600668" w:rsidRDefault="00E403A1" w:rsidP="001711C4">
      <w:pPr>
        <w:pStyle w:val="31"/>
        <w:framePr w:wrap="notBeside"/>
        <w:rPr>
          <w:rtl/>
        </w:rPr>
      </w:pPr>
      <w:r w:rsidRPr="00600668">
        <w:rPr>
          <w:rFonts w:hint="cs"/>
          <w:rtl/>
        </w:rPr>
        <w:t>שמואל ורב:</w:t>
      </w:r>
    </w:p>
    <w:p w14:paraId="22771CC8" w14:textId="1692D336" w:rsidR="00E403A1" w:rsidRPr="000C1CD3" w:rsidRDefault="00130D2D" w:rsidP="00600668">
      <w:pPr>
        <w:rPr>
          <w:rStyle w:val="af6"/>
          <w:rtl/>
        </w:rPr>
      </w:pPr>
      <w:r w:rsidRPr="00043784">
        <w:rPr>
          <w:rFonts w:hint="cs"/>
          <w:rtl/>
        </w:rPr>
        <w:t xml:space="preserve">מברכין </w:t>
      </w:r>
      <w:r w:rsidR="00E403A1" w:rsidRPr="00043784">
        <w:rPr>
          <w:rFonts w:hint="cs"/>
          <w:rtl/>
        </w:rPr>
        <w:t xml:space="preserve">כל שבעה, </w:t>
      </w:r>
    </w:p>
    <w:p w14:paraId="12C1C0BE" w14:textId="77777777" w:rsidR="00600668" w:rsidRPr="00600668" w:rsidRDefault="00E403A1" w:rsidP="001711C4">
      <w:pPr>
        <w:pStyle w:val="31"/>
        <w:framePr w:wrap="notBeside"/>
        <w:rPr>
          <w:rtl/>
        </w:rPr>
      </w:pPr>
      <w:r w:rsidRPr="00600668">
        <w:rPr>
          <w:rFonts w:hint="cs"/>
          <w:rtl/>
        </w:rPr>
        <w:t>לריב</w:t>
      </w:r>
      <w:r w:rsidRPr="00600668">
        <w:rPr>
          <w:rtl/>
        </w:rPr>
        <w:t>"</w:t>
      </w:r>
      <w:r w:rsidRPr="00600668">
        <w:rPr>
          <w:rFonts w:hint="cs"/>
          <w:rtl/>
        </w:rPr>
        <w:t>ל ורי</w:t>
      </w:r>
      <w:r w:rsidRPr="00600668">
        <w:rPr>
          <w:rtl/>
        </w:rPr>
        <w:t>"</w:t>
      </w:r>
      <w:r w:rsidRPr="00600668">
        <w:rPr>
          <w:rFonts w:hint="cs"/>
          <w:rtl/>
        </w:rPr>
        <w:t>צ:</w:t>
      </w:r>
    </w:p>
    <w:p w14:paraId="37BAA36E" w14:textId="479ADD7F" w:rsidR="00E403A1" w:rsidRPr="00A150D6" w:rsidRDefault="00130D2D" w:rsidP="00600668">
      <w:pPr>
        <w:rPr>
          <w:spacing w:val="-2"/>
          <w:rtl/>
        </w:rPr>
      </w:pPr>
      <w:r w:rsidRPr="00A150D6">
        <w:rPr>
          <w:rFonts w:hint="cs"/>
          <w:spacing w:val="-2"/>
          <w:rtl/>
        </w:rPr>
        <w:t>רק יום ראשון דאורייתא, שאר ימים דמצות זקנים אין מברכין.</w:t>
      </w:r>
    </w:p>
    <w:p w14:paraId="0E1C8CA7" w14:textId="77777777" w:rsidR="00130D2D" w:rsidRPr="00600668" w:rsidRDefault="00E403A1" w:rsidP="00600668">
      <w:pPr>
        <w:pStyle w:val="af1"/>
        <w:rPr>
          <w:rtl/>
        </w:rPr>
      </w:pPr>
      <w:bookmarkStart w:id="333" w:name="_Toc155720513"/>
      <w:r w:rsidRPr="00600668">
        <w:rPr>
          <w:rFonts w:hint="cs"/>
          <w:rtl/>
        </w:rPr>
        <w:t>נר חנוכה</w:t>
      </w:r>
      <w:r w:rsidR="00130D2D" w:rsidRPr="00600668">
        <w:rPr>
          <w:rFonts w:hint="cs"/>
          <w:rtl/>
        </w:rPr>
        <w:t xml:space="preserve"> אף דרבנן </w:t>
      </w:r>
      <w:r w:rsidR="00130D2D" w:rsidRPr="00600668">
        <w:rPr>
          <w:rtl/>
        </w:rPr>
        <w:t>–</w:t>
      </w:r>
      <w:r w:rsidR="00130D2D" w:rsidRPr="00600668">
        <w:rPr>
          <w:rFonts w:hint="cs"/>
          <w:rtl/>
        </w:rPr>
        <w:t xml:space="preserve"> מברכין</w:t>
      </w:r>
      <w:bookmarkEnd w:id="333"/>
    </w:p>
    <w:p w14:paraId="784CA666" w14:textId="0FBE54CF" w:rsidR="00130D2D" w:rsidRPr="00043784" w:rsidRDefault="00E403A1" w:rsidP="00130D2D">
      <w:pPr>
        <w:pStyle w:val="affd"/>
        <w:rPr>
          <w:rtl/>
        </w:rPr>
      </w:pPr>
      <w:r w:rsidRPr="000C1CD3">
        <w:rPr>
          <w:rStyle w:val="af6"/>
          <w:rFonts w:hint="cs"/>
          <w:rtl/>
        </w:rPr>
        <w:t>רב:</w:t>
      </w:r>
      <w:r w:rsidR="00130D2D" w:rsidRPr="00043784">
        <w:rPr>
          <w:rFonts w:hint="cs"/>
          <w:rtl/>
        </w:rPr>
        <w:t xml:space="preserve"> </w:t>
      </w:r>
      <w:r w:rsidRPr="00043784">
        <w:rPr>
          <w:rFonts w:hint="cs"/>
          <w:rtl/>
        </w:rPr>
        <w:t xml:space="preserve">מדליק מברך, </w:t>
      </w:r>
      <w:r w:rsidRPr="000C1CD3">
        <w:rPr>
          <w:rStyle w:val="af6"/>
          <w:rFonts w:hint="cs"/>
          <w:rtl/>
        </w:rPr>
        <w:t>רי</w:t>
      </w:r>
      <w:r w:rsidRPr="000C1CD3">
        <w:rPr>
          <w:rStyle w:val="af6"/>
          <w:rtl/>
        </w:rPr>
        <w:t>"</w:t>
      </w:r>
      <w:r w:rsidRPr="000C1CD3">
        <w:rPr>
          <w:rStyle w:val="af6"/>
          <w:rFonts w:hint="cs"/>
          <w:rtl/>
        </w:rPr>
        <w:t>ר</w:t>
      </w:r>
      <w:r w:rsidR="00130D2D" w:rsidRPr="000C1CD3">
        <w:rPr>
          <w:rStyle w:val="af6"/>
          <w:rFonts w:hint="cs"/>
          <w:rtl/>
        </w:rPr>
        <w:t>:</w:t>
      </w:r>
      <w:r w:rsidR="00130D2D" w:rsidRPr="00043784">
        <w:rPr>
          <w:rFonts w:hint="cs"/>
          <w:rtl/>
        </w:rPr>
        <w:t xml:space="preserve"> </w:t>
      </w:r>
      <w:r w:rsidRPr="00043784">
        <w:rPr>
          <w:rFonts w:hint="cs"/>
          <w:rtl/>
        </w:rPr>
        <w:t>רואה</w:t>
      </w:r>
      <w:r w:rsidR="00600668">
        <w:rPr>
          <w:rFonts w:hint="cs"/>
          <w:rtl/>
        </w:rPr>
        <w:t xml:space="preserve"> מברך</w:t>
      </w:r>
      <w:r w:rsidRPr="00043784">
        <w:rPr>
          <w:rFonts w:hint="cs"/>
          <w:rtl/>
        </w:rPr>
        <w:t xml:space="preserve">. </w:t>
      </w:r>
    </w:p>
    <w:p w14:paraId="2F989F0D" w14:textId="77777777" w:rsidR="00130D2D" w:rsidRPr="00043784" w:rsidRDefault="00E403A1" w:rsidP="00130D2D">
      <w:pPr>
        <w:pStyle w:val="affd"/>
        <w:rPr>
          <w:rtl/>
        </w:rPr>
      </w:pPr>
      <w:r w:rsidRPr="00F8723C">
        <w:rPr>
          <w:rStyle w:val="ac"/>
          <w:rFonts w:cs="PFT_Frank" w:hint="cs"/>
          <w:sz w:val="14"/>
          <w:rtl/>
        </w:rPr>
        <w:t>ביום א'</w:t>
      </w:r>
      <w:r w:rsidRPr="00043784">
        <w:rPr>
          <w:rFonts w:hint="cs"/>
          <w:rtl/>
        </w:rPr>
        <w:t xml:space="preserve"> </w:t>
      </w:r>
      <w:r w:rsidR="00130D2D" w:rsidRPr="00043784">
        <w:rPr>
          <w:rtl/>
        </w:rPr>
        <w:tab/>
      </w:r>
      <w:r w:rsidR="00130D2D" w:rsidRPr="00043784">
        <w:rPr>
          <w:rFonts w:hint="cs"/>
          <w:rtl/>
        </w:rPr>
        <w:t xml:space="preserve">  </w:t>
      </w:r>
      <w:r w:rsidRPr="00043784">
        <w:rPr>
          <w:rFonts w:hint="cs"/>
          <w:rtl/>
        </w:rPr>
        <w:t xml:space="preserve">מדליק מברך ג', רואה מברך שתים, </w:t>
      </w:r>
    </w:p>
    <w:p w14:paraId="0D1A8347" w14:textId="77777777" w:rsidR="00E403A1" w:rsidRPr="00043784" w:rsidRDefault="00E403A1" w:rsidP="00130D2D">
      <w:pPr>
        <w:pStyle w:val="affd"/>
        <w:rPr>
          <w:rtl/>
        </w:rPr>
      </w:pPr>
      <w:r w:rsidRPr="00F8723C">
        <w:rPr>
          <w:rStyle w:val="ac"/>
          <w:rFonts w:cs="PFT_Frank" w:hint="cs"/>
          <w:sz w:val="14"/>
          <w:rtl/>
        </w:rPr>
        <w:t>מכאן ואילך</w:t>
      </w:r>
      <w:r w:rsidRPr="00043784">
        <w:rPr>
          <w:rFonts w:hint="cs"/>
          <w:rtl/>
        </w:rPr>
        <w:t xml:space="preserve"> מדליק מברך שתים</w:t>
      </w:r>
      <w:r w:rsidR="00130D2D" w:rsidRPr="00043784">
        <w:rPr>
          <w:rFonts w:hint="cs"/>
          <w:rtl/>
        </w:rPr>
        <w:t>,</w:t>
      </w:r>
      <w:r w:rsidRPr="00043784">
        <w:rPr>
          <w:rFonts w:hint="cs"/>
          <w:rtl/>
        </w:rPr>
        <w:t xml:space="preserve"> </w:t>
      </w:r>
      <w:r w:rsidR="00130D2D" w:rsidRPr="00043784">
        <w:rPr>
          <w:rFonts w:hint="cs"/>
          <w:rtl/>
        </w:rPr>
        <w:t xml:space="preserve"> </w:t>
      </w:r>
      <w:r w:rsidRPr="00043784">
        <w:rPr>
          <w:rFonts w:hint="cs"/>
          <w:rtl/>
        </w:rPr>
        <w:t>ורואה אחת.</w:t>
      </w:r>
    </w:p>
    <w:p w14:paraId="4D2AEE31" w14:textId="77777777" w:rsidR="008E365A" w:rsidRPr="00F8723C" w:rsidRDefault="00E403A1" w:rsidP="00130D2D">
      <w:pPr>
        <w:pStyle w:val="ab"/>
        <w:rPr>
          <w:rFonts w:cs="PFT_Frank"/>
          <w:sz w:val="14"/>
          <w:rtl/>
        </w:rPr>
      </w:pPr>
      <w:r w:rsidRPr="00F8723C">
        <w:rPr>
          <w:rFonts w:cs="PFT_Frank" w:hint="cs"/>
          <w:sz w:val="14"/>
          <w:rtl/>
        </w:rPr>
        <w:t>אק</w:t>
      </w:r>
      <w:r w:rsidR="00130D2D" w:rsidRPr="00F8723C">
        <w:rPr>
          <w:rFonts w:cs="PFT_Frank" w:hint="cs"/>
          <w:sz w:val="14"/>
          <w:rtl/>
        </w:rPr>
        <w:t>"</w:t>
      </w:r>
      <w:r w:rsidRPr="00F8723C">
        <w:rPr>
          <w:rFonts w:cs="PFT_Frank" w:hint="cs"/>
          <w:sz w:val="14"/>
          <w:rtl/>
        </w:rPr>
        <w:t>ב</w:t>
      </w:r>
      <w:r w:rsidR="00130D2D" w:rsidRPr="00F8723C">
        <w:rPr>
          <w:rFonts w:cs="PFT_Frank" w:hint="cs"/>
          <w:sz w:val="14"/>
          <w:rtl/>
        </w:rPr>
        <w:t xml:space="preserve"> וצוונו</w:t>
      </w:r>
      <w:r w:rsidR="00940733" w:rsidRPr="00F8723C">
        <w:rPr>
          <w:rFonts w:cs="PFT_Frank" w:hint="cs"/>
          <w:sz w:val="14"/>
          <w:rtl/>
        </w:rPr>
        <w:t xml:space="preserve"> להדליק נר חנוכה</w:t>
      </w:r>
      <w:r w:rsidRPr="00F8723C">
        <w:rPr>
          <w:rFonts w:cs="PFT_Frank" w:hint="cs"/>
          <w:sz w:val="14"/>
          <w:rtl/>
        </w:rPr>
        <w:t xml:space="preserve"> </w:t>
      </w:r>
    </w:p>
    <w:p w14:paraId="0300BEDF" w14:textId="77777777" w:rsidR="00E403A1" w:rsidRPr="00043784" w:rsidRDefault="00E403A1" w:rsidP="008E365A">
      <w:pPr>
        <w:pStyle w:val="affd"/>
        <w:widowControl w:val="0"/>
        <w:ind w:firstLine="284"/>
        <w:rPr>
          <w:rtl/>
        </w:rPr>
      </w:pPr>
      <w:r w:rsidRPr="00F8723C">
        <w:rPr>
          <w:rStyle w:val="ac"/>
          <w:rFonts w:cs="PFT_Frank" w:hint="cs"/>
          <w:sz w:val="14"/>
          <w:rtl/>
        </w:rPr>
        <w:t>צוונו</w:t>
      </w:r>
      <w:r w:rsidRPr="00043784">
        <w:rPr>
          <w:rStyle w:val="af4"/>
          <w:rFonts w:hint="cs"/>
          <w:color w:val="auto"/>
          <w:rtl/>
        </w:rPr>
        <w:t xml:space="preserve"> א.</w:t>
      </w:r>
      <w:r w:rsidRPr="00043784">
        <w:rPr>
          <w:rFonts w:hint="cs"/>
          <w:rtl/>
        </w:rPr>
        <w:t xml:space="preserve"> בלא תסור,</w:t>
      </w:r>
      <w:r w:rsidRPr="00043784">
        <w:rPr>
          <w:rStyle w:val="af4"/>
          <w:rFonts w:hint="cs"/>
          <w:color w:val="auto"/>
          <w:rtl/>
        </w:rPr>
        <w:t xml:space="preserve"> ב.</w:t>
      </w:r>
      <w:r w:rsidRPr="00043784">
        <w:rPr>
          <w:rFonts w:hint="cs"/>
          <w:rtl/>
        </w:rPr>
        <w:t xml:space="preserve"> שאל אביך ויגדך.</w:t>
      </w:r>
    </w:p>
    <w:p w14:paraId="4EA72829" w14:textId="77777777" w:rsidR="00130D2D" w:rsidRPr="00043784" w:rsidRDefault="00E403A1" w:rsidP="00130D2D">
      <w:pPr>
        <w:widowControl w:val="0"/>
        <w:spacing w:before="60"/>
        <w:rPr>
          <w:rtl/>
        </w:rPr>
      </w:pPr>
      <w:r w:rsidRPr="00F8723C">
        <w:rPr>
          <w:rStyle w:val="ac"/>
          <w:rFonts w:cs="PFT_Frank" w:hint="cs"/>
          <w:sz w:val="14"/>
          <w:rtl/>
        </w:rPr>
        <w:t>עושה סוכה לעצמו</w:t>
      </w:r>
      <w:r w:rsidRPr="00043784">
        <w:rPr>
          <w:rFonts w:hint="cs"/>
          <w:rtl/>
        </w:rPr>
        <w:t xml:space="preserve"> מברך שהחיינו</w:t>
      </w:r>
      <w:r w:rsidR="00130D2D" w:rsidRPr="00043784">
        <w:rPr>
          <w:rFonts w:hint="cs"/>
          <w:rtl/>
        </w:rPr>
        <w:t>,</w:t>
      </w:r>
      <w:r w:rsidRPr="00043784">
        <w:rPr>
          <w:rFonts w:hint="cs"/>
          <w:rtl/>
        </w:rPr>
        <w:t xml:space="preserve"> </w:t>
      </w:r>
      <w:r w:rsidRPr="00F8723C">
        <w:rPr>
          <w:rStyle w:val="ac"/>
          <w:rFonts w:cs="PFT_Frank" w:hint="cs"/>
          <w:sz w:val="14"/>
          <w:rtl/>
        </w:rPr>
        <w:t xml:space="preserve">יושב </w:t>
      </w:r>
      <w:r w:rsidRPr="00043784">
        <w:rPr>
          <w:rFonts w:hint="cs"/>
          <w:rtl/>
        </w:rPr>
        <w:t xml:space="preserve">מברך </w:t>
      </w:r>
      <w:r w:rsidR="00130D2D" w:rsidRPr="00043784">
        <w:rPr>
          <w:rFonts w:hint="cs"/>
          <w:rtl/>
        </w:rPr>
        <w:t>לישב</w:t>
      </w:r>
      <w:r w:rsidRPr="00043784">
        <w:rPr>
          <w:rFonts w:hint="cs"/>
          <w:rtl/>
        </w:rPr>
        <w:t xml:space="preserve">, </w:t>
      </w:r>
    </w:p>
    <w:p w14:paraId="7DBC7ABE" w14:textId="77777777" w:rsidR="003D13BB" w:rsidRPr="00043784" w:rsidRDefault="00E403A1" w:rsidP="00130D2D">
      <w:pPr>
        <w:pStyle w:val="affd"/>
        <w:rPr>
          <w:rtl/>
        </w:rPr>
      </w:pPr>
      <w:r w:rsidRPr="00F8723C">
        <w:rPr>
          <w:rStyle w:val="ac"/>
          <w:rFonts w:cs="PFT_Frank" w:hint="cs"/>
          <w:sz w:val="14"/>
          <w:rtl/>
        </w:rPr>
        <w:t>עשויה ועומדת</w:t>
      </w:r>
      <w:r w:rsidRPr="000C1CD3">
        <w:rPr>
          <w:rStyle w:val="af6"/>
          <w:rFonts w:hint="cs"/>
          <w:rtl/>
        </w:rPr>
        <w:t xml:space="preserve"> </w:t>
      </w:r>
      <w:r w:rsidRPr="00043784">
        <w:rPr>
          <w:rFonts w:hint="cs"/>
          <w:rtl/>
        </w:rPr>
        <w:t>אי</w:t>
      </w:r>
      <w:r w:rsidRPr="000C1CD3">
        <w:rPr>
          <w:rStyle w:val="af6"/>
          <w:rFonts w:hint="cs"/>
          <w:rtl/>
        </w:rPr>
        <w:t xml:space="preserve"> </w:t>
      </w:r>
      <w:r w:rsidRPr="00043784">
        <w:rPr>
          <w:rFonts w:hint="cs"/>
          <w:rtl/>
        </w:rPr>
        <w:t xml:space="preserve">יכול לחדש בה דבר מברך, </w:t>
      </w:r>
    </w:p>
    <w:p w14:paraId="42BDD7AA" w14:textId="66697AF5" w:rsidR="00E403A1" w:rsidRPr="00043784" w:rsidRDefault="00E403A1" w:rsidP="00130D2D">
      <w:pPr>
        <w:pStyle w:val="affd"/>
        <w:rPr>
          <w:rtl/>
        </w:rPr>
      </w:pPr>
      <w:r w:rsidRPr="00043784">
        <w:rPr>
          <w:rFonts w:hint="cs"/>
          <w:rtl/>
        </w:rPr>
        <w:t>אם לא</w:t>
      </w:r>
      <w:r w:rsidR="00600668">
        <w:rPr>
          <w:rFonts w:hint="cs"/>
          <w:rtl/>
        </w:rPr>
        <w:t>,-</w:t>
      </w:r>
      <w:r w:rsidRPr="00043784">
        <w:rPr>
          <w:rFonts w:hint="cs"/>
          <w:rtl/>
        </w:rPr>
        <w:t xml:space="preserve"> כשיכנס לישב בה מברך שתים. </w:t>
      </w:r>
    </w:p>
    <w:p w14:paraId="3DBABC1A" w14:textId="3663C650" w:rsidR="00600668" w:rsidRPr="00600668" w:rsidRDefault="00E403A1" w:rsidP="001711C4">
      <w:pPr>
        <w:pStyle w:val="31"/>
        <w:framePr w:wrap="notBeside"/>
        <w:rPr>
          <w:rtl/>
        </w:rPr>
      </w:pPr>
      <w:r w:rsidRPr="00600668">
        <w:rPr>
          <w:rFonts w:hint="cs"/>
          <w:rtl/>
        </w:rPr>
        <w:t>ר</w:t>
      </w:r>
      <w:r w:rsidRPr="00600668">
        <w:rPr>
          <w:rtl/>
        </w:rPr>
        <w:t>"</w:t>
      </w:r>
      <w:r w:rsidRPr="00600668">
        <w:rPr>
          <w:rFonts w:hint="cs"/>
          <w:rtl/>
        </w:rPr>
        <w:t>כ</w:t>
      </w:r>
      <w:r w:rsidR="00600668">
        <w:rPr>
          <w:rFonts w:hint="cs"/>
          <w:rtl/>
        </w:rPr>
        <w:t>:</w:t>
      </w:r>
    </w:p>
    <w:p w14:paraId="08076C5A" w14:textId="0C706CE1" w:rsidR="00E403A1" w:rsidRPr="00043784" w:rsidRDefault="00600668" w:rsidP="00E403A1">
      <w:pPr>
        <w:widowControl w:val="0"/>
        <w:rPr>
          <w:rtl/>
        </w:rPr>
      </w:pPr>
      <w:r>
        <w:rPr>
          <w:rFonts w:hint="cs"/>
          <w:rtl/>
        </w:rPr>
        <w:t>בירך הכל</w:t>
      </w:r>
      <w:r w:rsidR="00E403A1" w:rsidRPr="00043784">
        <w:rPr>
          <w:rFonts w:hint="cs"/>
          <w:rtl/>
        </w:rPr>
        <w:t xml:space="preserve"> על כוס הקידוש.</w:t>
      </w:r>
    </w:p>
    <w:p w14:paraId="1FD47923" w14:textId="77777777" w:rsidR="00940733" w:rsidRPr="000C1CD3" w:rsidRDefault="00E403A1" w:rsidP="005A4B56">
      <w:pPr>
        <w:widowControl w:val="0"/>
        <w:spacing w:before="60"/>
        <w:rPr>
          <w:rStyle w:val="af6"/>
          <w:rtl/>
        </w:rPr>
      </w:pPr>
      <w:bookmarkStart w:id="334" w:name="_Toc155720514"/>
      <w:r w:rsidRPr="007C19A7">
        <w:rPr>
          <w:rStyle w:val="af2"/>
          <w:rFonts w:hint="cs"/>
          <w:rtl/>
        </w:rPr>
        <w:t>היו לפניו מצות הרבה</w:t>
      </w:r>
      <w:bookmarkEnd w:id="334"/>
      <w:r w:rsidRPr="00043784">
        <w:rPr>
          <w:rFonts w:hint="cs"/>
          <w:rtl/>
        </w:rPr>
        <w:t xml:space="preserve"> אומר אקב</w:t>
      </w:r>
      <w:r w:rsidRPr="00043784">
        <w:rPr>
          <w:rtl/>
        </w:rPr>
        <w:t>"</w:t>
      </w:r>
      <w:r w:rsidRPr="00043784">
        <w:rPr>
          <w:rFonts w:hint="cs"/>
          <w:rtl/>
        </w:rPr>
        <w:t xml:space="preserve">ו על המצות, </w:t>
      </w:r>
    </w:p>
    <w:p w14:paraId="221C1677" w14:textId="77777777" w:rsidR="00600668" w:rsidRPr="00600668" w:rsidRDefault="00E403A1" w:rsidP="001711C4">
      <w:pPr>
        <w:pStyle w:val="31"/>
        <w:framePr w:wrap="notBeside"/>
        <w:rPr>
          <w:rtl/>
        </w:rPr>
      </w:pPr>
      <w:r w:rsidRPr="00600668">
        <w:rPr>
          <w:rFonts w:hint="cs"/>
          <w:rtl/>
        </w:rPr>
        <w:t>ר</w:t>
      </w:r>
      <w:r w:rsidRPr="00600668">
        <w:rPr>
          <w:rtl/>
        </w:rPr>
        <w:t>"</w:t>
      </w:r>
      <w:r w:rsidRPr="00600668">
        <w:rPr>
          <w:rFonts w:hint="cs"/>
          <w:rtl/>
        </w:rPr>
        <w:t>י</w:t>
      </w:r>
    </w:p>
    <w:p w14:paraId="3537EF49" w14:textId="1959BB6E" w:rsidR="00E403A1" w:rsidRPr="00043784" w:rsidRDefault="00E403A1" w:rsidP="00940733">
      <w:pPr>
        <w:rPr>
          <w:rtl/>
        </w:rPr>
      </w:pPr>
      <w:r w:rsidRPr="00F8723C">
        <w:rPr>
          <w:rStyle w:val="ac"/>
          <w:rFonts w:cs="PFT_Frank" w:hint="cs"/>
          <w:sz w:val="14"/>
          <w:rtl/>
        </w:rPr>
        <w:t>ו</w:t>
      </w:r>
      <w:r w:rsidR="00600668">
        <w:rPr>
          <w:rStyle w:val="ac"/>
          <w:rFonts w:cs="PFT_Frank" w:hint="cs"/>
          <w:sz w:val="14"/>
          <w:rtl/>
        </w:rPr>
        <w:t>כן הלכה</w:t>
      </w:r>
      <w:r w:rsidRPr="00043784">
        <w:rPr>
          <w:rFonts w:hint="cs"/>
          <w:rtl/>
        </w:rPr>
        <w:t xml:space="preserve"> מברך עכאו</w:t>
      </w:r>
      <w:r w:rsidRPr="00043784">
        <w:rPr>
          <w:rtl/>
        </w:rPr>
        <w:t>"</w:t>
      </w:r>
      <w:r w:rsidRPr="00043784">
        <w:rPr>
          <w:rFonts w:hint="cs"/>
          <w:rtl/>
        </w:rPr>
        <w:t>א בפ</w:t>
      </w:r>
      <w:r w:rsidRPr="00043784">
        <w:rPr>
          <w:rtl/>
        </w:rPr>
        <w:t>"</w:t>
      </w:r>
      <w:r w:rsidRPr="00043784">
        <w:rPr>
          <w:rFonts w:hint="cs"/>
          <w:rtl/>
        </w:rPr>
        <w:t>ע. ד</w:t>
      </w:r>
      <w:r w:rsidRPr="00043784">
        <w:rPr>
          <w:rStyle w:val="af8"/>
          <w:rFonts w:hint="cs"/>
          <w:rtl/>
        </w:rPr>
        <w:t>ברוך ה' יום יום</w:t>
      </w:r>
      <w:r w:rsidRPr="00043784">
        <w:rPr>
          <w:rFonts w:hint="cs"/>
          <w:rtl/>
        </w:rPr>
        <w:t xml:space="preserve"> בכל יום תן לו מעין ברכותיו, וה</w:t>
      </w:r>
      <w:r w:rsidRPr="00043784">
        <w:rPr>
          <w:rtl/>
        </w:rPr>
        <w:t>"</w:t>
      </w:r>
      <w:r w:rsidRPr="00043784">
        <w:rPr>
          <w:rFonts w:hint="cs"/>
          <w:rtl/>
        </w:rPr>
        <w:t>נ בכל דבר ודבר.</w:t>
      </w:r>
    </w:p>
    <w:p w14:paraId="3DE38682" w14:textId="77777777" w:rsidR="00E403A1" w:rsidRPr="00C01657" w:rsidRDefault="00E403A1" w:rsidP="009D377E">
      <w:pPr>
        <w:pStyle w:val="ad"/>
        <w:framePr w:wrap="around"/>
        <w:rPr>
          <w:rtl/>
        </w:rPr>
      </w:pPr>
      <w:bookmarkStart w:id="335" w:name="_Toc155720515"/>
      <w:r w:rsidRPr="00C01657">
        <w:rPr>
          <w:rFonts w:hint="cs"/>
          <w:rtl/>
        </w:rPr>
        <w:t>מו:</w:t>
      </w:r>
      <w:bookmarkEnd w:id="335"/>
      <w:r w:rsidRPr="00C01657">
        <w:rPr>
          <w:rFonts w:hint="cs"/>
          <w:rtl/>
        </w:rPr>
        <w:t xml:space="preserve"> </w:t>
      </w:r>
    </w:p>
    <w:p w14:paraId="5CABEB89" w14:textId="77777777" w:rsidR="009B3F54" w:rsidRPr="00043784" w:rsidRDefault="00E403A1" w:rsidP="005A4B56">
      <w:pPr>
        <w:widowControl w:val="0"/>
        <w:spacing w:before="60"/>
        <w:rPr>
          <w:rStyle w:val="af4"/>
          <w:color w:val="auto"/>
          <w:rtl/>
        </w:rPr>
      </w:pPr>
      <w:bookmarkStart w:id="336" w:name="_Toc155720516"/>
      <w:r w:rsidRPr="007C19A7">
        <w:rPr>
          <w:rStyle w:val="af2"/>
          <w:rFonts w:hint="cs"/>
          <w:rtl/>
        </w:rPr>
        <w:t xml:space="preserve">מדת </w:t>
      </w:r>
      <w:del w:id="9058" w:author="הגהת סוכה" w:date="2026-09-27T12:23:34Z">
        <w:r w:rsidRPr="007C19A7">
          <w:rPr>
            <w:rStyle w:val="af2"/>
            <w:rFonts w:hint="cs"/>
            <w:rtl/>
          </w:rPr>
          <w:delText xml:space="preserve">הקב'ה</w:delText>
        </w:r>
      </w:del>
      <w:ins w:id="9059" w:author="הגהת סוכה" w:date="2026-09-27T12:23:34Z">
        <w:r w:rsidRPr="007C19A7">
          <w:rPr>
            <w:rStyle w:val="af2"/>
            <w:rFonts w:hint="cs"/>
            <w:rtl/>
          </w:rPr>
          <w:t xml:space="preserve">הקב"ה</w:t>
        </w:r>
      </w:ins>
      <w:bookmarkEnd w:id="336"/>
      <w:r w:rsidRPr="00043784">
        <w:rPr>
          <w:rFonts w:hint="cs"/>
          <w:rtl/>
        </w:rPr>
        <w:t xml:space="preserve"> לא כב</w:t>
      </w:r>
      <w:r w:rsidRPr="00043784">
        <w:rPr>
          <w:rtl/>
        </w:rPr>
        <w:t>"</w:t>
      </w:r>
      <w:r w:rsidRPr="00043784">
        <w:rPr>
          <w:rFonts w:hint="cs"/>
          <w:rtl/>
        </w:rPr>
        <w:t>ו, דכלי מלא מחזיק ריקן אינו מחזיק, ד</w:t>
      </w:r>
      <w:r w:rsidRPr="00043784">
        <w:rPr>
          <w:rStyle w:val="af8"/>
          <w:rFonts w:hint="cs"/>
          <w:rtl/>
        </w:rPr>
        <w:t>אם שמוע תשמע</w:t>
      </w:r>
      <w:r w:rsidRPr="00043784">
        <w:rPr>
          <w:rFonts w:hint="cs"/>
          <w:rtl/>
        </w:rPr>
        <w:t xml:space="preserve"> ואם לאו לאו,</w:t>
      </w:r>
      <w:r w:rsidRPr="00043784">
        <w:rPr>
          <w:rStyle w:val="af4"/>
          <w:rFonts w:hint="cs"/>
          <w:color w:val="auto"/>
          <w:rtl/>
        </w:rPr>
        <w:t xml:space="preserve"> </w:t>
      </w:r>
    </w:p>
    <w:p w14:paraId="1791D810" w14:textId="77777777" w:rsidR="00600668" w:rsidRPr="00600668" w:rsidRDefault="00E403A1" w:rsidP="001711C4">
      <w:pPr>
        <w:pStyle w:val="31"/>
        <w:framePr w:wrap="notBeside"/>
        <w:rPr>
          <w:rtl/>
        </w:rPr>
      </w:pPr>
      <w:r w:rsidRPr="00600668">
        <w:rPr>
          <w:rFonts w:hint="cs"/>
          <w:rtl/>
        </w:rPr>
        <w:t>ב.</w:t>
      </w:r>
    </w:p>
    <w:p w14:paraId="4A77DD75" w14:textId="71AC4BA7" w:rsidR="00E403A1" w:rsidRPr="00043784" w:rsidRDefault="00E403A1" w:rsidP="009B3F54">
      <w:pPr>
        <w:pStyle w:val="affd"/>
        <w:rPr>
          <w:rtl/>
        </w:rPr>
      </w:pPr>
      <w:r w:rsidRPr="00043784">
        <w:rPr>
          <w:rStyle w:val="af8"/>
          <w:rFonts w:hint="cs"/>
          <w:rtl/>
        </w:rPr>
        <w:t>אם שמוע</w:t>
      </w:r>
      <w:r w:rsidRPr="00043784">
        <w:rPr>
          <w:rFonts w:hint="cs"/>
          <w:rtl/>
        </w:rPr>
        <w:t xml:space="preserve"> בישן </w:t>
      </w:r>
      <w:r w:rsidRPr="00043784">
        <w:rPr>
          <w:rStyle w:val="af8"/>
          <w:rFonts w:hint="cs"/>
          <w:rtl/>
        </w:rPr>
        <w:t xml:space="preserve">תשמע </w:t>
      </w:r>
      <w:r w:rsidRPr="00043784">
        <w:rPr>
          <w:rFonts w:hint="cs"/>
          <w:rtl/>
        </w:rPr>
        <w:t xml:space="preserve">בחדש </w:t>
      </w:r>
      <w:r w:rsidRPr="00043784">
        <w:rPr>
          <w:rStyle w:val="af8"/>
          <w:rFonts w:hint="cs"/>
          <w:rtl/>
        </w:rPr>
        <w:t>ואם יפנה לבבך</w:t>
      </w:r>
      <w:r w:rsidRPr="00043784">
        <w:rPr>
          <w:rFonts w:hint="cs"/>
          <w:rtl/>
        </w:rPr>
        <w:t xml:space="preserve"> שוב לא תשמע.</w:t>
      </w:r>
    </w:p>
    <w:p w14:paraId="7377A08D" w14:textId="77777777" w:rsidR="00E403A1" w:rsidRPr="00600668" w:rsidRDefault="00E403A1" w:rsidP="003049F3">
      <w:pPr>
        <w:pStyle w:val="a5"/>
        <w:rPr>
          <w:rtl/>
        </w:rPr>
      </w:pPr>
      <w:ins w:id="9849" w:author="מספור קטעי משנה" w:date="2026-10-06T06:45:53Z">
        <w:r>
          <w:rPr>
            <w:rStyle w:val="MisparKeta"/>
          </w:rPr>
          <w:t xml:space="preserve">א. </w:t>
        </w:r>
      </w:ins>
      <w:bookmarkStart w:id="337" w:name="_Toc155720517"/>
      <w:r w:rsidRPr="00600668">
        <w:rPr>
          <w:rFonts w:hint="cs"/>
          <w:rtl/>
        </w:rPr>
        <w:t>שמטו מתינוקות הלולבין ואכלו אתרוגין.</w:t>
      </w:r>
      <w:bookmarkEnd w:id="337"/>
    </w:p>
    <w:p w14:paraId="3B178833" w14:textId="77777777" w:rsidR="00600668" w:rsidRPr="00600668" w:rsidRDefault="00E403A1" w:rsidP="001711C4">
      <w:pPr>
        <w:pStyle w:val="31"/>
        <w:framePr w:wrap="notBeside"/>
        <w:rPr>
          <w:rtl/>
        </w:rPr>
      </w:pPr>
      <w:r w:rsidRPr="00600668">
        <w:rPr>
          <w:rFonts w:hint="cs"/>
          <w:rtl/>
        </w:rPr>
        <w:t>לרי</w:t>
      </w:r>
      <w:r w:rsidRPr="00600668">
        <w:rPr>
          <w:rtl/>
        </w:rPr>
        <w:t>"</w:t>
      </w:r>
      <w:r w:rsidRPr="00600668">
        <w:rPr>
          <w:rFonts w:hint="cs"/>
          <w:rtl/>
        </w:rPr>
        <w:t>ו</w:t>
      </w:r>
    </w:p>
    <w:p w14:paraId="4F573343" w14:textId="34191BB9" w:rsidR="000A341A" w:rsidRPr="00043784" w:rsidRDefault="000A341A" w:rsidP="00E403A1">
      <w:pPr>
        <w:pStyle w:val="affd"/>
        <w:widowControl w:val="0"/>
        <w:rPr>
          <w:rtl/>
        </w:rPr>
      </w:pPr>
      <w:r w:rsidRPr="00043784">
        <w:rPr>
          <w:rFonts w:hint="cs"/>
          <w:rtl/>
        </w:rPr>
        <w:t xml:space="preserve">אתרוג בשביעי אסור- </w:t>
      </w:r>
      <w:r w:rsidR="00E403A1" w:rsidRPr="00043784">
        <w:rPr>
          <w:rFonts w:hint="cs"/>
          <w:rtl/>
        </w:rPr>
        <w:t xml:space="preserve">דהוקצה לכל היום, </w:t>
      </w:r>
    </w:p>
    <w:p w14:paraId="5F567CDC" w14:textId="77777777" w:rsidR="000A341A" w:rsidRPr="00043784" w:rsidRDefault="000A341A" w:rsidP="00600668">
      <w:pPr>
        <w:pStyle w:val="affd"/>
        <w:widowControl w:val="0"/>
        <w:rPr>
          <w:rtl/>
        </w:rPr>
      </w:pPr>
      <w:r w:rsidRPr="00043784">
        <w:rPr>
          <w:rFonts w:hint="cs"/>
          <w:rtl/>
        </w:rPr>
        <w:t xml:space="preserve">אתרוג בשמיני מותר, </w:t>
      </w:r>
    </w:p>
    <w:p w14:paraId="1400F6DD" w14:textId="77777777" w:rsidR="00E403A1" w:rsidRPr="00043784" w:rsidRDefault="00E403A1" w:rsidP="00600668">
      <w:pPr>
        <w:pStyle w:val="affd"/>
        <w:widowControl w:val="0"/>
        <w:rPr>
          <w:rtl/>
        </w:rPr>
      </w:pPr>
      <w:r w:rsidRPr="00043784">
        <w:rPr>
          <w:rFonts w:hint="cs"/>
          <w:rtl/>
        </w:rPr>
        <w:t>סוכה אפי' בשמיני אסורה.</w:t>
      </w:r>
      <w:r w:rsidR="000A341A" w:rsidRPr="00043784">
        <w:rPr>
          <w:rFonts w:hint="cs"/>
          <w:rtl/>
        </w:rPr>
        <w:t xml:space="preserve"> מיגו שהוקצה לבין השמשות</w:t>
      </w:r>
    </w:p>
    <w:p w14:paraId="2FE0CC36" w14:textId="77777777" w:rsidR="00600668" w:rsidRPr="00600668" w:rsidRDefault="00E403A1" w:rsidP="001711C4">
      <w:pPr>
        <w:pStyle w:val="31"/>
        <w:framePr w:wrap="notBeside"/>
        <w:rPr>
          <w:rtl/>
        </w:rPr>
      </w:pPr>
      <w:r w:rsidRPr="00600668">
        <w:rPr>
          <w:rFonts w:hint="cs"/>
          <w:rtl/>
        </w:rPr>
        <w:t>ולר</w:t>
      </w:r>
      <w:r w:rsidRPr="00600668">
        <w:rPr>
          <w:rtl/>
        </w:rPr>
        <w:t>"</w:t>
      </w:r>
      <w:r w:rsidRPr="00600668">
        <w:rPr>
          <w:rFonts w:hint="cs"/>
          <w:rtl/>
        </w:rPr>
        <w:t>ל:</w:t>
      </w:r>
    </w:p>
    <w:p w14:paraId="040B4831" w14:textId="34E175E4" w:rsidR="00B84377" w:rsidRPr="00043784" w:rsidRDefault="00E403A1" w:rsidP="00B84377">
      <w:pPr>
        <w:pStyle w:val="affd"/>
        <w:widowControl w:val="0"/>
        <w:rPr>
          <w:rtl/>
        </w:rPr>
      </w:pPr>
      <w:r w:rsidRPr="00043784">
        <w:rPr>
          <w:rFonts w:hint="cs"/>
          <w:rtl/>
        </w:rPr>
        <w:t xml:space="preserve">אתרוג אפי' בשביעי מותר, דלמצוה הוקצה, </w:t>
      </w:r>
    </w:p>
    <w:p w14:paraId="3FDD335A" w14:textId="77777777" w:rsidR="000A341A" w:rsidRPr="000C1CD3" w:rsidRDefault="00E403A1" w:rsidP="00B84377">
      <w:pPr>
        <w:pStyle w:val="affd"/>
        <w:widowControl w:val="0"/>
        <w:rPr>
          <w:rStyle w:val="af6"/>
          <w:rtl/>
        </w:rPr>
      </w:pPr>
      <w:r w:rsidRPr="00043784">
        <w:rPr>
          <w:rFonts w:hint="cs"/>
          <w:rtl/>
        </w:rPr>
        <w:t>א</w:t>
      </w:r>
      <w:r w:rsidRPr="00043784">
        <w:rPr>
          <w:rtl/>
        </w:rPr>
        <w:t>"</w:t>
      </w:r>
      <w:r w:rsidRPr="00043784">
        <w:rPr>
          <w:rFonts w:hint="cs"/>
          <w:rtl/>
        </w:rPr>
        <w:t>א להוכיח דמיד תינוקות שמטו</w:t>
      </w:r>
      <w:r w:rsidR="000A341A" w:rsidRPr="00043784">
        <w:rPr>
          <w:rFonts w:hint="cs"/>
          <w:rtl/>
        </w:rPr>
        <w:t xml:space="preserve"> דמותר בשביעי,</w:t>
      </w:r>
      <w:r w:rsidRPr="00043784">
        <w:rPr>
          <w:rFonts w:hint="cs"/>
          <w:rtl/>
        </w:rPr>
        <w:t xml:space="preserve"> דאפשר דווקא תינוקות, </w:t>
      </w:r>
      <w:r w:rsidR="000A341A" w:rsidRPr="00043784">
        <w:rPr>
          <w:rFonts w:hint="cs"/>
          <w:rtl/>
        </w:rPr>
        <w:t xml:space="preserve">       </w:t>
      </w:r>
      <w:r w:rsidRPr="000C1CD3">
        <w:rPr>
          <w:rStyle w:val="af6"/>
          <w:rFonts w:hint="cs"/>
          <w:rtl/>
        </w:rPr>
        <w:t>א</w:t>
      </w:r>
      <w:r w:rsidRPr="000C1CD3">
        <w:rPr>
          <w:rStyle w:val="af6"/>
          <w:rtl/>
        </w:rPr>
        <w:t>"</w:t>
      </w:r>
      <w:r w:rsidRPr="000C1CD3">
        <w:rPr>
          <w:rStyle w:val="af6"/>
          <w:rFonts w:hint="cs"/>
          <w:rtl/>
        </w:rPr>
        <w:t>ד דלר</w:t>
      </w:r>
      <w:r w:rsidRPr="000C1CD3">
        <w:rPr>
          <w:rStyle w:val="af6"/>
          <w:rtl/>
        </w:rPr>
        <w:t>"</w:t>
      </w:r>
      <w:r w:rsidRPr="000C1CD3">
        <w:rPr>
          <w:rStyle w:val="af6"/>
          <w:rFonts w:hint="cs"/>
          <w:rtl/>
        </w:rPr>
        <w:t>ל</w:t>
      </w:r>
      <w:r w:rsidRPr="00043784">
        <w:rPr>
          <w:rFonts w:hint="cs"/>
          <w:rtl/>
        </w:rPr>
        <w:t>: ה</w:t>
      </w:r>
      <w:r w:rsidRPr="00043784">
        <w:rPr>
          <w:rtl/>
        </w:rPr>
        <w:t>"</w:t>
      </w:r>
      <w:r w:rsidRPr="00043784">
        <w:rPr>
          <w:rFonts w:hint="cs"/>
          <w:rtl/>
        </w:rPr>
        <w:t xml:space="preserve">ה לגדולים, </w:t>
      </w:r>
    </w:p>
    <w:p w14:paraId="34867246" w14:textId="77777777" w:rsidR="00600668" w:rsidRPr="00600668" w:rsidRDefault="00E403A1" w:rsidP="00600668">
      <w:pPr>
        <w:pStyle w:val="af1"/>
        <w:rPr>
          <w:rtl/>
        </w:rPr>
      </w:pPr>
      <w:bookmarkStart w:id="338" w:name="_Toc155720518"/>
      <w:r w:rsidRPr="00600668">
        <w:rPr>
          <w:rFonts w:hint="cs"/>
          <w:rtl/>
        </w:rPr>
        <w:t>אתרוג בשמיני</w:t>
      </w:r>
      <w:bookmarkEnd w:id="338"/>
    </w:p>
    <w:p w14:paraId="00DB0149" w14:textId="77777777" w:rsidR="00600668" w:rsidRPr="00600668" w:rsidRDefault="00E403A1" w:rsidP="001711C4">
      <w:pPr>
        <w:pStyle w:val="31"/>
        <w:framePr w:wrap="notBeside"/>
        <w:rPr>
          <w:rtl/>
        </w:rPr>
      </w:pPr>
      <w:r w:rsidRPr="00600668">
        <w:rPr>
          <w:rFonts w:hint="cs"/>
          <w:rtl/>
        </w:rPr>
        <w:t>לוי:</w:t>
      </w:r>
    </w:p>
    <w:p w14:paraId="604B134F" w14:textId="58C2E980" w:rsidR="00600668" w:rsidRDefault="00E403A1" w:rsidP="00600668">
      <w:pPr>
        <w:rPr>
          <w:rtl/>
        </w:rPr>
      </w:pPr>
      <w:r w:rsidRPr="00600668">
        <w:rPr>
          <w:rFonts w:hint="cs"/>
          <w:spacing w:val="-6"/>
          <w:rtl/>
        </w:rPr>
        <w:t>אסור</w:t>
      </w:r>
      <w:r w:rsidR="00600668" w:rsidRPr="00600668">
        <w:rPr>
          <w:rFonts w:hint="cs"/>
          <w:spacing w:val="-6"/>
          <w:rtl/>
        </w:rPr>
        <w:t xml:space="preserve"> </w:t>
      </w:r>
      <w:r w:rsidRPr="00D04C3E">
        <w:rPr>
          <w:rStyle w:val="af6"/>
          <w:rFonts w:hint="cs"/>
          <w:spacing w:val="-2"/>
          <w:rtl/>
        </w:rPr>
        <w:t>אבוה דשמואל</w:t>
      </w:r>
      <w:r w:rsidR="000A341A" w:rsidRPr="00D04C3E">
        <w:rPr>
          <w:rStyle w:val="af6"/>
          <w:rFonts w:hint="cs"/>
          <w:spacing w:val="-2"/>
          <w:rtl/>
        </w:rPr>
        <w:t>:</w:t>
      </w:r>
      <w:r w:rsidRPr="00600668">
        <w:rPr>
          <w:rFonts w:hint="cs"/>
          <w:spacing w:val="-6"/>
          <w:rtl/>
        </w:rPr>
        <w:t xml:space="preserve"> בשביעי אסור ובשמיני מותר, וחזר</w:t>
      </w:r>
      <w:r w:rsidR="000A341A" w:rsidRPr="00600668">
        <w:rPr>
          <w:rFonts w:hint="cs"/>
          <w:spacing w:val="-6"/>
          <w:rtl/>
        </w:rPr>
        <w:t xml:space="preserve"> בו</w:t>
      </w:r>
      <w:r w:rsidRPr="00600668">
        <w:rPr>
          <w:rFonts w:hint="cs"/>
          <w:spacing w:val="-6"/>
          <w:rtl/>
        </w:rPr>
        <w:t xml:space="preserve"> והורה כ</w:t>
      </w:r>
      <w:r w:rsidR="000A341A" w:rsidRPr="00600668">
        <w:rPr>
          <w:rFonts w:hint="cs"/>
          <w:spacing w:val="-6"/>
          <w:rtl/>
        </w:rPr>
        <w:t>לוי</w:t>
      </w:r>
    </w:p>
    <w:p w14:paraId="45975A8F" w14:textId="77777777" w:rsidR="00600668" w:rsidRPr="00600668" w:rsidRDefault="000A341A" w:rsidP="001711C4">
      <w:pPr>
        <w:pStyle w:val="31"/>
        <w:framePr w:wrap="notBeside"/>
        <w:rPr>
          <w:rtl/>
        </w:rPr>
      </w:pPr>
      <w:r w:rsidRPr="00600668">
        <w:rPr>
          <w:rFonts w:hint="cs"/>
          <w:rtl/>
        </w:rPr>
        <w:t>ר''ז:</w:t>
      </w:r>
    </w:p>
    <w:p w14:paraId="2407DC56" w14:textId="4D2C3AB9" w:rsidR="00E403A1" w:rsidRPr="00043784" w:rsidRDefault="000A341A" w:rsidP="00600668">
      <w:pPr>
        <w:rPr>
          <w:rtl/>
        </w:rPr>
      </w:pPr>
      <w:r w:rsidRPr="00043784">
        <w:rPr>
          <w:rFonts w:hint="cs"/>
          <w:rtl/>
        </w:rPr>
        <w:t>בשמיני מותר.</w:t>
      </w:r>
    </w:p>
    <w:p w14:paraId="3BAA8880" w14:textId="77777777" w:rsidR="00600668" w:rsidRPr="00600668" w:rsidRDefault="000A341A" w:rsidP="001711C4">
      <w:pPr>
        <w:pStyle w:val="31"/>
        <w:framePr w:wrap="notBeside"/>
        <w:rPr>
          <w:rtl/>
        </w:rPr>
      </w:pPr>
      <w:r w:rsidRPr="00600668">
        <w:rPr>
          <w:rFonts w:hint="cs"/>
          <w:rtl/>
        </w:rPr>
        <w:t>ר''ז:</w:t>
      </w:r>
    </w:p>
    <w:p w14:paraId="5C9CA482" w14:textId="4B0469C3" w:rsidR="000A341A" w:rsidRPr="00043784" w:rsidRDefault="000A341A" w:rsidP="00600668">
      <w:pPr>
        <w:rPr>
          <w:rtl/>
        </w:rPr>
      </w:pPr>
      <w:r w:rsidRPr="00043784">
        <w:rPr>
          <w:rFonts w:hint="cs"/>
          <w:rtl/>
        </w:rPr>
        <w:t>לא יקנה אדם הושענא לי</w:t>
      </w:r>
      <w:r w:rsidR="00600668">
        <w:rPr>
          <w:rFonts w:hint="cs"/>
          <w:rtl/>
        </w:rPr>
        <w:t xml:space="preserve">לד </w:t>
      </w:r>
      <w:r w:rsidRPr="00043784">
        <w:rPr>
          <w:rFonts w:hint="cs"/>
          <w:rtl/>
        </w:rPr>
        <w:t>ביו''ט</w:t>
      </w:r>
      <w:r w:rsidR="00600668">
        <w:rPr>
          <w:rFonts w:hint="cs"/>
          <w:rtl/>
        </w:rPr>
        <w:t>,-</w:t>
      </w:r>
      <w:r w:rsidRPr="00043784">
        <w:rPr>
          <w:rFonts w:hint="cs"/>
          <w:rtl/>
        </w:rPr>
        <w:t xml:space="preserve"> </w:t>
      </w:r>
      <w:r w:rsidR="00600668">
        <w:rPr>
          <w:rFonts w:hint="cs"/>
          <w:rtl/>
        </w:rPr>
        <w:t>ש</w:t>
      </w:r>
      <w:r w:rsidRPr="00043784">
        <w:rPr>
          <w:rFonts w:hint="cs"/>
          <w:rtl/>
        </w:rPr>
        <w:t xml:space="preserve">קונה ולא מקנה. </w:t>
      </w:r>
    </w:p>
    <w:p w14:paraId="408E3E7E" w14:textId="77777777" w:rsidR="00600668" w:rsidRPr="00600668" w:rsidRDefault="000A341A" w:rsidP="001711C4">
      <w:pPr>
        <w:pStyle w:val="31"/>
        <w:framePr w:wrap="notBeside"/>
        <w:rPr>
          <w:rtl/>
        </w:rPr>
      </w:pPr>
      <w:r w:rsidRPr="00600668">
        <w:rPr>
          <w:rFonts w:hint="cs"/>
          <w:rtl/>
        </w:rPr>
        <w:t>ב.</w:t>
      </w:r>
    </w:p>
    <w:p w14:paraId="7855D0A9" w14:textId="00E4A7C5" w:rsidR="00DD33A6" w:rsidRDefault="000A341A" w:rsidP="00EF5A04">
      <w:pPr>
        <w:pStyle w:val="affd"/>
        <w:rPr>
          <w:rtl/>
        </w:rPr>
      </w:pPr>
      <w:r w:rsidRPr="00043784">
        <w:rPr>
          <w:rFonts w:hint="cs"/>
          <w:rtl/>
        </w:rPr>
        <w:t>לא יאמר לתינוק שיתן לו</w:t>
      </w:r>
      <w:r w:rsidR="00435C81" w:rsidRPr="00043784">
        <w:rPr>
          <w:rFonts w:hint="cs"/>
          <w:rtl/>
        </w:rPr>
        <w:t>,</w:t>
      </w:r>
      <w:r w:rsidRPr="00043784">
        <w:rPr>
          <w:rFonts w:hint="cs"/>
          <w:rtl/>
        </w:rPr>
        <w:t xml:space="preserve"> ולא ית</w:t>
      </w:r>
      <w:r w:rsidR="00435C81" w:rsidRPr="00043784">
        <w:rPr>
          <w:rFonts w:hint="cs"/>
          <w:rtl/>
        </w:rPr>
        <w:t xml:space="preserve">ן, </w:t>
      </w:r>
      <w:r w:rsidRPr="00043784">
        <w:rPr>
          <w:rFonts w:hint="cs"/>
          <w:rtl/>
        </w:rPr>
        <w:t xml:space="preserve"> שמלמדו לשקר, </w:t>
      </w:r>
    </w:p>
    <w:p w14:paraId="7E8D9407" w14:textId="2E6F211B" w:rsidR="00B64F7D" w:rsidRPr="00600668" w:rsidRDefault="00E403A1" w:rsidP="00600668">
      <w:pPr>
        <w:pStyle w:val="af1"/>
        <w:rPr>
          <w:rtl/>
        </w:rPr>
      </w:pPr>
      <w:bookmarkStart w:id="339" w:name="_Toc155720519"/>
      <w:r w:rsidRPr="00600668">
        <w:rPr>
          <w:rFonts w:hint="cs"/>
          <w:rtl/>
        </w:rPr>
        <w:t>הפריש שבעה אתרוגים לשבעה ימים</w:t>
      </w:r>
      <w:bookmarkEnd w:id="339"/>
      <w:r w:rsidRPr="00600668">
        <w:rPr>
          <w:rFonts w:hint="cs"/>
          <w:rtl/>
        </w:rPr>
        <w:t xml:space="preserve"> </w:t>
      </w:r>
    </w:p>
    <w:p w14:paraId="1874D4A5" w14:textId="77777777" w:rsidR="000A341A" w:rsidRPr="00F8723C" w:rsidRDefault="00E403A1" w:rsidP="009B3F54">
      <w:pPr>
        <w:pStyle w:val="affd"/>
        <w:rPr>
          <w:rStyle w:val="ac"/>
          <w:rFonts w:cs="PFT_Frank"/>
          <w:sz w:val="14"/>
          <w:rtl/>
        </w:rPr>
      </w:pPr>
      <w:r w:rsidRPr="000C1CD3">
        <w:rPr>
          <w:rStyle w:val="af6"/>
          <w:rFonts w:hint="cs"/>
          <w:rtl/>
        </w:rPr>
        <w:t>לרב:</w:t>
      </w:r>
      <w:r w:rsidRPr="00043784">
        <w:rPr>
          <w:rFonts w:hint="cs"/>
          <w:rtl/>
        </w:rPr>
        <w:t xml:space="preserve"> כאו</w:t>
      </w:r>
      <w:r w:rsidRPr="00043784">
        <w:rPr>
          <w:rtl/>
        </w:rPr>
        <w:t>"</w:t>
      </w:r>
      <w:r w:rsidRPr="00043784">
        <w:rPr>
          <w:rFonts w:hint="cs"/>
          <w:rtl/>
        </w:rPr>
        <w:t xml:space="preserve">א יוצא </w:t>
      </w:r>
      <w:r w:rsidR="00B64F7D" w:rsidRPr="00043784">
        <w:rPr>
          <w:rFonts w:hint="cs"/>
          <w:rtl/>
        </w:rPr>
        <w:t xml:space="preserve">בו </w:t>
      </w:r>
      <w:r w:rsidRPr="00043784">
        <w:rPr>
          <w:rFonts w:hint="cs"/>
          <w:rtl/>
        </w:rPr>
        <w:t xml:space="preserve">ואוכלו לאלתר, </w:t>
      </w:r>
      <w:r w:rsidRPr="000C1CD3">
        <w:rPr>
          <w:rStyle w:val="af6"/>
          <w:rFonts w:hint="cs"/>
          <w:rtl/>
        </w:rPr>
        <w:t>לר</w:t>
      </w:r>
      <w:r w:rsidRPr="000C1CD3">
        <w:rPr>
          <w:rStyle w:val="af6"/>
          <w:rtl/>
        </w:rPr>
        <w:t>"</w:t>
      </w:r>
      <w:r w:rsidRPr="000C1CD3">
        <w:rPr>
          <w:rStyle w:val="af6"/>
          <w:rFonts w:hint="cs"/>
          <w:rtl/>
        </w:rPr>
        <w:t>א:</w:t>
      </w:r>
      <w:r w:rsidRPr="00043784">
        <w:rPr>
          <w:rFonts w:hint="cs"/>
          <w:rtl/>
        </w:rPr>
        <w:t xml:space="preserve"> ואוכלו למחר, </w:t>
      </w:r>
    </w:p>
    <w:p w14:paraId="45EE3155" w14:textId="77777777" w:rsidR="00600668" w:rsidRPr="00600668" w:rsidRDefault="00E403A1" w:rsidP="001711C4">
      <w:pPr>
        <w:pStyle w:val="31"/>
        <w:framePr w:wrap="notBeside"/>
        <w:rPr>
          <w:rtl/>
        </w:rPr>
      </w:pPr>
      <w:r w:rsidRPr="00600668">
        <w:rPr>
          <w:rFonts w:hint="cs"/>
          <w:rtl/>
        </w:rPr>
        <w:t>ו</w:t>
      </w:r>
      <w:r w:rsidR="005B1143" w:rsidRPr="00600668">
        <w:rPr>
          <w:rFonts w:hint="cs"/>
          <w:rtl/>
        </w:rPr>
        <w:t>חלקו</w:t>
      </w:r>
    </w:p>
    <w:p w14:paraId="550E88CB" w14:textId="39C08EF5" w:rsidR="00E403A1" w:rsidRPr="00043784" w:rsidRDefault="00E403A1" w:rsidP="000A341A">
      <w:pPr>
        <w:pStyle w:val="affd"/>
        <w:rPr>
          <w:rtl/>
        </w:rPr>
      </w:pPr>
      <w:r w:rsidRPr="000C1CD3">
        <w:rPr>
          <w:rStyle w:val="af6"/>
          <w:rFonts w:hint="cs"/>
          <w:rtl/>
        </w:rPr>
        <w:t>ברי</w:t>
      </w:r>
      <w:r w:rsidRPr="000C1CD3">
        <w:rPr>
          <w:rStyle w:val="af6"/>
          <w:rtl/>
        </w:rPr>
        <w:t>"</w:t>
      </w:r>
      <w:r w:rsidRPr="000C1CD3">
        <w:rPr>
          <w:rStyle w:val="af6"/>
          <w:rFonts w:hint="cs"/>
          <w:rtl/>
        </w:rPr>
        <w:t>ו ור</w:t>
      </w:r>
      <w:r w:rsidRPr="000C1CD3">
        <w:rPr>
          <w:rStyle w:val="af6"/>
          <w:rtl/>
        </w:rPr>
        <w:t>"</w:t>
      </w:r>
      <w:r w:rsidRPr="000C1CD3">
        <w:rPr>
          <w:rStyle w:val="af6"/>
          <w:rFonts w:hint="cs"/>
          <w:rtl/>
        </w:rPr>
        <w:t>ל:</w:t>
      </w:r>
      <w:r w:rsidRPr="00043784">
        <w:rPr>
          <w:rFonts w:hint="cs"/>
          <w:rtl/>
        </w:rPr>
        <w:t xml:space="preserve"> אי למצוה או הוקצה לכל היום, </w:t>
      </w:r>
    </w:p>
    <w:p w14:paraId="76CF364E" w14:textId="77777777" w:rsidR="00600668" w:rsidRPr="00600668" w:rsidRDefault="00E403A1" w:rsidP="00600668">
      <w:pPr>
        <w:pStyle w:val="af1"/>
        <w:rPr>
          <w:rtl/>
        </w:rPr>
      </w:pPr>
      <w:bookmarkStart w:id="340" w:name="_Toc155720520"/>
      <w:r w:rsidRPr="00600668">
        <w:rPr>
          <w:rFonts w:hint="cs"/>
          <w:rtl/>
        </w:rPr>
        <w:t>הנוהגים ב' ימים</w:t>
      </w:r>
      <w:bookmarkEnd w:id="340"/>
    </w:p>
    <w:p w14:paraId="3E176FF7" w14:textId="77777777" w:rsidR="00600668" w:rsidRPr="00600668" w:rsidRDefault="00E403A1" w:rsidP="001711C4">
      <w:pPr>
        <w:pStyle w:val="31"/>
        <w:framePr w:wrap="notBeside"/>
        <w:rPr>
          <w:rtl/>
        </w:rPr>
      </w:pPr>
      <w:r w:rsidRPr="00600668">
        <w:rPr>
          <w:rFonts w:hint="cs"/>
          <w:rtl/>
        </w:rPr>
        <w:t>אביי:</w:t>
      </w:r>
    </w:p>
    <w:p w14:paraId="638DA6C5" w14:textId="405AD998" w:rsidR="00B64F7D" w:rsidRPr="00043784" w:rsidRDefault="00E403A1" w:rsidP="00600668">
      <w:pPr>
        <w:rPr>
          <w:rtl/>
        </w:rPr>
      </w:pPr>
      <w:r w:rsidRPr="00043784">
        <w:rPr>
          <w:rFonts w:hint="cs"/>
          <w:rtl/>
        </w:rPr>
        <w:t xml:space="preserve">שמיני ספק שביעי אסור, תשיעי ספק שמיני מותר, </w:t>
      </w:r>
      <w:r w:rsidRPr="00F8723C">
        <w:rPr>
          <w:rStyle w:val="ac"/>
          <w:rFonts w:cs="PFT_Frank" w:hint="cs"/>
          <w:sz w:val="14"/>
          <w:rtl/>
        </w:rPr>
        <w:t>ו</w:t>
      </w:r>
      <w:r w:rsidR="00600668">
        <w:rPr>
          <w:rStyle w:val="ac"/>
          <w:rFonts w:cs="PFT_Frank" w:hint="cs"/>
          <w:sz w:val="14"/>
          <w:rtl/>
        </w:rPr>
        <w:t>כן הלכה.</w:t>
      </w:r>
    </w:p>
    <w:p w14:paraId="1144BB41" w14:textId="77777777" w:rsidR="00600668" w:rsidRPr="00600668" w:rsidRDefault="00E403A1" w:rsidP="001711C4">
      <w:pPr>
        <w:pStyle w:val="31"/>
        <w:framePr w:wrap="notBeside"/>
        <w:rPr>
          <w:rtl/>
        </w:rPr>
      </w:pPr>
      <w:r w:rsidRPr="00600668">
        <w:rPr>
          <w:rFonts w:hint="cs"/>
          <w:rtl/>
        </w:rPr>
        <w:t>מרימר:</w:t>
      </w:r>
    </w:p>
    <w:p w14:paraId="4C43C9F4" w14:textId="14BBCE4D" w:rsidR="00E403A1" w:rsidRPr="00043784" w:rsidRDefault="00E403A1" w:rsidP="00B64F7D">
      <w:pPr>
        <w:pStyle w:val="affd"/>
        <w:rPr>
          <w:rtl/>
        </w:rPr>
      </w:pPr>
      <w:r w:rsidRPr="00043784">
        <w:rPr>
          <w:rFonts w:hint="cs"/>
          <w:rtl/>
        </w:rPr>
        <w:t>אפי' שמיני ספק שביעי מותר</w:t>
      </w:r>
      <w:r w:rsidR="00600668">
        <w:rPr>
          <w:rFonts w:hint="cs"/>
          <w:rtl/>
        </w:rPr>
        <w:t>.</w:t>
      </w:r>
      <w:r w:rsidRPr="00043784">
        <w:rPr>
          <w:rFonts w:hint="cs"/>
          <w:rtl/>
        </w:rPr>
        <w:t xml:space="preserve"> וכן עשו בסורא.</w:t>
      </w:r>
    </w:p>
    <w:p w14:paraId="5FA76F2E" w14:textId="77777777" w:rsidR="00E403A1" w:rsidRPr="00C91EAB" w:rsidRDefault="00E403A1" w:rsidP="009D377E">
      <w:pPr>
        <w:pStyle w:val="ad"/>
        <w:framePr w:wrap="around"/>
        <w:rPr>
          <w:rStyle w:val="ac"/>
          <w:rFonts w:cs="PFT_Frank"/>
          <w:b/>
          <w:rtl/>
        </w:rPr>
      </w:pPr>
      <w:bookmarkStart w:id="341" w:name="_Toc155720521"/>
      <w:r w:rsidRPr="00C01657">
        <w:rPr>
          <w:rStyle w:val="ae"/>
          <w:rFonts w:hint="cs"/>
          <w:rtl/>
        </w:rPr>
        <w:t>מז.</w:t>
      </w:r>
      <w:bookmarkEnd w:id="341"/>
      <w:r w:rsidRPr="00C91EAB">
        <w:rPr>
          <w:rStyle w:val="ac"/>
          <w:rFonts w:cs="PFT_Frank" w:hint="cs"/>
          <w:b/>
          <w:rtl/>
        </w:rPr>
        <w:t xml:space="preserve"> </w:t>
      </w:r>
    </w:p>
    <w:p w14:paraId="356113E0" w14:textId="77777777" w:rsidR="008C5D65" w:rsidRPr="00600668" w:rsidRDefault="008C5D65" w:rsidP="00600668">
      <w:pPr>
        <w:pStyle w:val="af1"/>
        <w:rPr>
          <w:rtl/>
        </w:rPr>
      </w:pPr>
      <w:bookmarkStart w:id="342" w:name="_Toc155720522"/>
      <w:r w:rsidRPr="00600668">
        <w:rPr>
          <w:rFonts w:hint="cs"/>
          <w:rtl/>
        </w:rPr>
        <w:t>יום שמיני ספק שביעי</w:t>
      </w:r>
      <w:bookmarkEnd w:id="342"/>
    </w:p>
    <w:p w14:paraId="0B926570" w14:textId="77777777" w:rsidR="00600668" w:rsidRPr="00600668" w:rsidRDefault="008C5D65" w:rsidP="001711C4">
      <w:pPr>
        <w:pStyle w:val="31"/>
        <w:framePr w:wrap="notBeside"/>
        <w:rPr>
          <w:rtl/>
        </w:rPr>
      </w:pPr>
      <w:r w:rsidRPr="00600668">
        <w:rPr>
          <w:rFonts w:hint="cs"/>
          <w:rtl/>
        </w:rPr>
        <w:t>לרב:</w:t>
      </w:r>
    </w:p>
    <w:p w14:paraId="68443BE2" w14:textId="71377E90" w:rsidR="008C5D65" w:rsidRPr="00043784" w:rsidRDefault="008C5D65" w:rsidP="008C5D65">
      <w:pPr>
        <w:pStyle w:val="affd"/>
        <w:rPr>
          <w:rtl/>
        </w:rPr>
      </w:pPr>
      <w:r w:rsidRPr="00043784">
        <w:rPr>
          <w:rFonts w:hint="cs"/>
          <w:rtl/>
        </w:rPr>
        <w:t>שביעי לישיבת סוכה, ושמיני לברכה,</w:t>
      </w:r>
    </w:p>
    <w:p w14:paraId="14F79B6A" w14:textId="77777777" w:rsidR="00600668" w:rsidRPr="00600668" w:rsidRDefault="008C5D65" w:rsidP="001711C4">
      <w:pPr>
        <w:pStyle w:val="31"/>
        <w:framePr w:wrap="notBeside"/>
        <w:rPr>
          <w:rtl/>
        </w:rPr>
      </w:pPr>
      <w:r w:rsidRPr="00600668">
        <w:rPr>
          <w:rFonts w:hint="cs"/>
          <w:rtl/>
        </w:rPr>
        <w:t>רי</w:t>
      </w:r>
      <w:r w:rsidRPr="00600668">
        <w:rPr>
          <w:rtl/>
        </w:rPr>
        <w:t>"</w:t>
      </w:r>
      <w:r w:rsidRPr="00600668">
        <w:rPr>
          <w:rFonts w:hint="cs"/>
          <w:rtl/>
        </w:rPr>
        <w:t>ו:</w:t>
      </w:r>
    </w:p>
    <w:p w14:paraId="1CBA4032" w14:textId="50A73C18" w:rsidR="008C5D65" w:rsidRPr="00043784" w:rsidRDefault="008C5D65" w:rsidP="008C5D65">
      <w:pPr>
        <w:pStyle w:val="affd"/>
        <w:rPr>
          <w:rtl/>
        </w:rPr>
      </w:pPr>
      <w:r w:rsidRPr="00043784">
        <w:rPr>
          <w:rFonts w:hint="cs"/>
          <w:rtl/>
        </w:rPr>
        <w:t xml:space="preserve">שמיני לזה ולזה, </w:t>
      </w:r>
    </w:p>
    <w:p w14:paraId="2AF9F71E" w14:textId="77777777" w:rsidR="00600668" w:rsidRPr="00600668" w:rsidRDefault="008C5D65" w:rsidP="001711C4">
      <w:pPr>
        <w:pStyle w:val="31"/>
        <w:framePr w:wrap="notBeside"/>
        <w:rPr>
          <w:rtl/>
        </w:rPr>
      </w:pPr>
      <w:r w:rsidRPr="00600668">
        <w:rPr>
          <w:rFonts w:hint="cs"/>
          <w:rtl/>
        </w:rPr>
        <w:t>א. נחלקו</w:t>
      </w:r>
    </w:p>
    <w:p w14:paraId="303D71A4" w14:textId="56A65B51" w:rsidR="008C5D65" w:rsidRPr="00043784" w:rsidRDefault="008C5D65" w:rsidP="008C5D65">
      <w:pPr>
        <w:pStyle w:val="affd"/>
        <w:rPr>
          <w:rtl/>
        </w:rPr>
      </w:pPr>
      <w:r w:rsidRPr="00043784">
        <w:rPr>
          <w:rFonts w:hint="cs"/>
          <w:rtl/>
        </w:rPr>
        <w:t>אם צריך לברך</w:t>
      </w:r>
      <w:r w:rsidRPr="000C1CD3">
        <w:rPr>
          <w:rStyle w:val="af6"/>
          <w:rFonts w:hint="cs"/>
          <w:rtl/>
        </w:rPr>
        <w:t xml:space="preserve">,      </w:t>
      </w:r>
      <w:r w:rsidR="00FA2275" w:rsidRPr="000C1CD3">
        <w:rPr>
          <w:rStyle w:val="af6"/>
          <w:rtl/>
        </w:rPr>
        <w:tab/>
      </w:r>
      <w:r w:rsidR="00FA2275" w:rsidRPr="000C1CD3">
        <w:rPr>
          <w:rStyle w:val="af6"/>
          <w:rFonts w:hint="cs"/>
          <w:rtl/>
        </w:rPr>
        <w:t xml:space="preserve">      </w:t>
      </w:r>
      <w:r w:rsidRPr="000C1CD3">
        <w:rPr>
          <w:rStyle w:val="af6"/>
          <w:rFonts w:hint="cs"/>
          <w:rtl/>
        </w:rPr>
        <w:t xml:space="preserve"> </w:t>
      </w:r>
      <w:r w:rsidR="00B64F7D" w:rsidRPr="000C1CD3">
        <w:rPr>
          <w:rStyle w:val="af6"/>
          <w:rFonts w:hint="cs"/>
          <w:rtl/>
        </w:rPr>
        <w:t xml:space="preserve">  </w:t>
      </w:r>
      <w:r w:rsidRPr="000C1CD3">
        <w:rPr>
          <w:rStyle w:val="af6"/>
          <w:rFonts w:hint="cs"/>
          <w:rtl/>
        </w:rPr>
        <w:t>אבל לכו''ע</w:t>
      </w:r>
      <w:r w:rsidRPr="00043784">
        <w:rPr>
          <w:rFonts w:hint="cs"/>
          <w:rtl/>
        </w:rPr>
        <w:t xml:space="preserve"> חייב לשבת. </w:t>
      </w:r>
    </w:p>
    <w:p w14:paraId="403D7240" w14:textId="77777777" w:rsidR="008C5D65" w:rsidRPr="00043784" w:rsidRDefault="008C5D65" w:rsidP="00B64F7D">
      <w:pPr>
        <w:pStyle w:val="affd"/>
        <w:widowControl w:val="0"/>
        <w:rPr>
          <w:rtl/>
        </w:rPr>
      </w:pPr>
      <w:r w:rsidRPr="000C1CD3">
        <w:rPr>
          <w:rStyle w:val="af6"/>
          <w:rFonts w:hint="cs"/>
          <w:rtl/>
        </w:rPr>
        <w:t>ריו</w:t>
      </w:r>
      <w:r w:rsidRPr="000C1CD3">
        <w:rPr>
          <w:rStyle w:val="af6"/>
          <w:rtl/>
        </w:rPr>
        <w:t>"</w:t>
      </w:r>
      <w:r w:rsidRPr="000C1CD3">
        <w:rPr>
          <w:rStyle w:val="af6"/>
          <w:rFonts w:hint="cs"/>
          <w:rtl/>
        </w:rPr>
        <w:t xml:space="preserve">ס: </w:t>
      </w:r>
      <w:r w:rsidRPr="00043784">
        <w:rPr>
          <w:rFonts w:hint="cs"/>
          <w:rtl/>
        </w:rPr>
        <w:t xml:space="preserve">נקוט </w:t>
      </w:r>
      <w:r w:rsidRPr="000C1CD3">
        <w:rPr>
          <w:rStyle w:val="af6"/>
          <w:rFonts w:hint="cs"/>
          <w:rtl/>
        </w:rPr>
        <w:t>כרי</w:t>
      </w:r>
      <w:r w:rsidRPr="000C1CD3">
        <w:rPr>
          <w:rStyle w:val="af6"/>
          <w:rtl/>
        </w:rPr>
        <w:t>"</w:t>
      </w:r>
      <w:r w:rsidRPr="000C1CD3">
        <w:rPr>
          <w:rStyle w:val="af6"/>
          <w:rFonts w:hint="cs"/>
          <w:rtl/>
        </w:rPr>
        <w:t xml:space="preserve">ו </w:t>
      </w:r>
      <w:r w:rsidRPr="00043784">
        <w:rPr>
          <w:rFonts w:hint="cs"/>
          <w:rtl/>
        </w:rPr>
        <w:t>בידך, שכל גדולי הדור ישבו בסוכה שמיני ספק</w:t>
      </w:r>
      <w:r w:rsidR="00B64F7D" w:rsidRPr="00043784">
        <w:rPr>
          <w:rFonts w:hint="cs"/>
          <w:rtl/>
        </w:rPr>
        <w:t xml:space="preserve"> שביעי, ולא בירכו [אף שלא קיימו מיו"ט א'</w:t>
      </w:r>
      <w:r w:rsidRPr="00043784">
        <w:rPr>
          <w:rFonts w:hint="cs"/>
          <w:rtl/>
        </w:rPr>
        <w:t>]</w:t>
      </w:r>
    </w:p>
    <w:p w14:paraId="28DE6A22" w14:textId="77777777" w:rsidR="00600668" w:rsidRPr="00600668" w:rsidRDefault="008C5D65" w:rsidP="001711C4">
      <w:pPr>
        <w:pStyle w:val="31"/>
        <w:framePr w:wrap="notBeside"/>
        <w:rPr>
          <w:rtl/>
        </w:rPr>
      </w:pPr>
      <w:r w:rsidRPr="00600668">
        <w:rPr>
          <w:rFonts w:hint="cs"/>
          <w:rtl/>
        </w:rPr>
        <w:t>ב. א''ד לכו</w:t>
      </w:r>
      <w:r w:rsidRPr="00600668">
        <w:rPr>
          <w:rtl/>
        </w:rPr>
        <w:t>"</w:t>
      </w:r>
      <w:r w:rsidRPr="00600668">
        <w:rPr>
          <w:rFonts w:hint="cs"/>
          <w:rtl/>
        </w:rPr>
        <w:t>ע</w:t>
      </w:r>
    </w:p>
    <w:p w14:paraId="1054DAA5" w14:textId="5E344EB8" w:rsidR="008C5D65" w:rsidRPr="000C1CD3" w:rsidRDefault="008C5D65" w:rsidP="00600668">
      <w:pPr>
        <w:rPr>
          <w:rStyle w:val="af6"/>
          <w:rtl/>
        </w:rPr>
      </w:pPr>
      <w:r w:rsidRPr="00F8723C">
        <w:rPr>
          <w:rStyle w:val="ac"/>
          <w:rFonts w:cs="PFT_Frank" w:hint="cs"/>
          <w:sz w:val="14"/>
          <w:rtl/>
        </w:rPr>
        <w:t>לא מברכים,</w:t>
      </w:r>
      <w:r w:rsidRPr="00043784">
        <w:rPr>
          <w:rFonts w:hint="cs"/>
          <w:rtl/>
        </w:rPr>
        <w:t xml:space="preserve"> וחלקו אי חייב לישב, </w:t>
      </w:r>
    </w:p>
    <w:p w14:paraId="787C51C0" w14:textId="77777777" w:rsidR="00600668" w:rsidRPr="00600668" w:rsidRDefault="008C5D65" w:rsidP="001711C4">
      <w:pPr>
        <w:pStyle w:val="31"/>
        <w:framePr w:wrap="notBeside"/>
        <w:rPr>
          <w:rtl/>
        </w:rPr>
      </w:pPr>
      <w:r w:rsidRPr="00600668">
        <w:rPr>
          <w:rFonts w:hint="cs"/>
          <w:rtl/>
        </w:rPr>
        <w:t>ריו</w:t>
      </w:r>
      <w:r w:rsidRPr="00600668">
        <w:rPr>
          <w:rtl/>
        </w:rPr>
        <w:t>"</w:t>
      </w:r>
      <w:r w:rsidRPr="00600668">
        <w:rPr>
          <w:rFonts w:hint="cs"/>
          <w:rtl/>
        </w:rPr>
        <w:t>ס:</w:t>
      </w:r>
    </w:p>
    <w:p w14:paraId="225493CE" w14:textId="4F1DD440" w:rsidR="008C5D65" w:rsidRPr="00043784" w:rsidRDefault="008C5D65" w:rsidP="00600668">
      <w:pPr>
        <w:pStyle w:val="affd"/>
        <w:spacing w:after="60"/>
        <w:rPr>
          <w:rFonts w:cs="BA Esthetic Regular"/>
          <w:sz w:val="13"/>
          <w:szCs w:val="15"/>
          <w:rtl/>
        </w:rPr>
      </w:pPr>
      <w:r w:rsidRPr="00043784">
        <w:rPr>
          <w:rFonts w:hint="cs"/>
          <w:rtl/>
        </w:rPr>
        <w:t xml:space="preserve">נקוט </w:t>
      </w:r>
      <w:r w:rsidRPr="000C1CD3">
        <w:rPr>
          <w:rStyle w:val="af6"/>
          <w:rFonts w:hint="cs"/>
          <w:rtl/>
        </w:rPr>
        <w:t>דרי</w:t>
      </w:r>
      <w:r w:rsidRPr="000C1CD3">
        <w:rPr>
          <w:rStyle w:val="af6"/>
          <w:rtl/>
        </w:rPr>
        <w:t>"</w:t>
      </w:r>
      <w:r w:rsidRPr="000C1CD3">
        <w:rPr>
          <w:rStyle w:val="af6"/>
          <w:rFonts w:hint="cs"/>
          <w:rtl/>
        </w:rPr>
        <w:t>ו</w:t>
      </w:r>
      <w:r w:rsidR="00B64F7D" w:rsidRPr="000C1CD3">
        <w:rPr>
          <w:rStyle w:val="af6"/>
          <w:rFonts w:hint="cs"/>
          <w:rtl/>
        </w:rPr>
        <w:t>,</w:t>
      </w:r>
      <w:r w:rsidRPr="00043784">
        <w:rPr>
          <w:rFonts w:hint="cs"/>
          <w:rtl/>
        </w:rPr>
        <w:t xml:space="preserve"> דמרא דשמעתתא</w:t>
      </w:r>
      <w:r w:rsidR="00B64F7D" w:rsidRPr="00043784">
        <w:rPr>
          <w:rFonts w:hint="cs"/>
          <w:rtl/>
        </w:rPr>
        <w:t xml:space="preserve"> דרב, </w:t>
      </w:r>
      <w:r w:rsidRPr="00043784">
        <w:rPr>
          <w:rFonts w:hint="cs"/>
          <w:rtl/>
        </w:rPr>
        <w:t xml:space="preserve">בשמיני ספק שביעי ישב חוץ לסוכה, </w:t>
      </w:r>
      <w:r w:rsidR="00B64F7D" w:rsidRPr="00F8723C">
        <w:rPr>
          <w:rStyle w:val="ac"/>
          <w:rFonts w:cs="PFT_Frank" w:hint="cs"/>
          <w:sz w:val="14"/>
          <w:rtl/>
        </w:rPr>
        <w:t xml:space="preserve">      </w:t>
      </w:r>
      <w:r w:rsidRPr="00F8723C">
        <w:rPr>
          <w:rStyle w:val="ac"/>
          <w:rFonts w:cs="PFT_Frank" w:hint="cs"/>
          <w:sz w:val="14"/>
          <w:rtl/>
        </w:rPr>
        <w:t>והלכתא</w:t>
      </w:r>
      <w:r w:rsidRPr="00043784">
        <w:rPr>
          <w:rFonts w:hint="cs"/>
          <w:rtl/>
        </w:rPr>
        <w:t xml:space="preserve"> יושבים ולא מברכים,  </w:t>
      </w:r>
    </w:p>
    <w:p w14:paraId="627F88FE" w14:textId="77777777" w:rsidR="00600668" w:rsidRPr="00600668" w:rsidRDefault="008C5D65" w:rsidP="001711C4">
      <w:pPr>
        <w:pStyle w:val="31"/>
        <w:framePr w:wrap="notBeside"/>
        <w:rPr>
          <w:rtl/>
        </w:rPr>
      </w:pPr>
      <w:r w:rsidRPr="00600668">
        <w:rPr>
          <w:rFonts w:hint="cs"/>
          <w:rtl/>
        </w:rPr>
        <w:t>רי"ו:</w:t>
      </w:r>
    </w:p>
    <w:p w14:paraId="21B71197" w14:textId="1459CABA" w:rsidR="008C5D65" w:rsidRPr="00043784" w:rsidRDefault="008C5D65" w:rsidP="00600668">
      <w:pPr>
        <w:rPr>
          <w:rtl/>
        </w:rPr>
      </w:pPr>
      <w:bookmarkStart w:id="343" w:name="_Toc155720523"/>
      <w:r w:rsidRPr="007C19A7">
        <w:rPr>
          <w:rStyle w:val="af2"/>
          <w:rFonts w:hint="cs"/>
          <w:rtl/>
        </w:rPr>
        <w:t>ברכת הזמן בשמיני של חג,</w:t>
      </w:r>
      <w:bookmarkEnd w:id="343"/>
      <w:r w:rsidRPr="00043784">
        <w:rPr>
          <w:rFonts w:hint="cs"/>
          <w:rtl/>
        </w:rPr>
        <w:t xml:space="preserve"> ולא בשביעי של פסח, </w:t>
      </w:r>
    </w:p>
    <w:p w14:paraId="072A99D6" w14:textId="77777777" w:rsidR="008C5D65" w:rsidRPr="000C1CD3" w:rsidRDefault="008C5D65" w:rsidP="008C5D65">
      <w:pPr>
        <w:pStyle w:val="affd"/>
        <w:rPr>
          <w:rStyle w:val="af6"/>
          <w:rtl/>
        </w:rPr>
      </w:pPr>
      <w:r w:rsidRPr="00043784">
        <w:rPr>
          <w:rFonts w:hint="cs"/>
          <w:rtl/>
        </w:rPr>
        <w:t>תדע שחלוק בג' דברים בסוכה לולב וניסוך המים,</w:t>
      </w:r>
    </w:p>
    <w:p w14:paraId="37D55CB3" w14:textId="77777777" w:rsidR="00600668" w:rsidRPr="00600668" w:rsidRDefault="00B64F7D" w:rsidP="001711C4">
      <w:pPr>
        <w:pStyle w:val="31"/>
        <w:framePr w:wrap="notBeside"/>
        <w:rPr>
          <w:rtl/>
        </w:rPr>
      </w:pPr>
      <w:r w:rsidRPr="00600668">
        <w:rPr>
          <w:rFonts w:hint="cs"/>
          <w:rtl/>
        </w:rPr>
        <w:t>ו</w:t>
      </w:r>
      <w:r w:rsidR="008C5D65" w:rsidRPr="00600668">
        <w:rPr>
          <w:rFonts w:hint="cs"/>
          <w:rtl/>
        </w:rPr>
        <w:t>לר</w:t>
      </w:r>
      <w:r w:rsidR="008C5D65" w:rsidRPr="00600668">
        <w:rPr>
          <w:rtl/>
        </w:rPr>
        <w:t>"</w:t>
      </w:r>
      <w:r w:rsidR="008C5D65" w:rsidRPr="00600668">
        <w:rPr>
          <w:rFonts w:hint="cs"/>
          <w:rtl/>
        </w:rPr>
        <w:t>י:</w:t>
      </w:r>
    </w:p>
    <w:p w14:paraId="085C6144" w14:textId="2C868EA7" w:rsidR="008C5D65" w:rsidRPr="00043784" w:rsidRDefault="008C5D65" w:rsidP="008C5D65">
      <w:pPr>
        <w:pStyle w:val="affd"/>
        <w:rPr>
          <w:rStyle w:val="af4"/>
          <w:color w:val="auto"/>
          <w:rtl/>
        </w:rPr>
      </w:pPr>
      <w:r w:rsidRPr="00043784">
        <w:rPr>
          <w:rFonts w:hint="cs"/>
          <w:rtl/>
        </w:rPr>
        <w:t>שמנסך בלוג כל שמונה</w:t>
      </w:r>
      <w:r w:rsidR="00B64F7D" w:rsidRPr="00043784">
        <w:rPr>
          <w:rFonts w:hint="cs"/>
          <w:rtl/>
        </w:rPr>
        <w:t>,</w:t>
      </w:r>
      <w:r w:rsidRPr="00043784">
        <w:rPr>
          <w:rFonts w:hint="cs"/>
          <w:rtl/>
        </w:rPr>
        <w:t xml:space="preserve"> </w:t>
      </w:r>
      <w:r w:rsidR="00B64F7D" w:rsidRPr="00043784">
        <w:rPr>
          <w:rFonts w:hint="cs"/>
          <w:rtl/>
        </w:rPr>
        <w:t xml:space="preserve">- </w:t>
      </w:r>
      <w:r w:rsidRPr="00043784">
        <w:rPr>
          <w:rFonts w:hint="cs"/>
          <w:rtl/>
        </w:rPr>
        <w:t>חלוק בב' דברים,</w:t>
      </w:r>
      <w:r w:rsidRPr="00043784">
        <w:rPr>
          <w:rStyle w:val="af4"/>
          <w:rFonts w:hint="cs"/>
          <w:color w:val="auto"/>
          <w:rtl/>
        </w:rPr>
        <w:t xml:space="preserve"> </w:t>
      </w:r>
    </w:p>
    <w:p w14:paraId="148AF944" w14:textId="77777777" w:rsidR="00600668" w:rsidRPr="00600668" w:rsidRDefault="00B64F7D" w:rsidP="001711C4">
      <w:pPr>
        <w:pStyle w:val="31"/>
        <w:framePr w:wrap="notBeside"/>
        <w:rPr>
          <w:rtl/>
        </w:rPr>
      </w:pPr>
      <w:r w:rsidRPr="00600668">
        <w:rPr>
          <w:rFonts w:hint="cs"/>
          <w:rtl/>
        </w:rPr>
        <w:t>והך</w:t>
      </w:r>
    </w:p>
    <w:p w14:paraId="5B0C1BDC" w14:textId="03D912D1" w:rsidR="008C5D65" w:rsidRPr="00043784" w:rsidRDefault="00B64F7D" w:rsidP="00B64F7D">
      <w:pPr>
        <w:pStyle w:val="affd"/>
        <w:rPr>
          <w:rtl/>
        </w:rPr>
      </w:pPr>
      <w:r w:rsidRPr="00043784">
        <w:rPr>
          <w:rFonts w:hint="cs"/>
          <w:rtl/>
        </w:rPr>
        <w:t>ד</w:t>
      </w:r>
      <w:r w:rsidR="008C5D65" w:rsidRPr="00043784">
        <w:rPr>
          <w:rFonts w:hint="cs"/>
          <w:rtl/>
        </w:rPr>
        <w:t xml:space="preserve">שביעי של פסח </w:t>
      </w:r>
      <w:r w:rsidRPr="00043784">
        <w:rPr>
          <w:rFonts w:hint="cs"/>
          <w:rtl/>
        </w:rPr>
        <w:t xml:space="preserve">חלוק בחיוב מצה מליל יו''ט א' </w:t>
      </w:r>
    </w:p>
    <w:p w14:paraId="38DBCD86" w14:textId="77777777" w:rsidR="00600668" w:rsidRPr="00600668" w:rsidRDefault="00B64F7D" w:rsidP="001711C4">
      <w:pPr>
        <w:pStyle w:val="31"/>
        <w:framePr w:wrap="notBeside"/>
        <w:rPr>
          <w:rtl/>
        </w:rPr>
      </w:pPr>
      <w:r w:rsidRPr="00600668">
        <w:rPr>
          <w:rFonts w:hint="cs"/>
          <w:rtl/>
        </w:rPr>
        <w:t>א.</w:t>
      </w:r>
    </w:p>
    <w:p w14:paraId="7A959C90" w14:textId="592A1BBC" w:rsidR="00B64F7D" w:rsidRPr="00043784" w:rsidRDefault="008C5D65" w:rsidP="00600668">
      <w:pPr>
        <w:pStyle w:val="affd"/>
        <w:rPr>
          <w:rtl/>
        </w:rPr>
      </w:pPr>
      <w:r w:rsidRPr="00043784">
        <w:rPr>
          <w:rFonts w:hint="cs"/>
          <w:rtl/>
        </w:rPr>
        <w:t>אינו חלוק מהיום,</w:t>
      </w:r>
      <w:r w:rsidR="00B64F7D" w:rsidRPr="00043784">
        <w:rPr>
          <w:rFonts w:hint="cs"/>
          <w:rtl/>
        </w:rPr>
        <w:t xml:space="preserve"> וש''ע חלוק גם מהיום </w:t>
      </w:r>
    </w:p>
    <w:p w14:paraId="706515D7" w14:textId="77777777" w:rsidR="00600668" w:rsidRPr="00600668" w:rsidRDefault="00B64F7D" w:rsidP="001711C4">
      <w:pPr>
        <w:pStyle w:val="31"/>
        <w:framePr w:wrap="notBeside"/>
        <w:rPr>
          <w:rtl/>
        </w:rPr>
      </w:pPr>
      <w:r w:rsidRPr="00600668">
        <w:rPr>
          <w:rFonts w:hint="cs"/>
          <w:rtl/>
        </w:rPr>
        <w:t xml:space="preserve">ב. </w:t>
      </w:r>
    </w:p>
    <w:p w14:paraId="58A431C1" w14:textId="7B6B06B1" w:rsidR="008C5D65" w:rsidRPr="00043784" w:rsidRDefault="00600668" w:rsidP="00600668">
      <w:pPr>
        <w:pStyle w:val="affd"/>
        <w:rPr>
          <w:rStyle w:val="af4"/>
          <w:rFonts w:cs="FrankRuehl"/>
          <w:b w:val="0"/>
          <w:color w:val="auto"/>
          <w:sz w:val="22"/>
          <w:szCs w:val="20"/>
          <w:rtl/>
        </w:rPr>
      </w:pPr>
      <w:r>
        <w:rPr>
          <w:rFonts w:hint="cs"/>
          <w:rtl/>
        </w:rPr>
        <w:t>ח</w:t>
      </w:r>
      <w:r w:rsidR="00B64F7D" w:rsidRPr="00043784">
        <w:rPr>
          <w:rFonts w:hint="cs"/>
          <w:rtl/>
        </w:rPr>
        <w:t>לוק משלפני פניו, וש''ע חלוק רק מלפניו</w:t>
      </w:r>
      <w:r w:rsidR="00B64F7D" w:rsidRPr="00043784">
        <w:rPr>
          <w:rStyle w:val="af4"/>
          <w:rFonts w:cs="FrankRuehl" w:hint="cs"/>
          <w:b w:val="0"/>
          <w:color w:val="auto"/>
          <w:sz w:val="22"/>
          <w:szCs w:val="20"/>
          <w:rtl/>
        </w:rPr>
        <w:t>.</w:t>
      </w:r>
    </w:p>
    <w:p w14:paraId="2E159341" w14:textId="77777777" w:rsidR="00B64F7D" w:rsidRPr="00600668" w:rsidRDefault="00B64F7D" w:rsidP="00600668">
      <w:pPr>
        <w:pStyle w:val="af1"/>
        <w:rPr>
          <w:rtl/>
        </w:rPr>
      </w:pPr>
      <w:bookmarkStart w:id="344" w:name="_Toc155720524"/>
      <w:r w:rsidRPr="00600668">
        <w:rPr>
          <w:rFonts w:hint="cs"/>
          <w:rtl/>
        </w:rPr>
        <w:t>ש''ע חלוק משאר ימות החג</w:t>
      </w:r>
      <w:bookmarkEnd w:id="344"/>
    </w:p>
    <w:p w14:paraId="3A355384" w14:textId="77777777" w:rsidR="00600668" w:rsidRPr="00600668" w:rsidRDefault="00B64F7D" w:rsidP="001711C4">
      <w:pPr>
        <w:pStyle w:val="31"/>
        <w:framePr w:wrap="notBeside"/>
        <w:rPr>
          <w:rtl/>
        </w:rPr>
      </w:pPr>
      <w:r w:rsidRPr="00600668">
        <w:rPr>
          <w:rFonts w:hint="cs"/>
          <w:rtl/>
        </w:rPr>
        <w:t>א</w:t>
      </w:r>
      <w:r w:rsidR="008C5D65" w:rsidRPr="00600668">
        <w:rPr>
          <w:rFonts w:hint="cs"/>
          <w:rtl/>
        </w:rPr>
        <w:t>.</w:t>
      </w:r>
    </w:p>
    <w:p w14:paraId="0CBEEBCC" w14:textId="5EBF1701" w:rsidR="008C5D65" w:rsidRPr="00043784" w:rsidRDefault="008C5D65" w:rsidP="00600668">
      <w:pPr>
        <w:pStyle w:val="affd"/>
        <w:rPr>
          <w:rStyle w:val="af4"/>
          <w:color w:val="auto"/>
          <w:rtl/>
        </w:rPr>
      </w:pPr>
      <w:r w:rsidRPr="00043784">
        <w:rPr>
          <w:rFonts w:hint="cs"/>
          <w:rtl/>
        </w:rPr>
        <w:t>בש</w:t>
      </w:r>
      <w:r w:rsidRPr="00043784">
        <w:rPr>
          <w:rtl/>
        </w:rPr>
        <w:t>"</w:t>
      </w:r>
      <w:r w:rsidRPr="00043784">
        <w:rPr>
          <w:rFonts w:hint="cs"/>
          <w:rtl/>
        </w:rPr>
        <w:t xml:space="preserve">ע  כתוב  </w:t>
      </w:r>
      <w:r w:rsidRPr="00043784">
        <w:rPr>
          <w:rStyle w:val="af8"/>
          <w:rFonts w:hint="cs"/>
          <w:rtl/>
        </w:rPr>
        <w:t>פר,</w:t>
      </w:r>
      <w:r w:rsidRPr="00043784">
        <w:rPr>
          <w:rFonts w:hint="cs"/>
          <w:rtl/>
        </w:rPr>
        <w:t xml:space="preserve"> </w:t>
      </w:r>
      <w:r w:rsidRPr="00043784">
        <w:rPr>
          <w:rtl/>
        </w:rPr>
        <w:tab/>
      </w:r>
      <w:r w:rsidRPr="00043784">
        <w:rPr>
          <w:rtl/>
        </w:rPr>
        <w:tab/>
      </w:r>
      <w:r w:rsidRPr="00043784">
        <w:rPr>
          <w:rFonts w:hint="cs"/>
          <w:rtl/>
        </w:rPr>
        <w:t xml:space="preserve">ובסוכות כתוב </w:t>
      </w:r>
      <w:r w:rsidRPr="00043784">
        <w:rPr>
          <w:rStyle w:val="af8"/>
          <w:rFonts w:hint="cs"/>
          <w:rtl/>
        </w:rPr>
        <w:t>פרים</w:t>
      </w:r>
      <w:r w:rsidRPr="00043784">
        <w:rPr>
          <w:rFonts w:hint="cs"/>
          <w:rtl/>
        </w:rPr>
        <w:t>,</w:t>
      </w:r>
      <w:r w:rsidRPr="00043784">
        <w:rPr>
          <w:rStyle w:val="af4"/>
          <w:rFonts w:hint="cs"/>
          <w:color w:val="auto"/>
          <w:rtl/>
        </w:rPr>
        <w:t xml:space="preserve"> </w:t>
      </w:r>
    </w:p>
    <w:p w14:paraId="61D8DE41" w14:textId="77777777" w:rsidR="00600668" w:rsidRPr="00600668" w:rsidRDefault="00B64F7D" w:rsidP="001711C4">
      <w:pPr>
        <w:pStyle w:val="31"/>
        <w:framePr w:wrap="notBeside"/>
        <w:rPr>
          <w:rtl/>
        </w:rPr>
      </w:pPr>
      <w:r w:rsidRPr="00600668">
        <w:rPr>
          <w:rFonts w:hint="cs"/>
          <w:rtl/>
        </w:rPr>
        <w:t>ב</w:t>
      </w:r>
      <w:r w:rsidR="008C5D65" w:rsidRPr="00600668">
        <w:rPr>
          <w:rFonts w:hint="cs"/>
          <w:rtl/>
        </w:rPr>
        <w:t xml:space="preserve">. </w:t>
      </w:r>
    </w:p>
    <w:p w14:paraId="1368BA05" w14:textId="39B68B22" w:rsidR="008C5D65" w:rsidRPr="00043784" w:rsidRDefault="008C5D65" w:rsidP="00B64F7D">
      <w:pPr>
        <w:pStyle w:val="affd"/>
        <w:rPr>
          <w:rStyle w:val="af4"/>
          <w:color w:val="auto"/>
          <w:rtl/>
        </w:rPr>
      </w:pPr>
      <w:r w:rsidRPr="00043784">
        <w:rPr>
          <w:rFonts w:hint="cs"/>
          <w:rtl/>
        </w:rPr>
        <w:t>ש</w:t>
      </w:r>
      <w:r w:rsidRPr="00043784">
        <w:rPr>
          <w:rtl/>
        </w:rPr>
        <w:t>"</w:t>
      </w:r>
      <w:r w:rsidRPr="00043784">
        <w:rPr>
          <w:rFonts w:hint="cs"/>
          <w:rtl/>
        </w:rPr>
        <w:t xml:space="preserve">ע כתוב  </w:t>
      </w:r>
      <w:r w:rsidRPr="00043784">
        <w:rPr>
          <w:rStyle w:val="af8"/>
          <w:rFonts w:hint="cs"/>
          <w:rtl/>
        </w:rPr>
        <w:t>ביום</w:t>
      </w:r>
      <w:r w:rsidRPr="00043784">
        <w:rPr>
          <w:rFonts w:hint="cs"/>
          <w:rtl/>
        </w:rPr>
        <w:t xml:space="preserve"> </w:t>
      </w:r>
      <w:r w:rsidRPr="00043784">
        <w:rPr>
          <w:rtl/>
        </w:rPr>
        <w:tab/>
      </w:r>
      <w:r w:rsidRPr="00043784">
        <w:rPr>
          <w:rtl/>
        </w:rPr>
        <w:tab/>
      </w:r>
      <w:r w:rsidRPr="00043784">
        <w:rPr>
          <w:rFonts w:hint="cs"/>
          <w:rtl/>
        </w:rPr>
        <w:t xml:space="preserve">ובסוכות כתוב </w:t>
      </w:r>
      <w:r w:rsidRPr="00043784">
        <w:rPr>
          <w:rStyle w:val="af8"/>
          <w:rFonts w:hint="cs"/>
          <w:b/>
          <w:bCs/>
          <w:rtl/>
        </w:rPr>
        <w:t>ו</w:t>
      </w:r>
      <w:r w:rsidRPr="00043784">
        <w:rPr>
          <w:rStyle w:val="af8"/>
          <w:rFonts w:hint="cs"/>
          <w:rtl/>
        </w:rPr>
        <w:t>ביום</w:t>
      </w:r>
      <w:r w:rsidRPr="00043784">
        <w:rPr>
          <w:rFonts w:hint="cs"/>
          <w:rtl/>
        </w:rPr>
        <w:t>,</w:t>
      </w:r>
      <w:r w:rsidRPr="00043784">
        <w:rPr>
          <w:rStyle w:val="af4"/>
          <w:rFonts w:hint="cs"/>
          <w:color w:val="auto"/>
          <w:rtl/>
        </w:rPr>
        <w:t xml:space="preserve"> </w:t>
      </w:r>
    </w:p>
    <w:p w14:paraId="6803AB32" w14:textId="77777777" w:rsidR="00600668" w:rsidRPr="00600668" w:rsidRDefault="00B64F7D" w:rsidP="001711C4">
      <w:pPr>
        <w:pStyle w:val="31"/>
        <w:framePr w:wrap="notBeside"/>
        <w:rPr>
          <w:rtl/>
        </w:rPr>
      </w:pPr>
      <w:r w:rsidRPr="00600668">
        <w:rPr>
          <w:rFonts w:hint="cs"/>
          <w:rtl/>
        </w:rPr>
        <w:t>ג</w:t>
      </w:r>
      <w:r w:rsidR="008C5D65" w:rsidRPr="00600668">
        <w:rPr>
          <w:rFonts w:hint="cs"/>
          <w:rtl/>
        </w:rPr>
        <w:t>.</w:t>
      </w:r>
    </w:p>
    <w:p w14:paraId="33B4FB2E" w14:textId="061742FE" w:rsidR="008C5D65" w:rsidRPr="00043784" w:rsidRDefault="008C5D65" w:rsidP="00B64F7D">
      <w:pPr>
        <w:pStyle w:val="affd"/>
        <w:rPr>
          <w:rtl/>
        </w:rPr>
      </w:pPr>
      <w:r w:rsidRPr="00043784">
        <w:rPr>
          <w:rFonts w:hint="cs"/>
          <w:rtl/>
        </w:rPr>
        <w:t>בש</w:t>
      </w:r>
      <w:r w:rsidRPr="00043784">
        <w:rPr>
          <w:rtl/>
        </w:rPr>
        <w:t>"</w:t>
      </w:r>
      <w:r w:rsidRPr="00043784">
        <w:rPr>
          <w:rFonts w:hint="cs"/>
          <w:rtl/>
        </w:rPr>
        <w:t xml:space="preserve">ע כתוב  </w:t>
      </w:r>
      <w:r w:rsidRPr="00043784">
        <w:rPr>
          <w:rStyle w:val="af8"/>
          <w:rFonts w:hint="cs"/>
          <w:rtl/>
        </w:rPr>
        <w:t>כמשפט</w:t>
      </w:r>
      <w:r w:rsidRPr="00043784">
        <w:rPr>
          <w:rFonts w:hint="cs"/>
          <w:rtl/>
        </w:rPr>
        <w:t xml:space="preserve">, </w:t>
      </w:r>
      <w:r w:rsidRPr="00043784">
        <w:rPr>
          <w:rtl/>
        </w:rPr>
        <w:tab/>
      </w:r>
      <w:r w:rsidRPr="00043784">
        <w:rPr>
          <w:rFonts w:hint="cs"/>
          <w:rtl/>
        </w:rPr>
        <w:t xml:space="preserve">ובסוכות כתוב </w:t>
      </w:r>
      <w:r w:rsidRPr="00043784">
        <w:rPr>
          <w:rStyle w:val="af8"/>
          <w:rFonts w:hint="cs"/>
          <w:rtl/>
        </w:rPr>
        <w:t>כמשפטם</w:t>
      </w:r>
      <w:r w:rsidRPr="00043784">
        <w:rPr>
          <w:rFonts w:hint="cs"/>
          <w:rtl/>
        </w:rPr>
        <w:t>.</w:t>
      </w:r>
    </w:p>
    <w:p w14:paraId="4114D161" w14:textId="77777777" w:rsidR="008C5D65" w:rsidRPr="00043784" w:rsidRDefault="008C5D65" w:rsidP="008C5D65">
      <w:pPr>
        <w:widowControl w:val="0"/>
        <w:spacing w:before="60"/>
        <w:rPr>
          <w:rtl/>
        </w:rPr>
      </w:pPr>
      <w:r w:rsidRPr="00043784">
        <w:rPr>
          <w:rFonts w:hint="cs"/>
          <w:rtl/>
        </w:rPr>
        <w:t>ואין להוכיח דזמן בשמיני של חג</w:t>
      </w:r>
      <w:r w:rsidRPr="007C19A7">
        <w:rPr>
          <w:rFonts w:hint="cs"/>
          <w:rtl/>
        </w:rPr>
        <w:t xml:space="preserve"> </w:t>
      </w:r>
      <w:r w:rsidRPr="00043784">
        <w:rPr>
          <w:rFonts w:hint="cs"/>
          <w:rtl/>
        </w:rPr>
        <w:t xml:space="preserve">מהך </w:t>
      </w:r>
    </w:p>
    <w:p w14:paraId="56B13C85" w14:textId="77777777" w:rsidR="008C5D65" w:rsidRPr="007C19A7" w:rsidRDefault="008C5D65" w:rsidP="008C5D65">
      <w:pPr>
        <w:pStyle w:val="affd"/>
        <w:rPr>
          <w:rtl/>
        </w:rPr>
      </w:pPr>
      <w:r w:rsidRPr="006D6217">
        <w:rPr>
          <w:rFonts w:cs="PFT_Frank" w:hint="cs"/>
          <w:b/>
          <w:bCs/>
          <w:sz w:val="14"/>
          <w:szCs w:val="14"/>
          <w:rtl/>
        </w:rPr>
        <w:t>דאילים וכבשים מעכבין זה את זה</w:t>
      </w:r>
      <w:r w:rsidRPr="007C19A7">
        <w:rPr>
          <w:rFonts w:hint="cs"/>
          <w:rtl/>
        </w:rPr>
        <w:t>,</w:t>
      </w:r>
    </w:p>
    <w:p w14:paraId="686BA2B0" w14:textId="77777777" w:rsidR="008C5D65" w:rsidRPr="00043784" w:rsidRDefault="008C5D65" w:rsidP="008C5D65">
      <w:pPr>
        <w:pStyle w:val="affd"/>
        <w:rPr>
          <w:rtl/>
        </w:rPr>
      </w:pPr>
      <w:r w:rsidRPr="00043784">
        <w:rPr>
          <w:rFonts w:hint="cs"/>
          <w:rtl/>
        </w:rPr>
        <w:t>פרים</w:t>
      </w:r>
      <w:r w:rsidRPr="007C19A7">
        <w:rPr>
          <w:rFonts w:hint="cs"/>
          <w:rtl/>
        </w:rPr>
        <w:t xml:space="preserve"> </w:t>
      </w:r>
      <w:r w:rsidRPr="000C1CD3">
        <w:rPr>
          <w:rStyle w:val="af6"/>
          <w:rFonts w:hint="cs"/>
          <w:rtl/>
        </w:rPr>
        <w:t xml:space="preserve">לת''ק: </w:t>
      </w:r>
      <w:r w:rsidRPr="00043784">
        <w:rPr>
          <w:rFonts w:hint="cs"/>
          <w:rtl/>
        </w:rPr>
        <w:t>מעכבין זא</w:t>
      </w:r>
      <w:r w:rsidRPr="00043784">
        <w:rPr>
          <w:rtl/>
        </w:rPr>
        <w:t>"</w:t>
      </w:r>
      <w:r w:rsidRPr="00043784">
        <w:rPr>
          <w:rFonts w:hint="cs"/>
          <w:rtl/>
        </w:rPr>
        <w:t xml:space="preserve">ז, </w:t>
      </w:r>
    </w:p>
    <w:p w14:paraId="044D3B1E" w14:textId="77777777" w:rsidR="008C5D65" w:rsidRPr="00043784" w:rsidRDefault="008C5D65" w:rsidP="009C7CAA">
      <w:pPr>
        <w:pStyle w:val="affd"/>
        <w:ind w:firstLine="284"/>
        <w:rPr>
          <w:rtl/>
        </w:rPr>
      </w:pPr>
      <w:r w:rsidRPr="000C1CD3">
        <w:rPr>
          <w:rStyle w:val="af6"/>
          <w:rFonts w:hint="cs"/>
          <w:rtl/>
        </w:rPr>
        <w:t xml:space="preserve">  ולר</w:t>
      </w:r>
      <w:r w:rsidRPr="000C1CD3">
        <w:rPr>
          <w:rStyle w:val="af6"/>
          <w:rtl/>
        </w:rPr>
        <w:t>"</w:t>
      </w:r>
      <w:r w:rsidRPr="000C1CD3">
        <w:rPr>
          <w:rStyle w:val="af6"/>
          <w:rFonts w:hint="cs"/>
          <w:rtl/>
        </w:rPr>
        <w:t>י:</w:t>
      </w:r>
      <w:r w:rsidRPr="00043784">
        <w:rPr>
          <w:rFonts w:hint="cs"/>
          <w:rtl/>
        </w:rPr>
        <w:t xml:space="preserve"> לא</w:t>
      </w:r>
      <w:r w:rsidR="009C7CAA" w:rsidRPr="00043784">
        <w:rPr>
          <w:rFonts w:hint="cs"/>
          <w:rtl/>
        </w:rPr>
        <w:t>,</w:t>
      </w:r>
      <w:r w:rsidRPr="00043784">
        <w:rPr>
          <w:rFonts w:hint="cs"/>
          <w:rtl/>
        </w:rPr>
        <w:t xml:space="preserve"> דמתמעטין והולכין, </w:t>
      </w:r>
      <w:r w:rsidRPr="00F8723C">
        <w:rPr>
          <w:rStyle w:val="ac"/>
          <w:rFonts w:cs="PFT_Frank" w:hint="cs"/>
          <w:sz w:val="14"/>
          <w:rtl/>
        </w:rPr>
        <w:t>והך</w:t>
      </w:r>
      <w:r w:rsidRPr="00043784">
        <w:rPr>
          <w:rFonts w:hint="cs"/>
          <w:rtl/>
        </w:rPr>
        <w:t xml:space="preserve"> דבשמיני מתמעט, דרגל בפנ</w:t>
      </w:r>
      <w:r w:rsidRPr="00043784">
        <w:rPr>
          <w:rtl/>
        </w:rPr>
        <w:t>"</w:t>
      </w:r>
      <w:r w:rsidRPr="00043784">
        <w:rPr>
          <w:rFonts w:hint="cs"/>
          <w:rtl/>
        </w:rPr>
        <w:t xml:space="preserve">ע, דגם הוא טעון קרבן שיר </w:t>
      </w:r>
      <w:r w:rsidRPr="006D6217">
        <w:rPr>
          <w:rFonts w:cs="PFT_Frank" w:hint="cs"/>
          <w:b/>
          <w:bCs/>
          <w:sz w:val="14"/>
          <w:szCs w:val="14"/>
          <w:rtl/>
        </w:rPr>
        <w:t>ברכה</w:t>
      </w:r>
      <w:r w:rsidRPr="00043784">
        <w:rPr>
          <w:rFonts w:hint="cs"/>
          <w:rtl/>
        </w:rPr>
        <w:t xml:space="preserve"> ולינה, </w:t>
      </w:r>
    </w:p>
    <w:p w14:paraId="21E1A712" w14:textId="77777777" w:rsidR="008C5D65" w:rsidRPr="00043784" w:rsidRDefault="008C5D65" w:rsidP="008C5D65">
      <w:pPr>
        <w:pStyle w:val="affd"/>
        <w:numPr>
          <w:ilvl w:val="0"/>
          <w:numId w:val="3"/>
        </w:numPr>
        <w:rPr>
          <w:rtl/>
        </w:rPr>
      </w:pPr>
      <w:r w:rsidRPr="006D6217">
        <w:rPr>
          <w:rFonts w:cs="PFT_Frank" w:hint="cs"/>
          <w:b/>
          <w:bCs/>
          <w:sz w:val="14"/>
          <w:szCs w:val="14"/>
          <w:rtl/>
        </w:rPr>
        <w:t>דברכה</w:t>
      </w:r>
      <w:r>
        <w:rPr>
          <w:rFonts w:hint="cs"/>
          <w:rtl/>
        </w:rPr>
        <w:t xml:space="preserve"> היינו </w:t>
      </w:r>
      <w:r>
        <w:rPr>
          <w:rStyle w:val="af6"/>
          <w:rFonts w:hint="cs"/>
          <w:rtl/>
          <w:rPrChange w:id="9077" w:author="מנוע אמוראים" w:date="2026-10-05T16:41:47Z">
            <w:rPr>
              <w:rFonts w:hint="cs"/>
              <w:rtl/>
            </w:rPr>
          </w:rPrChange>
        </w:rPr>
        <w:t xml:space="preserve">בברכה</w:t>
      </w:r>
      <w:r>
        <w:rPr>
          <w:rStyle w:val="af6"/>
          <w:rtl/>
          <w:rPrChange w:id="9078" w:author="מנוע אמוראים" w:date="2026-10-05T16:41:47Z">
            <w:rPr>
              <w:rtl/>
            </w:rPr>
          </w:rPrChange>
        </w:rPr>
        <w:t xml:space="preserve">"</w:t>
      </w:r>
      <w:r>
        <w:rPr>
          <w:rStyle w:val="af6"/>
          <w:rFonts w:hint="cs"/>
          <w:rtl/>
          <w:rPrChange w:id="9079" w:author="מנוע אמוראים" w:date="2026-10-05T16:41:47Z">
            <w:rPr>
              <w:rFonts w:hint="cs"/>
              <w:rtl/>
            </w:rPr>
          </w:rPrChange>
        </w:rPr>
        <w:t xml:space="preserve">מ</w:t>
      </w:r>
      <w:r>
        <w:rPr>
          <w:rFonts w:hint="cs"/>
          <w:rtl/>
        </w:rPr>
        <w:t xml:space="preserve"> ותפילה. </w:t>
      </w:r>
    </w:p>
    <w:p w14:paraId="68D327B7" w14:textId="77777777" w:rsidR="008C5D65" w:rsidRPr="00C01657" w:rsidRDefault="008C5D65" w:rsidP="009D377E">
      <w:pPr>
        <w:pStyle w:val="ad"/>
        <w:framePr w:wrap="around"/>
        <w:rPr>
          <w:rtl/>
        </w:rPr>
      </w:pPr>
      <w:bookmarkStart w:id="345" w:name="_Toc155720525"/>
      <w:r w:rsidRPr="00C01657">
        <w:rPr>
          <w:rFonts w:hint="cs"/>
          <w:rtl/>
        </w:rPr>
        <w:t>מז:</w:t>
      </w:r>
      <w:bookmarkEnd w:id="345"/>
    </w:p>
    <w:p w14:paraId="07A790F1" w14:textId="77777777" w:rsidR="009B3F54" w:rsidRPr="00043784" w:rsidRDefault="008C5D65" w:rsidP="008C5D65">
      <w:pPr>
        <w:widowControl w:val="0"/>
        <w:spacing w:before="60"/>
        <w:rPr>
          <w:rtl/>
        </w:rPr>
      </w:pPr>
      <w:r w:rsidRPr="00F8723C">
        <w:rPr>
          <w:rFonts w:cs="PFT_Frank" w:hint="cs"/>
          <w:b/>
          <w:bCs/>
          <w:sz w:val="14"/>
          <w:szCs w:val="14"/>
          <w:rtl/>
        </w:rPr>
        <w:t>זמן כל שבעה</w:t>
      </w:r>
      <w:r w:rsidRPr="00043784">
        <w:rPr>
          <w:rFonts w:hint="cs"/>
          <w:rtl/>
        </w:rPr>
        <w:t>- היינו דאם בירך היום מברך למחר</w:t>
      </w:r>
      <w:r w:rsidR="009B3F54" w:rsidRPr="00043784">
        <w:rPr>
          <w:rFonts w:hint="cs"/>
          <w:rtl/>
        </w:rPr>
        <w:t>,</w:t>
      </w:r>
      <w:r w:rsidRPr="00043784">
        <w:rPr>
          <w:rFonts w:hint="cs"/>
          <w:rtl/>
        </w:rPr>
        <w:t xml:space="preserve"> </w:t>
      </w:r>
    </w:p>
    <w:p w14:paraId="6DF3B33D" w14:textId="77777777" w:rsidR="00600668" w:rsidRPr="00600668" w:rsidRDefault="008C5D65" w:rsidP="001711C4">
      <w:pPr>
        <w:pStyle w:val="31"/>
        <w:framePr w:wrap="notBeside"/>
        <w:rPr>
          <w:rtl/>
        </w:rPr>
      </w:pPr>
      <w:r w:rsidRPr="00600668">
        <w:rPr>
          <w:rFonts w:hint="cs"/>
          <w:rtl/>
        </w:rPr>
        <w:t>ואין ראייה לר</w:t>
      </w:r>
      <w:r w:rsidRPr="00600668">
        <w:rPr>
          <w:rtl/>
        </w:rPr>
        <w:t>"</w:t>
      </w:r>
      <w:r w:rsidRPr="00600668">
        <w:rPr>
          <w:rFonts w:hint="cs"/>
          <w:rtl/>
        </w:rPr>
        <w:t>נ:</w:t>
      </w:r>
    </w:p>
    <w:p w14:paraId="65369E1D" w14:textId="7E459FC2" w:rsidR="008C5D65" w:rsidRPr="00043784" w:rsidRDefault="008C5D65" w:rsidP="00600668">
      <w:pPr>
        <w:pStyle w:val="affd"/>
        <w:rPr>
          <w:rtl/>
        </w:rPr>
      </w:pPr>
      <w:r w:rsidRPr="00043784">
        <w:rPr>
          <w:rFonts w:hint="cs"/>
          <w:rtl/>
        </w:rPr>
        <w:t>שאומר זמן אפי' בשוק, - דשמא היינו רק אם יזדמן לו כוס.</w:t>
      </w:r>
    </w:p>
    <w:p w14:paraId="7B5CB7C4" w14:textId="77777777" w:rsidR="008C5D65" w:rsidRPr="00043784" w:rsidRDefault="008C5D65" w:rsidP="008C5D65">
      <w:pPr>
        <w:pStyle w:val="affd"/>
        <w:spacing w:before="60"/>
        <w:rPr>
          <w:rFonts w:cs="PFT_Frank"/>
          <w:b/>
          <w:bCs/>
          <w:szCs w:val="16"/>
          <w:rtl/>
        </w:rPr>
      </w:pPr>
      <w:r>
        <w:rPr>
          <w:rStyle w:val="af6"/>
          <w:rFonts w:cs="PFT_Frank" w:hint="cs"/>
          <w:b/>
          <w:bCs/>
          <w:szCs w:val="16"/>
          <w:rtl/>
          <w:rPrChange w:id="9080" w:author="מנוע אמוראים" w:date="2026-10-05T16:41:47Z">
            <w:rPr>
              <w:rFonts w:cs="PFT_Frank" w:hint="cs"/>
              <w:b/>
              <w:bCs/>
              <w:szCs w:val="16"/>
              <w:rtl/>
            </w:rPr>
          </w:rPrChange>
        </w:rPr>
        <w:t xml:space="preserve">לר"י</w:t>
      </w:r>
      <w:r>
        <w:rPr>
          <w:rFonts w:cs="PFT_Frank" w:hint="cs"/>
          <w:b/>
          <w:bCs/>
          <w:szCs w:val="16"/>
          <w:rtl/>
        </w:rPr>
        <w:t xml:space="preserve"> דשמיני טעון לינה</w:t>
      </w:r>
    </w:p>
    <w:p w14:paraId="614A6AAA" w14:textId="77777777" w:rsidR="00600668" w:rsidRPr="00600668" w:rsidRDefault="009C7CAA" w:rsidP="001711C4">
      <w:pPr>
        <w:pStyle w:val="31"/>
        <w:framePr w:wrap="notBeside"/>
        <w:rPr>
          <w:rtl/>
        </w:rPr>
      </w:pPr>
      <w:r w:rsidRPr="00600668">
        <w:rPr>
          <w:rFonts w:hint="cs"/>
          <w:rtl/>
        </w:rPr>
        <w:t>הך</w:t>
      </w:r>
    </w:p>
    <w:p w14:paraId="2F02D65C" w14:textId="065E01AC" w:rsidR="008C5D65" w:rsidRPr="00043784" w:rsidRDefault="009C7CAA" w:rsidP="009C7CAA">
      <w:pPr>
        <w:widowControl w:val="0"/>
        <w:rPr>
          <w:rtl/>
        </w:rPr>
      </w:pPr>
      <w:r w:rsidRPr="00043784">
        <w:rPr>
          <w:rFonts w:hint="cs"/>
          <w:rtl/>
        </w:rPr>
        <w:t>דפסח שני אין טעון לינה מ</w:t>
      </w:r>
      <w:r w:rsidR="008C5D65" w:rsidRPr="00043784">
        <w:rPr>
          <w:rStyle w:val="af8"/>
          <w:rFonts w:hint="cs"/>
          <w:rtl/>
        </w:rPr>
        <w:t>ופנית בבקר והלכת לאהליך</w:t>
      </w:r>
      <w:r w:rsidRPr="00043784">
        <w:rPr>
          <w:rFonts w:hint="cs"/>
          <w:rtl/>
        </w:rPr>
        <w:t xml:space="preserve"> דסמיך ל</w:t>
      </w:r>
      <w:r w:rsidR="008C5D65" w:rsidRPr="00043784">
        <w:rPr>
          <w:rStyle w:val="af8"/>
          <w:rFonts w:hint="cs"/>
          <w:rtl/>
        </w:rPr>
        <w:t xml:space="preserve">ששת ימים תאכל מצות </w:t>
      </w:r>
      <w:r w:rsidR="008C5D65" w:rsidRPr="00043784">
        <w:rPr>
          <w:rFonts w:hint="cs"/>
          <w:rtl/>
        </w:rPr>
        <w:t>שאינו טעון ששה אינו טעון לינה</w:t>
      </w:r>
    </w:p>
    <w:p w14:paraId="1AE66084" w14:textId="77777777" w:rsidR="008C5D65" w:rsidRPr="00043784" w:rsidRDefault="008C5D65" w:rsidP="009C7CAA">
      <w:pPr>
        <w:widowControl w:val="0"/>
        <w:ind w:firstLine="284"/>
        <w:rPr>
          <w:rtl/>
        </w:rPr>
      </w:pPr>
      <w:r w:rsidRPr="00043784">
        <w:rPr>
          <w:rFonts w:hint="cs"/>
          <w:rtl/>
        </w:rPr>
        <w:t xml:space="preserve">- לא בא למעט </w:t>
      </w:r>
      <w:r w:rsidR="009C7CAA" w:rsidRPr="00043784">
        <w:rPr>
          <w:rFonts w:hint="cs"/>
          <w:rtl/>
        </w:rPr>
        <w:t xml:space="preserve">גם </w:t>
      </w:r>
      <w:r w:rsidRPr="00043784">
        <w:rPr>
          <w:rFonts w:hint="cs"/>
          <w:rtl/>
        </w:rPr>
        <w:t>בש''ע</w:t>
      </w:r>
      <w:r w:rsidR="009C7CAA" w:rsidRPr="00043784">
        <w:rPr>
          <w:rFonts w:hint="cs"/>
          <w:rtl/>
        </w:rPr>
        <w:t>,</w:t>
      </w:r>
      <w:r w:rsidRPr="00043784">
        <w:rPr>
          <w:rFonts w:hint="cs"/>
          <w:rtl/>
        </w:rPr>
        <w:t xml:space="preserve"> אלא </w:t>
      </w:r>
      <w:r w:rsidR="009C7CAA" w:rsidRPr="00043784">
        <w:rPr>
          <w:rFonts w:hint="cs"/>
          <w:rtl/>
        </w:rPr>
        <w:t xml:space="preserve">רק </w:t>
      </w:r>
      <w:r w:rsidRPr="00043784">
        <w:rPr>
          <w:rFonts w:hint="cs"/>
          <w:rtl/>
        </w:rPr>
        <w:t>בפסח שני.</w:t>
      </w:r>
    </w:p>
    <w:p w14:paraId="7BF6CAE4" w14:textId="77777777" w:rsidR="00600668" w:rsidRPr="00600668" w:rsidRDefault="008C5D65" w:rsidP="001711C4">
      <w:pPr>
        <w:pStyle w:val="31"/>
        <w:framePr w:wrap="notBeside"/>
        <w:rPr>
          <w:rtl/>
        </w:rPr>
      </w:pPr>
      <w:r w:rsidRPr="00600668">
        <w:rPr>
          <w:rFonts w:hint="cs"/>
          <w:rtl/>
        </w:rPr>
        <w:t>ומסתבר,</w:t>
      </w:r>
    </w:p>
    <w:p w14:paraId="13115A4F" w14:textId="1BD77911" w:rsidR="009C7CAA" w:rsidRPr="000C1CD3" w:rsidRDefault="008C5D65" w:rsidP="009C7CAA">
      <w:pPr>
        <w:pStyle w:val="affd"/>
        <w:rPr>
          <w:rStyle w:val="af6"/>
          <w:rtl/>
        </w:rPr>
      </w:pPr>
      <w:r w:rsidRPr="00F8723C">
        <w:rPr>
          <w:rStyle w:val="ac"/>
          <w:rFonts w:cs="PFT_Frank" w:hint="cs"/>
          <w:sz w:val="14"/>
          <w:rtl/>
        </w:rPr>
        <w:t>דביכורים</w:t>
      </w:r>
      <w:r w:rsidRPr="00043784">
        <w:rPr>
          <w:rFonts w:hint="cs"/>
          <w:rtl/>
        </w:rPr>
        <w:t xml:space="preserve"> טעונין קרבן</w:t>
      </w:r>
      <w:r w:rsidR="009C7CAA" w:rsidRPr="00043784">
        <w:rPr>
          <w:rFonts w:hint="cs"/>
          <w:rtl/>
        </w:rPr>
        <w:t>,</w:t>
      </w:r>
      <w:r w:rsidRPr="00043784">
        <w:rPr>
          <w:rFonts w:hint="cs"/>
          <w:rtl/>
        </w:rPr>
        <w:t xml:space="preserve"> שיר</w:t>
      </w:r>
      <w:r w:rsidR="009C7CAA" w:rsidRPr="00043784">
        <w:rPr>
          <w:rFonts w:hint="cs"/>
          <w:rtl/>
        </w:rPr>
        <w:t>,</w:t>
      </w:r>
      <w:r w:rsidRPr="00043784">
        <w:rPr>
          <w:rFonts w:hint="cs"/>
          <w:rtl/>
        </w:rPr>
        <w:t xml:space="preserve"> תנופה</w:t>
      </w:r>
      <w:r w:rsidR="009C7CAA" w:rsidRPr="00043784">
        <w:rPr>
          <w:rFonts w:hint="cs"/>
          <w:rtl/>
        </w:rPr>
        <w:t>,</w:t>
      </w:r>
      <w:r w:rsidRPr="00043784">
        <w:rPr>
          <w:rFonts w:hint="cs"/>
          <w:rtl/>
        </w:rPr>
        <w:t xml:space="preserve"> ולינה,</w:t>
      </w:r>
      <w:r w:rsidRPr="000C1CD3">
        <w:rPr>
          <w:rStyle w:val="af6"/>
          <w:rFonts w:hint="cs"/>
          <w:rtl/>
        </w:rPr>
        <w:t xml:space="preserve"> כר''י</w:t>
      </w:r>
      <w:r w:rsidRPr="00043784">
        <w:rPr>
          <w:rFonts w:hint="cs"/>
          <w:rtl/>
        </w:rPr>
        <w:t xml:space="preserve">: </w:t>
      </w:r>
      <w:r w:rsidRPr="00043784">
        <w:rPr>
          <w:rStyle w:val="af8"/>
          <w:rFonts w:hint="cs"/>
          <w:rtl/>
        </w:rPr>
        <w:t>והנחתו</w:t>
      </w:r>
      <w:r w:rsidRPr="00043784">
        <w:rPr>
          <w:rFonts w:hint="cs"/>
          <w:rtl/>
        </w:rPr>
        <w:t xml:space="preserve"> זו תנופה, </w:t>
      </w:r>
      <w:r w:rsidRPr="00043784">
        <w:rPr>
          <w:rStyle w:val="af8"/>
          <w:rFonts w:hint="cs"/>
          <w:rtl/>
        </w:rPr>
        <w:t>והניחו</w:t>
      </w:r>
      <w:r w:rsidRPr="00043784">
        <w:rPr>
          <w:rFonts w:hint="cs"/>
          <w:rtl/>
        </w:rPr>
        <w:t xml:space="preserve"> זה הנחה,</w:t>
      </w:r>
      <w:r w:rsidR="009C7CAA" w:rsidRPr="00043784">
        <w:rPr>
          <w:rFonts w:hint="cs"/>
          <w:rtl/>
        </w:rPr>
        <w:t xml:space="preserve"> וטעון לינה אפי' דאין טעון ששה.</w:t>
      </w:r>
      <w:r w:rsidRPr="00043784">
        <w:rPr>
          <w:rFonts w:hint="cs"/>
          <w:rtl/>
        </w:rPr>
        <w:t xml:space="preserve"> </w:t>
      </w:r>
    </w:p>
    <w:p w14:paraId="2767D065" w14:textId="77777777" w:rsidR="00600668" w:rsidRPr="00600668" w:rsidRDefault="009C7CAA" w:rsidP="001711C4">
      <w:pPr>
        <w:pStyle w:val="31"/>
        <w:framePr w:wrap="notBeside"/>
        <w:rPr>
          <w:rtl/>
        </w:rPr>
      </w:pPr>
      <w:r w:rsidRPr="00600668">
        <w:rPr>
          <w:rFonts w:hint="cs"/>
          <w:rtl/>
        </w:rPr>
        <w:t>ודחי' דאפשר כ</w:t>
      </w:r>
      <w:r w:rsidR="008C5D65" w:rsidRPr="00600668">
        <w:rPr>
          <w:rFonts w:hint="cs"/>
          <w:rtl/>
        </w:rPr>
        <w:t xml:space="preserve">ראב''י </w:t>
      </w:r>
    </w:p>
    <w:p w14:paraId="1BC23E93" w14:textId="70380A92" w:rsidR="008C5D65" w:rsidRPr="00043784" w:rsidRDefault="008C5D65" w:rsidP="009C7CAA">
      <w:pPr>
        <w:pStyle w:val="affd"/>
        <w:rPr>
          <w:rFonts w:cs="BA Esthetic Regular"/>
          <w:sz w:val="13"/>
          <w:szCs w:val="16"/>
          <w:rtl/>
        </w:rPr>
      </w:pPr>
      <w:r w:rsidRPr="00043784">
        <w:rPr>
          <w:rStyle w:val="af8"/>
          <w:rFonts w:hint="cs"/>
          <w:rtl/>
        </w:rPr>
        <w:t>ולקח הכהן הטנא מידך</w:t>
      </w:r>
      <w:r w:rsidRPr="00043784">
        <w:rPr>
          <w:rFonts w:hint="cs"/>
          <w:rtl/>
        </w:rPr>
        <w:t xml:space="preserve"> לימד דטעונין תנופה</w:t>
      </w:r>
      <w:r w:rsidR="00FA2275" w:rsidRPr="00043784">
        <w:rPr>
          <w:rFonts w:hint="cs"/>
          <w:rtl/>
        </w:rPr>
        <w:t xml:space="preserve"> </w:t>
      </w:r>
      <w:r w:rsidRPr="00043784">
        <w:rPr>
          <w:rFonts w:hint="cs"/>
          <w:rtl/>
        </w:rPr>
        <w:t xml:space="preserve">ד</w:t>
      </w:r>
      <w:r w:rsidRPr="00043784">
        <w:rPr>
          <w:rStyle w:val="af8"/>
          <w:rFonts w:hint="cs"/>
          <w:rtl/>
        </w:rPr>
        <w:t xml:space="preserve">'יד יד'</w:t>
      </w:r>
      <w:r w:rsidRPr="00043784">
        <w:rPr>
          <w:rFonts w:hint="cs"/>
          <w:rtl/>
        </w:rPr>
        <w:t xml:space="preserve"> משלמים, שיניח הכהן ידו תחת הבעלים ומניף.</w:t>
      </w:r>
    </w:p>
    <w:p w14:paraId="05E757E3" w14:textId="77777777" w:rsidR="008C5D65" w:rsidRPr="000C1CD3" w:rsidRDefault="008C5D65" w:rsidP="008C5D65">
      <w:pPr>
        <w:widowControl w:val="0"/>
        <w:spacing w:before="60"/>
        <w:rPr>
          <w:rStyle w:val="af6"/>
          <w:rtl/>
        </w:rPr>
      </w:pPr>
      <w:bookmarkStart w:id="346" w:name="_Toc155720526"/>
      <w:r w:rsidRPr="007C19A7">
        <w:rPr>
          <w:rStyle w:val="af2"/>
          <w:rFonts w:hint="cs"/>
          <w:rtl/>
        </w:rPr>
        <w:t>הלכתא: אומרים זמן בשמיני-</w:t>
      </w:r>
      <w:bookmarkEnd w:id="346"/>
      <w:r w:rsidRPr="00043784">
        <w:rPr>
          <w:rFonts w:hint="cs"/>
          <w:rtl/>
        </w:rPr>
        <w:t xml:space="preserve"> </w:t>
      </w:r>
      <w:r w:rsidRPr="000C1CD3">
        <w:rPr>
          <w:rStyle w:val="af6"/>
          <w:rFonts w:hint="cs"/>
          <w:rtl/>
        </w:rPr>
        <w:t xml:space="preserve">[כר"נ, ולא כר''ש] </w:t>
      </w:r>
    </w:p>
    <w:p w14:paraId="172341B6" w14:textId="77777777" w:rsidR="008C5D65" w:rsidRPr="00043784" w:rsidRDefault="008C5D65" w:rsidP="00DD33A6">
      <w:pPr>
        <w:spacing w:after="60"/>
        <w:rPr>
          <w:rtl/>
        </w:rPr>
      </w:pPr>
      <w:r w:rsidRPr="00043784">
        <w:rPr>
          <w:rFonts w:hint="cs"/>
          <w:rtl/>
        </w:rPr>
        <w:t>ות</w:t>
      </w:r>
      <w:r w:rsidRPr="00043784">
        <w:rPr>
          <w:rtl/>
        </w:rPr>
        <w:t>"</w:t>
      </w:r>
      <w:r w:rsidRPr="00043784">
        <w:rPr>
          <w:rFonts w:hint="cs"/>
          <w:rtl/>
        </w:rPr>
        <w:t>כ דרגל בפנ"ע, ל</w:t>
      </w:r>
      <w:r w:rsidRPr="00F8723C">
        <w:rPr>
          <w:rFonts w:cs="PFT_Frank" w:hint="cs"/>
          <w:b/>
          <w:bCs/>
          <w:sz w:val="14"/>
          <w:szCs w:val="14"/>
          <w:rtl/>
        </w:rPr>
        <w:t>פ</w:t>
      </w:r>
      <w:r w:rsidRPr="00043784">
        <w:rPr>
          <w:rFonts w:hint="cs"/>
          <w:rtl/>
        </w:rPr>
        <w:t xml:space="preserve">ייס, </w:t>
      </w:r>
      <w:r w:rsidRPr="00F8723C">
        <w:rPr>
          <w:rFonts w:cs="PFT_Frank" w:hint="cs"/>
          <w:b/>
          <w:bCs/>
          <w:sz w:val="14"/>
          <w:szCs w:val="14"/>
          <w:rtl/>
        </w:rPr>
        <w:t>ז</w:t>
      </w:r>
      <w:r w:rsidRPr="00043784">
        <w:rPr>
          <w:rFonts w:hint="cs"/>
          <w:rtl/>
        </w:rPr>
        <w:t xml:space="preserve">מן, </w:t>
      </w:r>
      <w:r w:rsidRPr="00F8723C">
        <w:rPr>
          <w:rFonts w:cs="PFT_Frank" w:hint="cs"/>
          <w:b/>
          <w:bCs/>
          <w:sz w:val="14"/>
          <w:szCs w:val="14"/>
          <w:rtl/>
        </w:rPr>
        <w:t>ר</w:t>
      </w:r>
      <w:r w:rsidRPr="00043784">
        <w:rPr>
          <w:rFonts w:hint="cs"/>
          <w:rtl/>
        </w:rPr>
        <w:t xml:space="preserve">גל, </w:t>
      </w:r>
      <w:r w:rsidRPr="00F8723C">
        <w:rPr>
          <w:rFonts w:cs="PFT_Frank" w:hint="cs"/>
          <w:b/>
          <w:bCs/>
          <w:sz w:val="14"/>
          <w:szCs w:val="14"/>
          <w:rtl/>
        </w:rPr>
        <w:t>ק</w:t>
      </w:r>
      <w:r w:rsidRPr="00043784">
        <w:rPr>
          <w:rFonts w:hint="cs"/>
          <w:rtl/>
        </w:rPr>
        <w:t xml:space="preserve">רבן, </w:t>
      </w:r>
      <w:r w:rsidRPr="00F8723C">
        <w:rPr>
          <w:rFonts w:cs="PFT_Frank" w:hint="cs"/>
          <w:b/>
          <w:bCs/>
          <w:sz w:val="14"/>
          <w:szCs w:val="14"/>
          <w:rtl/>
        </w:rPr>
        <w:t>ש</w:t>
      </w:r>
      <w:r w:rsidRPr="00043784">
        <w:rPr>
          <w:rFonts w:hint="cs"/>
          <w:rtl/>
        </w:rPr>
        <w:t xml:space="preserve">ירה, </w:t>
      </w:r>
      <w:r w:rsidRPr="00F8723C">
        <w:rPr>
          <w:rFonts w:cs="PFT_Frank" w:hint="cs"/>
          <w:b/>
          <w:bCs/>
          <w:sz w:val="14"/>
          <w:szCs w:val="14"/>
          <w:rtl/>
        </w:rPr>
        <w:t>ב</w:t>
      </w:r>
      <w:r w:rsidRPr="00043784">
        <w:rPr>
          <w:rFonts w:hint="cs"/>
          <w:rtl/>
        </w:rPr>
        <w:t>רכה.</w:t>
      </w:r>
    </w:p>
    <w:p w14:paraId="1858763F" w14:textId="77777777" w:rsidR="00E403A1" w:rsidRPr="00C01657" w:rsidRDefault="00E403A1" w:rsidP="009D377E">
      <w:pPr>
        <w:pStyle w:val="ad"/>
        <w:framePr w:wrap="around"/>
        <w:rPr>
          <w:rStyle w:val="ae"/>
          <w:rtl/>
        </w:rPr>
      </w:pPr>
      <w:bookmarkStart w:id="347" w:name="_Toc155720527"/>
      <w:r w:rsidRPr="00C01657">
        <w:rPr>
          <w:rStyle w:val="ae"/>
          <w:rFonts w:hint="cs"/>
          <w:rtl/>
        </w:rPr>
        <w:t>מח.</w:t>
      </w:r>
      <w:bookmarkEnd w:id="347"/>
    </w:p>
    <w:p>
      <w:pPr>
        <w:pStyle w:val="MishnaBatzad"/>
        <w:rPr>
          <w:ins w:id="20263" w:author="קלוד" w:date="2026-10-06T10:10:33Z"/>
        </w:rPr>
      </w:pPr>
      <w:ins w:id="20262" w:author="קלוד" w:date="2026-10-06T10:10:33Z">
        <w:r>
          <w:t xml:space="preserve">משנה ח</w:t>
        </w:r>
      </w:ins>
    </w:p>
    <w:p w14:paraId="14BD13AD" w14:textId="77777777" w:rsidR="00E403A1" w:rsidRPr="00C01657" w:rsidRDefault="00E403A1" w:rsidP="009D377E">
      <w:pPr>
        <w:pStyle w:val="afff"/>
        <w:rPr>
          <w:rtl/>
        </w:rPr>
      </w:pPr>
      <w:bookmarkStart w:id="348" w:name="_Toc155720528"/>
      <w:r w:rsidRPr="00B10163">
        <w:rPr>
          <w:rStyle w:val="afffd"/>
          <w:rFonts w:hint="cs"/>
          <w:rtl/>
        </w:rPr>
        <w:t>הלל ושמחה</w:t>
      </w:r>
      <w:r w:rsidRPr="00C01657">
        <w:rPr>
          <w:rFonts w:hint="cs"/>
          <w:rtl/>
        </w:rPr>
        <w:t xml:space="preserve"> שמונה מלמד שחייב אדם בהלל ושמחה וכבוד יו</w:t>
      </w:r>
      <w:r w:rsidRPr="00C01657">
        <w:rPr>
          <w:rtl/>
        </w:rPr>
        <w:t>"</w:t>
      </w:r>
      <w:r w:rsidRPr="00C01657">
        <w:rPr>
          <w:rFonts w:hint="cs"/>
          <w:rtl/>
        </w:rPr>
        <w:t>ט אחרון של חג כשאר החג.</w:t>
      </w:r>
      <w:bookmarkEnd w:id="348"/>
    </w:p>
    <w:p w14:paraId="34A87D95" w14:textId="77777777" w:rsidR="00A909CD" w:rsidRPr="00043784" w:rsidRDefault="00E403A1" w:rsidP="00DC36FE">
      <w:pPr>
        <w:spacing w:before="60"/>
        <w:rPr>
          <w:rtl/>
        </w:rPr>
      </w:pPr>
      <w:r w:rsidRPr="00043784">
        <w:rPr>
          <w:rStyle w:val="af8"/>
          <w:rFonts w:hint="cs"/>
          <w:rtl/>
        </w:rPr>
        <w:t>והיית אך שמח</w:t>
      </w:r>
      <w:r w:rsidRPr="00043784">
        <w:rPr>
          <w:rFonts w:hint="cs"/>
          <w:rtl/>
        </w:rPr>
        <w:t xml:space="preserve"> לרבות לילי יו</w:t>
      </w:r>
      <w:r w:rsidRPr="00043784">
        <w:rPr>
          <w:rtl/>
        </w:rPr>
        <w:t>"</w:t>
      </w:r>
      <w:r w:rsidRPr="00043784">
        <w:rPr>
          <w:rFonts w:hint="cs"/>
          <w:rtl/>
        </w:rPr>
        <w:t xml:space="preserve">ט אחרון, שיש שמחה לפניו, </w:t>
      </w:r>
    </w:p>
    <w:p w14:paraId="3EE69DA3" w14:textId="77777777" w:rsidR="00E403A1" w:rsidRPr="00043784" w:rsidRDefault="00E403A1" w:rsidP="00A909CD">
      <w:pPr>
        <w:pStyle w:val="affd"/>
        <w:rPr>
          <w:rtl/>
        </w:rPr>
      </w:pPr>
      <w:r w:rsidRPr="00043784">
        <w:rPr>
          <w:rStyle w:val="af8"/>
          <w:rFonts w:hint="cs"/>
          <w:rtl/>
        </w:rPr>
        <w:t>אך</w:t>
      </w:r>
      <w:r w:rsidRPr="00043784">
        <w:rPr>
          <w:rFonts w:hint="cs"/>
          <w:rtl/>
        </w:rPr>
        <w:t xml:space="preserve"> חלק למעט יו</w:t>
      </w:r>
      <w:r w:rsidRPr="00043784">
        <w:rPr>
          <w:rtl/>
        </w:rPr>
        <w:t>"</w:t>
      </w:r>
      <w:r w:rsidRPr="00043784">
        <w:rPr>
          <w:rFonts w:hint="cs"/>
          <w:rtl/>
        </w:rPr>
        <w:t>ט ראשון.</w:t>
      </w:r>
      <w:r w:rsidR="009C7CAA" w:rsidRPr="00043784">
        <w:rPr>
          <w:rFonts w:hint="cs"/>
          <w:rtl/>
        </w:rPr>
        <w:t xml:space="preserve">            שאין שמחה לפניו.</w:t>
      </w:r>
    </w:p>
    <w:p w14:paraId="303A4E42" w14:textId="5D6E31C5" w:rsidR="00E403A1" w:rsidRPr="00E42FF2" w:rsidRDefault="0026136E" w:rsidP="00E42FF2">
      <w:pPr>
        <w:pStyle w:val="af"/>
        <w:rPr>
          <w:rtl/>
        </w:rPr>
      </w:pPr>
      <w:r>
        <w:rPr>
          <w:rFonts w:hint="cs"/>
          <w:rtl/>
        </w:rPr>
        <w:t>***</w:t>
      </w:r>
    </w:p>
    <w:p>
      <w:pPr>
        <w:pStyle w:val="MishnaBatzad"/>
        <w:rPr>
          <w:ins w:id="20265" w:author="קלוד" w:date="2026-10-06T10:10:33Z"/>
        </w:rPr>
      </w:pPr>
      <w:ins w:id="20264" w:author="קלוד" w:date="2026-10-06T10:10:33Z">
        <w:r>
          <w:t xml:space="preserve">משנה ח</w:t>
        </w:r>
      </w:ins>
    </w:p>
    <w:p w14:paraId="2A3E3702" w14:textId="30B65CF5" w:rsidR="00E403A1" w:rsidRPr="00C01657" w:rsidRDefault="00E403A1" w:rsidP="009D377E">
      <w:pPr>
        <w:pStyle w:val="afff"/>
        <w:rPr>
          <w:rtl/>
        </w:rPr>
      </w:pPr>
      <w:bookmarkStart w:id="349" w:name="_Toc155720529"/>
      <w:r w:rsidRPr="00B10163">
        <w:rPr>
          <w:rStyle w:val="afffd"/>
          <w:rFonts w:hint="cs"/>
          <w:rtl/>
        </w:rPr>
        <w:t>סוכה שבעה</w:t>
      </w:r>
      <w:r w:rsidRPr="009462D1">
        <w:rPr>
          <w:rStyle w:val="ac"/>
          <w:rFonts w:cs="PFT_Frank" w:hint="cs"/>
          <w:rtl/>
          <w:rPrChange w:id="40006" w:author="Claude" w:date="2026-10-06T13:34:44Z">
            <w:rPr>
              <w:rStyle w:val="ac"/>
              <w:rFonts w:cs="PFT_Frank" w:hint="cs"/>
              <w:szCs w:val="16"/>
              <w:rtl/>
            </w:rPr>
          </w:rPrChange>
        </w:rPr>
        <w:t xml:space="preserve"> </w:t>
      </w:r>
      <w:r w:rsidRPr="000005D6">
        <w:rPr>
          <w:rStyle w:val="afffd"/>
          <w:rFonts w:hint="cs"/>
          <w:rtl/>
        </w:rPr>
        <w:t>גמר מלאכול</w:t>
      </w:r>
      <w:r w:rsidR="000005D6">
        <w:rPr>
          <w:rStyle w:val="afffd"/>
          <w:rFonts w:hint="cs"/>
          <w:rtl/>
        </w:rPr>
        <w:t xml:space="preserve"> -</w:t>
      </w:r>
      <w:r w:rsidRPr="00C01657">
        <w:rPr>
          <w:rFonts w:hint="cs"/>
          <w:rtl/>
        </w:rPr>
        <w:t xml:space="preserve"> לא יתיר סוכתו</w:t>
      </w:r>
      <w:r w:rsidR="00A909CD" w:rsidRPr="00C01657">
        <w:rPr>
          <w:rFonts w:hint="cs"/>
          <w:rtl/>
        </w:rPr>
        <w:t>,</w:t>
      </w:r>
      <w:r w:rsidR="000005D6">
        <w:rPr>
          <w:rFonts w:hint="cs"/>
          <w:rtl/>
        </w:rPr>
        <w:t xml:space="preserve"> </w:t>
      </w:r>
      <w:r w:rsidRPr="00C01657">
        <w:rPr>
          <w:rFonts w:hint="cs"/>
          <w:rtl/>
        </w:rPr>
        <w:t>אבל מוריד הכלים מהמנחה ולמעלה</w:t>
      </w:r>
      <w:r w:rsidR="00A909CD" w:rsidRPr="00C01657">
        <w:rPr>
          <w:rFonts w:hint="cs"/>
          <w:rtl/>
        </w:rPr>
        <w:t>,</w:t>
      </w:r>
      <w:r w:rsidRPr="00C01657">
        <w:rPr>
          <w:rFonts w:hint="cs"/>
          <w:rtl/>
        </w:rPr>
        <w:t xml:space="preserve"> מפני כבוד יו</w:t>
      </w:r>
      <w:r w:rsidRPr="00C01657">
        <w:rPr>
          <w:rtl/>
        </w:rPr>
        <w:t>"</w:t>
      </w:r>
      <w:r w:rsidRPr="00C01657">
        <w:rPr>
          <w:rFonts w:hint="cs"/>
          <w:rtl/>
        </w:rPr>
        <w:t>ט אחרון של חג.</w:t>
      </w:r>
      <w:bookmarkEnd w:id="349"/>
      <w:r w:rsidRPr="00C01657">
        <w:rPr>
          <w:rFonts w:hint="cs"/>
          <w:rtl/>
        </w:rPr>
        <w:t xml:space="preserve"> </w:t>
      </w:r>
    </w:p>
    <w:p w14:paraId="2FD11B46" w14:textId="41D2D1D3" w:rsidR="00E403A1" w:rsidRPr="00600668" w:rsidRDefault="00600668" w:rsidP="00600668">
      <w:pPr>
        <w:pStyle w:val="af1"/>
        <w:rPr>
          <w:rtl/>
        </w:rPr>
      </w:pPr>
      <w:bookmarkStart w:id="350" w:name="_Toc155720530"/>
      <w:r w:rsidRPr="00600668">
        <w:rPr>
          <w:rFonts w:hint="cs"/>
          <w:rtl/>
        </w:rPr>
        <w:t xml:space="preserve">ואם </w:t>
      </w:r>
      <w:r w:rsidR="00E403A1" w:rsidRPr="00600668">
        <w:rPr>
          <w:rFonts w:hint="cs"/>
          <w:rtl/>
        </w:rPr>
        <w:t>אין לו מקום להוריד</w:t>
      </w:r>
      <w:bookmarkEnd w:id="350"/>
    </w:p>
    <w:p w14:paraId="7CA1B321" w14:textId="77777777" w:rsidR="00600668" w:rsidRPr="00600668" w:rsidRDefault="00E403A1" w:rsidP="001711C4">
      <w:pPr>
        <w:pStyle w:val="31"/>
        <w:framePr w:wrap="notBeside"/>
        <w:rPr>
          <w:rtl/>
        </w:rPr>
      </w:pPr>
      <w:r w:rsidRPr="00600668">
        <w:rPr>
          <w:rFonts w:hint="cs"/>
          <w:rtl/>
        </w:rPr>
        <w:t>רחב</w:t>
      </w:r>
      <w:r w:rsidRPr="00600668">
        <w:rPr>
          <w:rtl/>
        </w:rPr>
        <w:t>"</w:t>
      </w:r>
      <w:r w:rsidRPr="00600668">
        <w:rPr>
          <w:rFonts w:hint="cs"/>
          <w:rtl/>
        </w:rPr>
        <w:t>א:</w:t>
      </w:r>
    </w:p>
    <w:p w14:paraId="04101437" w14:textId="438A8C3E" w:rsidR="006519B5" w:rsidRPr="00043784" w:rsidRDefault="00E403A1" w:rsidP="00E403A1">
      <w:pPr>
        <w:pStyle w:val="affd"/>
        <w:rPr>
          <w:rtl/>
        </w:rPr>
      </w:pPr>
      <w:r w:rsidRPr="00043784">
        <w:rPr>
          <w:rFonts w:hint="cs"/>
          <w:rtl/>
        </w:rPr>
        <w:t>פוחת בה ארבעה,</w:t>
      </w:r>
      <w:r w:rsidR="006519B5" w:rsidRPr="00043784">
        <w:rPr>
          <w:rFonts w:hint="cs"/>
          <w:rtl/>
        </w:rPr>
        <w:t xml:space="preserve"> </w:t>
      </w:r>
      <w:r w:rsidR="00FD2712">
        <w:rPr>
          <w:rFonts w:hint="cs"/>
          <w:rtl/>
        </w:rPr>
        <w:t xml:space="preserve">- </w:t>
      </w:r>
      <w:r w:rsidR="006519B5" w:rsidRPr="00043784">
        <w:rPr>
          <w:rFonts w:hint="cs"/>
          <w:rtl/>
        </w:rPr>
        <w:t xml:space="preserve">בארץ ישראל, </w:t>
      </w:r>
    </w:p>
    <w:p w14:paraId="72AE71EF" w14:textId="77777777" w:rsidR="00600668" w:rsidRPr="00600668" w:rsidRDefault="00E403A1" w:rsidP="001711C4">
      <w:pPr>
        <w:pStyle w:val="31"/>
        <w:framePr w:wrap="notBeside"/>
        <w:rPr>
          <w:rtl/>
        </w:rPr>
      </w:pPr>
      <w:r w:rsidRPr="00600668">
        <w:rPr>
          <w:rFonts w:hint="cs"/>
          <w:rtl/>
        </w:rPr>
        <w:t>ריב</w:t>
      </w:r>
      <w:r w:rsidRPr="00600668">
        <w:rPr>
          <w:rtl/>
        </w:rPr>
        <w:t>"</w:t>
      </w:r>
      <w:r w:rsidRPr="00600668">
        <w:rPr>
          <w:rFonts w:hint="cs"/>
          <w:rtl/>
        </w:rPr>
        <w:t>ל:</w:t>
      </w:r>
    </w:p>
    <w:p w14:paraId="77E435E7" w14:textId="1EF3229A" w:rsidR="00A909CD" w:rsidRPr="00043784" w:rsidRDefault="00E403A1" w:rsidP="00E403A1">
      <w:pPr>
        <w:pStyle w:val="affd"/>
        <w:rPr>
          <w:rtl/>
        </w:rPr>
      </w:pPr>
      <w:r w:rsidRPr="00043784">
        <w:rPr>
          <w:rFonts w:hint="cs"/>
          <w:rtl/>
        </w:rPr>
        <w:t xml:space="preserve">מדליק הנר, </w:t>
      </w:r>
      <w:r w:rsidR="00FD2712">
        <w:rPr>
          <w:rFonts w:hint="cs"/>
          <w:rtl/>
        </w:rPr>
        <w:t>- ל</w:t>
      </w:r>
      <w:r w:rsidR="006519B5" w:rsidRPr="00043784">
        <w:rPr>
          <w:rFonts w:hint="cs"/>
          <w:rtl/>
        </w:rPr>
        <w:t xml:space="preserve">בני בבל </w:t>
      </w:r>
      <w:r w:rsidR="00FD2712">
        <w:rPr>
          <w:rFonts w:hint="cs"/>
          <w:rtl/>
        </w:rPr>
        <w:t>ש</w:t>
      </w:r>
      <w:r w:rsidR="006519B5" w:rsidRPr="00043784">
        <w:rPr>
          <w:rFonts w:hint="cs"/>
          <w:rtl/>
        </w:rPr>
        <w:t xml:space="preserve">למחר צריך לישב בה. </w:t>
      </w:r>
    </w:p>
    <w:p w14:paraId="08F4DA67" w14:textId="69A04EC8" w:rsidR="00E403A1" w:rsidRPr="00043784" w:rsidRDefault="00E403A1" w:rsidP="00E403A1">
      <w:pPr>
        <w:pStyle w:val="affd"/>
        <w:rPr>
          <w:rtl/>
        </w:rPr>
      </w:pPr>
      <w:r w:rsidRPr="00F8723C">
        <w:rPr>
          <w:rStyle w:val="ac"/>
          <w:rFonts w:cs="PFT_Frank" w:hint="cs"/>
          <w:sz w:val="14"/>
          <w:rtl/>
        </w:rPr>
        <w:t xml:space="preserve">ובסוכה גדולה </w:t>
      </w:r>
      <w:r w:rsidRPr="00043784">
        <w:rPr>
          <w:rFonts w:hint="cs"/>
          <w:rtl/>
        </w:rPr>
        <w:t xml:space="preserve">מעלה כלי אוכל. </w:t>
      </w:r>
      <w:ins w:id="10556" w:author="דבורה שירה פלג" w:date="2026-07-24T15:01:00Z" w16du:dateUtc="2026-07-24T12:01:00Z">
        <w:r w:rsidR="006E1470">
          <w:rPr>
            <w:rFonts w:hint="cs"/>
            <w:rtl/>
          </w:rPr>
          <w:t xml:space="preserve">כרבא</w:t>
        </w:r>
      </w:ins>
    </w:p>
    <w:p w14:paraId="169E901B" w14:textId="77777777" w:rsidR="00E403A1" w:rsidRPr="00C01657" w:rsidRDefault="00E403A1" w:rsidP="009D377E">
      <w:pPr>
        <w:pStyle w:val="ad"/>
        <w:framePr w:wrap="around"/>
        <w:rPr>
          <w:sz w:val="16"/>
          <w:rtl/>
        </w:rPr>
      </w:pPr>
      <w:bookmarkStart w:id="351" w:name="_Toc155720531"/>
      <w:r w:rsidRPr="00C01657">
        <w:rPr>
          <w:rStyle w:val="ae"/>
          <w:rFonts w:hint="cs"/>
          <w:rtl/>
        </w:rPr>
        <w:t>מח:</w:t>
      </w:r>
      <w:bookmarkEnd w:id="351"/>
      <w:r w:rsidRPr="00C01657">
        <w:rPr>
          <w:sz w:val="16"/>
          <w:rtl/>
        </w:rPr>
        <w:t xml:space="preserve"> </w:t>
      </w:r>
    </w:p>
    <w:p>
      <w:pPr>
        <w:pStyle w:val="MishnaBatzad"/>
        <w:rPr>
          <w:ins w:id="20267" w:author="קלוד" w:date="2026-10-06T10:10:33Z"/>
        </w:rPr>
      </w:pPr>
      <w:ins w:id="20266" w:author="קלוד" w:date="2026-10-06T10:10:33Z">
        <w:r>
          <w:t xml:space="preserve">משנה ט</w:t>
        </w:r>
      </w:ins>
    </w:p>
    <w:p w14:paraId="2FCEEFC3" w14:textId="79764CE5" w:rsidR="004B64C5" w:rsidRPr="00C01657" w:rsidRDefault="00924181" w:rsidP="009D377E">
      <w:pPr>
        <w:pStyle w:val="afff"/>
        <w:rPr>
          <w:rtl/>
        </w:rPr>
      </w:pPr>
      <w:bookmarkStart w:id="352" w:name="_Toc155720532"/>
      <w:r w:rsidRPr="000005D6">
        <w:rPr>
          <w:rStyle w:val="afffd"/>
          <w:rFonts w:hint="cs"/>
          <w:rtl/>
        </w:rPr>
        <w:t>ניסוך המים:</w:t>
      </w:r>
      <w:r w:rsidRPr="00C01657">
        <w:rPr>
          <w:rFonts w:hint="cs"/>
          <w:rtl/>
        </w:rPr>
        <w:t xml:space="preserve"> </w:t>
      </w:r>
      <w:r w:rsidR="004B13AE">
        <w:rPr>
          <w:rFonts w:hint="cs"/>
          <w:rtl/>
        </w:rPr>
        <w:t>צ</w:t>
      </w:r>
      <w:r w:rsidR="00E403A1" w:rsidRPr="00C01657">
        <w:rPr>
          <w:rFonts w:hint="cs"/>
          <w:rtl/>
        </w:rPr>
        <w:t>לוחית זהב מחזקת ג' לוגין ממלא מן השילוח, בשער המים תקעו והריעו ותקעו, עלה בכבש ופנה לשמאלו,</w:t>
      </w:r>
      <w:bookmarkEnd w:id="352"/>
      <w:r w:rsidR="00E403A1" w:rsidRPr="00C01657">
        <w:rPr>
          <w:rFonts w:hint="cs"/>
          <w:rtl/>
        </w:rPr>
        <w:t xml:space="preserve"> </w:t>
      </w:r>
    </w:p>
    <w:p w14:paraId="30D0D199" w14:textId="77777777" w:rsidR="004B64C5" w:rsidRPr="00C01657" w:rsidRDefault="00E403A1" w:rsidP="009D377E">
      <w:pPr>
        <w:pStyle w:val="a3"/>
        <w:rPr>
          <w:rtl/>
        </w:rPr>
      </w:pPr>
      <w:r w:rsidRPr="00C01657">
        <w:rPr>
          <w:rFonts w:hint="cs"/>
          <w:rtl/>
        </w:rPr>
        <w:t>ב' ספלי כסף</w:t>
      </w:r>
      <w:r w:rsidR="004C5D90" w:rsidRPr="00C01657">
        <w:rPr>
          <w:rFonts w:hint="cs"/>
          <w:rtl/>
        </w:rPr>
        <w:t>,</w:t>
      </w:r>
      <w:r w:rsidRPr="00C01657">
        <w:rPr>
          <w:rFonts w:hint="cs"/>
          <w:rtl/>
        </w:rPr>
        <w:t xml:space="preserve"> </w:t>
      </w:r>
      <w:r w:rsidR="004C5D90" w:rsidRPr="000C1CD3">
        <w:rPr>
          <w:rStyle w:val="TanaimMishna"/>
          <w:rFonts w:hint="cs"/>
          <w:rtl/>
          <w:rPrChange w:id="20172" w:author="קלוד" w:date="2026-10-06T10:10:33Z">
            <w:rPr>
              <w:rStyle w:val="af6"/>
              <w:rFonts w:hint="cs"/>
              <w:rtl/>
            </w:rPr>
          </w:rPrChange>
        </w:rPr>
        <w:t>ולר"י:</w:t>
      </w:r>
      <w:r w:rsidR="004C5D90" w:rsidRPr="00C01657">
        <w:rPr>
          <w:rFonts w:hint="cs"/>
          <w:rtl/>
        </w:rPr>
        <w:t xml:space="preserve"> </w:t>
      </w:r>
      <w:r w:rsidRPr="00C01657">
        <w:rPr>
          <w:rFonts w:hint="cs"/>
          <w:rtl/>
        </w:rPr>
        <w:t>של סיד</w:t>
      </w:r>
      <w:r w:rsidR="004C5D90" w:rsidRPr="00C01657">
        <w:rPr>
          <w:rFonts w:hint="cs"/>
          <w:rtl/>
        </w:rPr>
        <w:t>,</w:t>
      </w:r>
      <w:r w:rsidRPr="00C01657">
        <w:rPr>
          <w:rFonts w:hint="cs"/>
          <w:rtl/>
        </w:rPr>
        <w:t xml:space="preserve"> ומושחרין פניהם מהיין, </w:t>
      </w:r>
    </w:p>
    <w:p w14:paraId="5605B88B" w14:textId="77777777" w:rsidR="00E403A1" w:rsidRPr="00C01657" w:rsidRDefault="00E403A1" w:rsidP="009D377E">
      <w:pPr>
        <w:pStyle w:val="a3"/>
        <w:rPr>
          <w:rtl/>
        </w:rPr>
      </w:pPr>
      <w:r w:rsidRPr="00C01657">
        <w:rPr>
          <w:rFonts w:hint="cs"/>
          <w:rtl/>
        </w:rPr>
        <w:t>ומנוקבין כשני חוטמין דקין, מעובה ודק, שיכלו בב</w:t>
      </w:r>
      <w:r w:rsidRPr="00C01657">
        <w:rPr>
          <w:rtl/>
        </w:rPr>
        <w:t>"</w:t>
      </w:r>
      <w:r w:rsidRPr="00C01657">
        <w:rPr>
          <w:rFonts w:hint="cs"/>
          <w:rtl/>
        </w:rPr>
        <w:t>א.</w:t>
      </w:r>
    </w:p>
    <w:p w14:paraId="34857DCB" w14:textId="77777777" w:rsidR="004B64C5" w:rsidRPr="00C01657" w:rsidRDefault="00E403A1" w:rsidP="009D377E">
      <w:pPr>
        <w:pStyle w:val="a3"/>
        <w:rPr>
          <w:rtl/>
        </w:rPr>
      </w:pPr>
      <w:r w:rsidRPr="00C01657">
        <w:rPr>
          <w:rFonts w:hint="cs"/>
          <w:rtl/>
        </w:rPr>
        <w:t xml:space="preserve">מערבו של מים מזרחו של יין, </w:t>
      </w:r>
    </w:p>
    <w:p w14:paraId="73A75CDC" w14:textId="735D8032" w:rsidR="00E403A1" w:rsidRPr="00020EB0" w:rsidRDefault="00E403A1" w:rsidP="009D377E">
      <w:pPr>
        <w:pStyle w:val="afff"/>
        <w:rPr>
          <w:rtl/>
        </w:rPr>
      </w:pPr>
      <w:bookmarkStart w:id="353" w:name="_Toc155720533"/>
      <w:r w:rsidRPr="00020EB0">
        <w:rPr>
          <w:rStyle w:val="afffd"/>
          <w:rFonts w:hint="cs"/>
          <w:spacing w:val="2"/>
          <w:rtl/>
        </w:rPr>
        <w:t>עירה של מים ליין ושל יין למים</w:t>
      </w:r>
      <w:r w:rsidRPr="00020EB0">
        <w:rPr>
          <w:rFonts w:hint="cs"/>
          <w:rtl/>
        </w:rPr>
        <w:t xml:space="preserve"> יצא,</w:t>
      </w:r>
      <w:r w:rsidR="00600668" w:rsidRPr="00020EB0">
        <w:rPr>
          <w:rStyle w:val="TanaimMishna"/>
          <w:rFonts w:hint="cs"/>
          <w:spacing w:val="2"/>
          <w:rtl/>
          <w:rPrChange w:id="20173" w:author="קלוד" w:date="2026-10-06T10:10:33Z">
            <w:rPr>
              <w:rStyle w:val="afff2"/>
              <w:rFonts w:hint="cs"/>
              <w:spacing w:val="2"/>
              <w:rtl/>
            </w:rPr>
          </w:rPrChange>
        </w:rPr>
        <w:t xml:space="preserve"> </w:t>
      </w:r>
      <w:r w:rsidRPr="00020EB0">
        <w:rPr>
          <w:rStyle w:val="TanaimMishna"/>
          <w:rFonts w:hint="cs"/>
          <w:spacing w:val="2"/>
          <w:rtl/>
          <w:rPrChange w:id="20174" w:author="קלוד" w:date="2026-10-06T10:10:33Z">
            <w:rPr>
              <w:rStyle w:val="afff2"/>
              <w:rFonts w:hint="cs"/>
              <w:spacing w:val="2"/>
              <w:rtl/>
            </w:rPr>
          </w:rPrChange>
        </w:rPr>
        <w:t>ר</w:t>
      </w:r>
      <w:r w:rsidRPr="00020EB0">
        <w:rPr>
          <w:rStyle w:val="TanaimMishna"/>
          <w:spacing w:val="2"/>
          <w:rtl/>
          <w:rPrChange w:id="20175" w:author="קלוד" w:date="2026-10-06T10:10:33Z">
            <w:rPr>
              <w:rStyle w:val="afff2"/>
              <w:spacing w:val="2"/>
              <w:rtl/>
            </w:rPr>
          </w:rPrChange>
        </w:rPr>
        <w:t>"</w:t>
      </w:r>
      <w:r w:rsidRPr="00020EB0">
        <w:rPr>
          <w:rStyle w:val="TanaimMishna"/>
          <w:rFonts w:hint="cs"/>
          <w:spacing w:val="2"/>
          <w:rtl/>
          <w:rPrChange w:id="20176" w:author="קלוד" w:date="2026-10-06T10:10:33Z">
            <w:rPr>
              <w:rStyle w:val="afff2"/>
              <w:rFonts w:hint="cs"/>
              <w:spacing w:val="2"/>
              <w:rtl/>
            </w:rPr>
          </w:rPrChange>
        </w:rPr>
        <w:t>י</w:t>
      </w:r>
      <w:r w:rsidR="00600668" w:rsidRPr="00020EB0">
        <w:rPr>
          <w:rStyle w:val="TanaimMishna"/>
          <w:rFonts w:hint="cs"/>
          <w:spacing w:val="2"/>
          <w:rtl/>
          <w:rPrChange w:id="20177" w:author="קלוד" w:date="2026-10-06T10:10:33Z">
            <w:rPr>
              <w:rStyle w:val="afff2"/>
              <w:rFonts w:hint="cs"/>
              <w:spacing w:val="2"/>
              <w:rtl/>
            </w:rPr>
          </w:rPrChange>
        </w:rPr>
        <w:t>:</w:t>
      </w:r>
      <w:r w:rsidRPr="00020EB0">
        <w:rPr>
          <w:rFonts w:hint="cs"/>
          <w:rtl/>
        </w:rPr>
        <w:t xml:space="preserve"> בלוג ניסך כל שמונה,</w:t>
      </w:r>
      <w:bookmarkEnd w:id="353"/>
      <w:r w:rsidRPr="00020EB0">
        <w:rPr>
          <w:rFonts w:hint="cs"/>
          <w:rtl/>
        </w:rPr>
        <w:t xml:space="preserve"> </w:t>
      </w:r>
    </w:p>
    <w:p w14:paraId="76A2542A" w14:textId="77777777" w:rsidR="00E403A1" w:rsidRPr="00C01657" w:rsidRDefault="00E403A1" w:rsidP="009D377E">
      <w:pPr>
        <w:pStyle w:val="a3"/>
        <w:rPr>
          <w:rtl/>
        </w:rPr>
      </w:pPr>
      <w:r w:rsidRPr="00C01657">
        <w:rPr>
          <w:rFonts w:hint="cs"/>
          <w:rtl/>
        </w:rPr>
        <w:t>ולמנסך אומר הגבה ידך</w:t>
      </w:r>
      <w:r w:rsidR="004B64C5" w:rsidRPr="00C01657">
        <w:rPr>
          <w:rFonts w:hint="cs"/>
          <w:rtl/>
        </w:rPr>
        <w:t>,</w:t>
      </w:r>
      <w:r w:rsidRPr="00C01657">
        <w:rPr>
          <w:rFonts w:hint="cs"/>
          <w:rtl/>
        </w:rPr>
        <w:t xml:space="preserve"> שפעם אחת אחד נסך ע</w:t>
      </w:r>
      <w:r w:rsidRPr="00C01657">
        <w:rPr>
          <w:rtl/>
        </w:rPr>
        <w:t>"</w:t>
      </w:r>
      <w:r w:rsidRPr="00C01657">
        <w:rPr>
          <w:rFonts w:hint="cs"/>
          <w:rtl/>
        </w:rPr>
        <w:t>ג רגליו</w:t>
      </w:r>
      <w:r w:rsidR="004B64C5" w:rsidRPr="00C01657">
        <w:rPr>
          <w:rFonts w:hint="cs"/>
          <w:rtl/>
        </w:rPr>
        <w:t>,</w:t>
      </w:r>
      <w:r w:rsidRPr="00C01657">
        <w:rPr>
          <w:rFonts w:hint="cs"/>
          <w:rtl/>
        </w:rPr>
        <w:t xml:space="preserve"> </w:t>
      </w:r>
      <w:r w:rsidR="004B64C5" w:rsidRPr="00C01657">
        <w:rPr>
          <w:rFonts w:hint="cs"/>
          <w:rtl/>
        </w:rPr>
        <w:t xml:space="preserve"> </w:t>
      </w:r>
      <w:r w:rsidRPr="00C01657">
        <w:rPr>
          <w:rFonts w:hint="cs"/>
          <w:rtl/>
        </w:rPr>
        <w:t>ורגמוהו כל העם באתרוגיהן.</w:t>
      </w:r>
    </w:p>
    <w:p w14:paraId="4C83BB3B" w14:textId="77777777" w:rsidR="00E403A1" w:rsidRPr="00C01657" w:rsidRDefault="00E403A1" w:rsidP="009D377E">
      <w:pPr>
        <w:pStyle w:val="afff"/>
        <w:rPr>
          <w:rtl/>
        </w:rPr>
      </w:pPr>
      <w:bookmarkStart w:id="354" w:name="_Toc155720534"/>
      <w:r w:rsidRPr="001F3AF8">
        <w:rPr>
          <w:rStyle w:val="afffd"/>
          <w:rFonts w:hint="cs"/>
          <w:rtl/>
        </w:rPr>
        <w:t>כמעשהו בחול כן בשבת</w:t>
      </w:r>
      <w:r w:rsidR="004B64C5" w:rsidRPr="00C01657">
        <w:rPr>
          <w:rFonts w:hint="cs"/>
          <w:rtl/>
        </w:rPr>
        <w:t>,</w:t>
      </w:r>
      <w:r w:rsidRPr="00C01657">
        <w:rPr>
          <w:rFonts w:hint="cs"/>
          <w:rtl/>
        </w:rPr>
        <w:t xml:space="preserve"> אלא שהיה ממלא מע</w:t>
      </w:r>
      <w:r w:rsidRPr="00C01657">
        <w:rPr>
          <w:rtl/>
        </w:rPr>
        <w:t>"</w:t>
      </w:r>
      <w:r w:rsidRPr="00C01657">
        <w:rPr>
          <w:rFonts w:hint="cs"/>
          <w:rtl/>
        </w:rPr>
        <w:t>ש חבית זהב שאינה מקודשת מהשילוח</w:t>
      </w:r>
      <w:r w:rsidR="004B64C5" w:rsidRPr="00C01657">
        <w:rPr>
          <w:rFonts w:hint="cs"/>
          <w:rtl/>
        </w:rPr>
        <w:t>,</w:t>
      </w:r>
      <w:r w:rsidRPr="00C01657">
        <w:rPr>
          <w:rFonts w:hint="cs"/>
          <w:rtl/>
        </w:rPr>
        <w:t xml:space="preserve"> ומניחה בלשכה,</w:t>
      </w:r>
      <w:bookmarkEnd w:id="354"/>
      <w:r w:rsidRPr="00C01657">
        <w:rPr>
          <w:rFonts w:hint="cs"/>
          <w:rtl/>
        </w:rPr>
        <w:t xml:space="preserve"> </w:t>
      </w:r>
    </w:p>
    <w:p w14:paraId="0245BFEB" w14:textId="72CDE8D7" w:rsidR="00E403A1" w:rsidRPr="004B13AE" w:rsidRDefault="00E403A1" w:rsidP="009D377E">
      <w:pPr>
        <w:pStyle w:val="afff"/>
        <w:rPr>
          <w:rtl/>
        </w:rPr>
      </w:pPr>
      <w:bookmarkStart w:id="355" w:name="_Toc155720535"/>
      <w:r w:rsidRPr="001F3AF8">
        <w:rPr>
          <w:rStyle w:val="afffd"/>
          <w:rFonts w:hint="cs"/>
          <w:rtl/>
        </w:rPr>
        <w:t xml:space="preserve">נשפכה </w:t>
      </w:r>
      <w:r w:rsidR="004B13AE" w:rsidRPr="001F3AF8">
        <w:rPr>
          <w:rStyle w:val="afffd"/>
          <w:rFonts w:hint="cs"/>
          <w:rtl/>
        </w:rPr>
        <w:t xml:space="preserve">או </w:t>
      </w:r>
      <w:r w:rsidRPr="001F3AF8">
        <w:rPr>
          <w:rStyle w:val="afffd"/>
          <w:rFonts w:hint="cs"/>
          <w:rtl/>
        </w:rPr>
        <w:t>נתגלתה</w:t>
      </w:r>
      <w:r w:rsidRPr="004B13AE">
        <w:rPr>
          <w:rFonts w:hint="cs"/>
          <w:rtl/>
        </w:rPr>
        <w:t xml:space="preserve"> ממלא מהכיור, ש</w:t>
      </w:r>
      <w:r w:rsidR="004C5D90" w:rsidRPr="004B13AE">
        <w:rPr>
          <w:rFonts w:hint="cs"/>
          <w:rtl/>
        </w:rPr>
        <w:t>ה</w:t>
      </w:r>
      <w:r w:rsidRPr="004B13AE">
        <w:rPr>
          <w:rFonts w:hint="cs"/>
          <w:rtl/>
        </w:rPr>
        <w:t>יין והמים המגולין פסולין למזבח</w:t>
      </w:r>
      <w:bookmarkEnd w:id="355"/>
    </w:p>
    <w:p w14:paraId="48E04C0C" w14:textId="77777777" w:rsidR="00E403A1" w:rsidRPr="00043784" w:rsidRDefault="004C5D90" w:rsidP="005A4B56">
      <w:pPr>
        <w:widowControl w:val="0"/>
        <w:spacing w:before="60"/>
        <w:rPr>
          <w:rStyle w:val="af8"/>
          <w:rtl/>
        </w:rPr>
      </w:pPr>
      <w:bookmarkStart w:id="356" w:name="_Toc155720536"/>
      <w:r w:rsidRPr="00043784">
        <w:rPr>
          <w:rStyle w:val="a6"/>
          <w:rFonts w:hint="cs"/>
          <w:spacing w:val="0"/>
          <w:rtl/>
        </w:rPr>
        <w:t>תקעו והריעו ותקעו</w:t>
      </w:r>
      <w:bookmarkEnd w:id="356"/>
      <w:r w:rsidRPr="00043784">
        <w:rPr>
          <w:rFonts w:hint="cs"/>
          <w:rtl/>
        </w:rPr>
        <w:t xml:space="preserve"> </w:t>
      </w:r>
      <w:r w:rsidR="00E403A1" w:rsidRPr="00043784">
        <w:rPr>
          <w:rFonts w:hint="cs"/>
          <w:rtl/>
        </w:rPr>
        <w:t>ד</w:t>
      </w:r>
      <w:r w:rsidR="00E403A1" w:rsidRPr="00043784">
        <w:rPr>
          <w:rStyle w:val="af8"/>
          <w:rFonts w:hint="cs"/>
          <w:rtl/>
        </w:rPr>
        <w:t>ושאבתם מים בששון.</w:t>
      </w:r>
    </w:p>
    <w:p w14:paraId="5FD2529C" w14:textId="77777777" w:rsidR="00A909CD" w:rsidRPr="00FD2712" w:rsidRDefault="004C5D90" w:rsidP="00FD2712">
      <w:pPr>
        <w:pStyle w:val="af1"/>
        <w:rPr>
          <w:rtl/>
        </w:rPr>
      </w:pPr>
      <w:bookmarkStart w:id="357" w:name="_Toc155720537"/>
      <w:r w:rsidRPr="00FD2712">
        <w:rPr>
          <w:rFonts w:hint="cs"/>
          <w:rtl/>
        </w:rPr>
        <w:t xml:space="preserve">שני מינים היו: ששון </w:t>
      </w:r>
      <w:r w:rsidR="00E403A1" w:rsidRPr="00FD2712">
        <w:rPr>
          <w:rFonts w:hint="cs"/>
          <w:rtl/>
        </w:rPr>
        <w:t>שמחה,</w:t>
      </w:r>
      <w:bookmarkEnd w:id="357"/>
      <w:r w:rsidR="00E403A1" w:rsidRPr="00FD2712">
        <w:rPr>
          <w:rFonts w:hint="cs"/>
          <w:rtl/>
        </w:rPr>
        <w:t xml:space="preserve"> </w:t>
      </w:r>
    </w:p>
    <w:p w14:paraId="22B80AE2" w14:textId="74C29AD6" w:rsidR="00A909CD" w:rsidRPr="00043784" w:rsidRDefault="00E403A1" w:rsidP="00FD2712">
      <w:pPr>
        <w:rPr>
          <w:rtl/>
        </w:rPr>
      </w:pPr>
      <w:r w:rsidRPr="000C1CD3">
        <w:rPr>
          <w:rStyle w:val="af6"/>
          <w:rFonts w:hint="cs"/>
          <w:rtl/>
        </w:rPr>
        <w:t>ששון אמר</w:t>
      </w:r>
      <w:r w:rsidR="00FD2712" w:rsidRPr="000C1CD3">
        <w:rPr>
          <w:rStyle w:val="af6"/>
          <w:rFonts w:hint="cs"/>
          <w:rtl/>
        </w:rPr>
        <w:t>:</w:t>
      </w:r>
      <w:r w:rsidR="00FD2712">
        <w:rPr>
          <w:rFonts w:hint="cs"/>
          <w:rtl/>
        </w:rPr>
        <w:t xml:space="preserve"> </w:t>
      </w:r>
      <w:r w:rsidRPr="00043784">
        <w:rPr>
          <w:rFonts w:hint="cs"/>
          <w:rtl/>
        </w:rPr>
        <w:t>שעדיף ד</w:t>
      </w:r>
      <w:r w:rsidRPr="00043784">
        <w:rPr>
          <w:rStyle w:val="af8"/>
          <w:rFonts w:hint="cs"/>
          <w:rtl/>
        </w:rPr>
        <w:t>ששון ושמחה ישיגו</w:t>
      </w:r>
      <w:r w:rsidRPr="00043784">
        <w:rPr>
          <w:rFonts w:hint="cs"/>
          <w:rtl/>
        </w:rPr>
        <w:t xml:space="preserve">, </w:t>
      </w:r>
    </w:p>
    <w:p w14:paraId="09863C46" w14:textId="22A03B6F" w:rsidR="00A909CD" w:rsidRPr="00043784" w:rsidRDefault="00E403A1" w:rsidP="00FD2712">
      <w:pPr>
        <w:rPr>
          <w:rStyle w:val="af8"/>
          <w:rtl/>
        </w:rPr>
      </w:pPr>
      <w:r w:rsidRPr="000C1CD3">
        <w:rPr>
          <w:rStyle w:val="af6"/>
          <w:rFonts w:hint="cs"/>
          <w:rtl/>
        </w:rPr>
        <w:t>א</w:t>
      </w:r>
      <w:r w:rsidRPr="000C1CD3">
        <w:rPr>
          <w:rStyle w:val="af6"/>
          <w:rtl/>
        </w:rPr>
        <w:t>"</w:t>
      </w:r>
      <w:r w:rsidRPr="000C1CD3">
        <w:rPr>
          <w:rStyle w:val="af6"/>
          <w:rFonts w:hint="cs"/>
          <w:rtl/>
        </w:rPr>
        <w:t>ל שמחה</w:t>
      </w:r>
      <w:r w:rsidR="00FD2712" w:rsidRPr="000C1CD3">
        <w:rPr>
          <w:rStyle w:val="af6"/>
          <w:rFonts w:hint="cs"/>
          <w:rtl/>
        </w:rPr>
        <w:t>:</w:t>
      </w:r>
      <w:r w:rsidR="00FD2712">
        <w:rPr>
          <w:rStyle w:val="af8"/>
          <w:rFonts w:hint="cs"/>
          <w:rtl/>
        </w:rPr>
        <w:t xml:space="preserve"> </w:t>
      </w:r>
      <w:r w:rsidRPr="00043784">
        <w:rPr>
          <w:rStyle w:val="af8"/>
          <w:rFonts w:hint="cs"/>
          <w:rtl/>
        </w:rPr>
        <w:t xml:space="preserve">שמחה וששון ליהודים, </w:t>
      </w:r>
    </w:p>
    <w:p w14:paraId="7DC2F76F" w14:textId="05F55045" w:rsidR="00A909CD" w:rsidRPr="00FD2712" w:rsidRDefault="00E403A1" w:rsidP="00FD2712">
      <w:pPr>
        <w:rPr>
          <w:rtl/>
        </w:rPr>
      </w:pPr>
      <w:r w:rsidRPr="000C1CD3">
        <w:rPr>
          <w:rStyle w:val="af6"/>
          <w:rFonts w:hint="cs"/>
          <w:rtl/>
        </w:rPr>
        <w:t>א</w:t>
      </w:r>
      <w:r w:rsidRPr="000C1CD3">
        <w:rPr>
          <w:rStyle w:val="af6"/>
          <w:rtl/>
        </w:rPr>
        <w:t>"</w:t>
      </w:r>
      <w:r w:rsidRPr="000C1CD3">
        <w:rPr>
          <w:rStyle w:val="af6"/>
          <w:rFonts w:hint="cs"/>
          <w:rtl/>
        </w:rPr>
        <w:t>ל ששון</w:t>
      </w:r>
      <w:r w:rsidR="00FD2712" w:rsidRPr="000C1CD3">
        <w:rPr>
          <w:rStyle w:val="af6"/>
          <w:rFonts w:hint="cs"/>
          <w:rtl/>
        </w:rPr>
        <w:t>:</w:t>
      </w:r>
      <w:r w:rsidR="00FD2712" w:rsidRPr="00FD2712">
        <w:rPr>
          <w:rFonts w:hint="cs"/>
          <w:rtl/>
        </w:rPr>
        <w:t xml:space="preserve"> </w:t>
      </w:r>
      <w:r w:rsidRPr="00FD2712">
        <w:rPr>
          <w:rFonts w:hint="cs"/>
          <w:rtl/>
        </w:rPr>
        <w:t xml:space="preserve">יעזבוך ויעשוך רץ </w:t>
      </w:r>
      <w:r w:rsidRPr="00FD2712">
        <w:rPr>
          <w:rStyle w:val="af8"/>
          <w:rFonts w:hint="cs"/>
          <w:rtl/>
        </w:rPr>
        <w:t>דכי בשמחה תצאו,</w:t>
      </w:r>
      <w:r w:rsidRPr="00FD2712">
        <w:rPr>
          <w:rFonts w:hint="cs"/>
          <w:rtl/>
        </w:rPr>
        <w:t xml:space="preserve"> </w:t>
      </w:r>
    </w:p>
    <w:p w14:paraId="3B9B4B65" w14:textId="55F22F9F" w:rsidR="004C5D90" w:rsidRPr="00043784" w:rsidRDefault="00E403A1" w:rsidP="00FD2712">
      <w:pPr>
        <w:rPr>
          <w:rStyle w:val="af8"/>
          <w:rtl/>
        </w:rPr>
      </w:pPr>
      <w:r w:rsidRPr="000C1CD3">
        <w:rPr>
          <w:rStyle w:val="af6"/>
          <w:rFonts w:hint="cs"/>
          <w:rtl/>
        </w:rPr>
        <w:t>א</w:t>
      </w:r>
      <w:r w:rsidRPr="000C1CD3">
        <w:rPr>
          <w:rStyle w:val="af6"/>
          <w:rtl/>
        </w:rPr>
        <w:t>"</w:t>
      </w:r>
      <w:r w:rsidRPr="000C1CD3">
        <w:rPr>
          <w:rStyle w:val="af6"/>
          <w:rFonts w:hint="cs"/>
          <w:rtl/>
        </w:rPr>
        <w:t>ל שמחה</w:t>
      </w:r>
      <w:r w:rsidR="00FD2712" w:rsidRPr="000C1CD3">
        <w:rPr>
          <w:rStyle w:val="af6"/>
          <w:rFonts w:hint="cs"/>
          <w:rtl/>
        </w:rPr>
        <w:t>:</w:t>
      </w:r>
      <w:r w:rsidR="00FD2712">
        <w:rPr>
          <w:rFonts w:hint="cs"/>
          <w:rtl/>
        </w:rPr>
        <w:t xml:space="preserve"> </w:t>
      </w:r>
      <w:r w:rsidRPr="00043784">
        <w:rPr>
          <w:rFonts w:hint="cs"/>
          <w:rtl/>
        </w:rPr>
        <w:t>ימלאו בך מים ד</w:t>
      </w:r>
      <w:r w:rsidRPr="00043784">
        <w:rPr>
          <w:rStyle w:val="af8"/>
          <w:rFonts w:hint="cs"/>
          <w:rtl/>
        </w:rPr>
        <w:t xml:space="preserve">ושאבתם מים בששון, </w:t>
      </w:r>
    </w:p>
    <w:p w14:paraId="4FA83516" w14:textId="77777777" w:rsidR="004C5D90" w:rsidRPr="000C1CD3" w:rsidRDefault="004C5D90" w:rsidP="004C5D90">
      <w:pPr>
        <w:pStyle w:val="affd"/>
        <w:rPr>
          <w:rStyle w:val="af6"/>
          <w:rtl/>
        </w:rPr>
      </w:pPr>
      <w:r w:rsidRPr="000C1CD3">
        <w:rPr>
          <w:rStyle w:val="af6"/>
          <w:rFonts w:hint="cs"/>
          <w:rtl/>
        </w:rPr>
        <w:lastRenderedPageBreak/>
        <w:t>וכשאמר לר</w:t>
      </w:r>
      <w:r w:rsidRPr="000C1CD3">
        <w:rPr>
          <w:rStyle w:val="af6"/>
          <w:rtl/>
        </w:rPr>
        <w:t>"</w:t>
      </w:r>
      <w:r w:rsidRPr="000C1CD3">
        <w:rPr>
          <w:rStyle w:val="af6"/>
          <w:rFonts w:hint="cs"/>
          <w:rtl/>
        </w:rPr>
        <w:t>א:</w:t>
      </w:r>
      <w:r w:rsidRPr="00043784">
        <w:rPr>
          <w:rFonts w:hint="cs"/>
          <w:rtl/>
        </w:rPr>
        <w:t xml:space="preserve"> שימלאו לו מים לעוה</w:t>
      </w:r>
      <w:r w:rsidRPr="00043784">
        <w:rPr>
          <w:rtl/>
        </w:rPr>
        <w:t>"</w:t>
      </w:r>
      <w:r w:rsidRPr="00043784">
        <w:rPr>
          <w:rFonts w:hint="cs"/>
          <w:rtl/>
        </w:rPr>
        <w:t xml:space="preserve">ב, </w:t>
      </w:r>
    </w:p>
    <w:p w14:paraId="121C8661" w14:textId="77777777" w:rsidR="00600668" w:rsidRPr="00600668" w:rsidRDefault="004C5D90" w:rsidP="001711C4">
      <w:pPr>
        <w:pStyle w:val="31"/>
        <w:framePr w:wrap="notBeside"/>
        <w:rPr>
          <w:rtl/>
        </w:rPr>
      </w:pPr>
      <w:r w:rsidRPr="00600668">
        <w:rPr>
          <w:rFonts w:hint="cs"/>
          <w:rtl/>
        </w:rPr>
        <w:t xml:space="preserve"> - א</w:t>
      </w:r>
      <w:r w:rsidRPr="00600668">
        <w:rPr>
          <w:rtl/>
        </w:rPr>
        <w:t>"</w:t>
      </w:r>
      <w:r w:rsidRPr="00600668">
        <w:rPr>
          <w:rFonts w:hint="cs"/>
          <w:rtl/>
        </w:rPr>
        <w:t>ל</w:t>
      </w:r>
    </w:p>
    <w:p w14:paraId="03096D34" w14:textId="2112AA4C" w:rsidR="004C5D90" w:rsidRPr="00043784" w:rsidRDefault="004C5D90" w:rsidP="00FD2712">
      <w:pPr>
        <w:pStyle w:val="affd"/>
        <w:rPr>
          <w:rtl/>
        </w:rPr>
      </w:pPr>
      <w:r w:rsidRPr="00043784">
        <w:rPr>
          <w:rStyle w:val="af8"/>
          <w:rFonts w:hint="cs"/>
          <w:rtl/>
        </w:rPr>
        <w:t>בששון</w:t>
      </w:r>
      <w:r w:rsidRPr="00043784">
        <w:rPr>
          <w:rFonts w:hint="cs"/>
          <w:rtl/>
        </w:rPr>
        <w:t xml:space="preserve"> כתיב, </w:t>
      </w:r>
      <w:r w:rsidR="00FD2712">
        <w:rPr>
          <w:rFonts w:hint="cs"/>
          <w:rtl/>
        </w:rPr>
        <w:t xml:space="preserve">ואילו </w:t>
      </w:r>
      <w:r w:rsidRPr="00043784">
        <w:rPr>
          <w:rFonts w:hint="cs"/>
          <w:rtl/>
        </w:rPr>
        <w:t>בעורך נשתמש למילוי מים.</w:t>
      </w:r>
    </w:p>
    <w:p w14:paraId="1BAF2010" w14:textId="77777777" w:rsidR="00E403A1" w:rsidRPr="00043784" w:rsidRDefault="00E403A1" w:rsidP="009B3F54">
      <w:pPr>
        <w:spacing w:before="60"/>
        <w:rPr>
          <w:rtl/>
        </w:rPr>
      </w:pPr>
      <w:bookmarkStart w:id="358" w:name="_Toc155720538"/>
      <w:r w:rsidRPr="00043784">
        <w:rPr>
          <w:rStyle w:val="a6"/>
          <w:rFonts w:hint="cs"/>
          <w:spacing w:val="0"/>
          <w:rtl/>
        </w:rPr>
        <w:t>עלה לכבש פנה לשמאלו:</w:t>
      </w:r>
      <w:bookmarkEnd w:id="358"/>
      <w:r w:rsidRPr="007C19A7">
        <w:rPr>
          <w:rFonts w:hint="cs"/>
          <w:rtl/>
        </w:rPr>
        <w:t xml:space="preserve"> </w:t>
      </w:r>
      <w:r w:rsidRPr="00043784">
        <w:rPr>
          <w:rFonts w:hint="cs"/>
          <w:rtl/>
        </w:rPr>
        <w:t>כל העולים למזבח דרך ימין ומקיפין ויורדין משמאל, חוץ מהעולה</w:t>
      </w:r>
      <w:r w:rsidRPr="00043784">
        <w:rPr>
          <w:rStyle w:val="af4"/>
          <w:rFonts w:hint="cs"/>
          <w:color w:val="auto"/>
          <w:rtl/>
        </w:rPr>
        <w:t xml:space="preserve"> </w:t>
      </w:r>
      <w:r w:rsidR="009B3F54" w:rsidRPr="00043784">
        <w:rPr>
          <w:rFonts w:hint="cs"/>
          <w:rtl/>
        </w:rPr>
        <w:t xml:space="preserve"> </w:t>
      </w:r>
      <w:r w:rsidRPr="00043784">
        <w:rPr>
          <w:rFonts w:hint="cs"/>
          <w:rtl/>
        </w:rPr>
        <w:t>לניסוך המים, ויין,</w:t>
      </w:r>
      <w:r w:rsidRPr="00043784">
        <w:rPr>
          <w:rStyle w:val="af4"/>
          <w:rFonts w:hint="cs"/>
          <w:color w:val="auto"/>
          <w:rtl/>
        </w:rPr>
        <w:t xml:space="preserve"> </w:t>
      </w:r>
      <w:r w:rsidRPr="00043784">
        <w:rPr>
          <w:rFonts w:hint="cs"/>
          <w:rtl/>
        </w:rPr>
        <w:t>ועולת העוף כשרבתה במזרח, דמשמאל וחוזרין על העקב.</w:t>
      </w:r>
    </w:p>
    <w:p w14:paraId="286DB3D3" w14:textId="77777777" w:rsidR="00B97E6F" w:rsidRPr="00043784" w:rsidRDefault="00E403A1" w:rsidP="00DC36FE">
      <w:pPr>
        <w:spacing w:before="60"/>
        <w:rPr>
          <w:rtl/>
        </w:rPr>
      </w:pPr>
      <w:bookmarkStart w:id="359" w:name="_Toc155720539"/>
      <w:r w:rsidRPr="00043784">
        <w:rPr>
          <w:rStyle w:val="a6"/>
          <w:rFonts w:hint="cs"/>
          <w:spacing w:val="0"/>
          <w:rtl/>
        </w:rPr>
        <w:t>משחירין</w:t>
      </w:r>
      <w:bookmarkEnd w:id="359"/>
      <w:r w:rsidRPr="00043784">
        <w:rPr>
          <w:rFonts w:hint="cs"/>
          <w:rtl/>
        </w:rPr>
        <w:t xml:space="preserve">: גם של מים מיין שיערה אליו. </w:t>
      </w:r>
    </w:p>
    <w:p w14:paraId="13985E00" w14:textId="77777777" w:rsidR="00E403A1" w:rsidRPr="00043784" w:rsidRDefault="00E403A1" w:rsidP="00B97E6F">
      <w:pPr>
        <w:pStyle w:val="affd"/>
        <w:rPr>
          <w:rtl/>
        </w:rPr>
      </w:pPr>
      <w:r w:rsidRPr="00F8723C">
        <w:rPr>
          <w:rStyle w:val="ac"/>
          <w:rFonts w:cs="PFT_Frank" w:hint="cs"/>
          <w:sz w:val="14"/>
          <w:rtl/>
        </w:rPr>
        <w:t>וכלין יחד</w:t>
      </w:r>
      <w:r w:rsidRPr="00043784">
        <w:rPr>
          <w:rFonts w:hint="cs"/>
          <w:rtl/>
        </w:rPr>
        <w:t xml:space="preserve"> </w:t>
      </w:r>
      <w:r w:rsidRPr="000C1CD3">
        <w:rPr>
          <w:rStyle w:val="af6"/>
          <w:rFonts w:hint="cs"/>
          <w:rtl/>
        </w:rPr>
        <w:t>כרבנן</w:t>
      </w:r>
      <w:r w:rsidRPr="00043784">
        <w:rPr>
          <w:rFonts w:hint="cs"/>
          <w:rtl/>
        </w:rPr>
        <w:t xml:space="preserve"> דמידתם שווה דיין סמיך, </w:t>
      </w:r>
      <w:r w:rsidRPr="000C1CD3">
        <w:rPr>
          <w:rStyle w:val="af6"/>
          <w:rFonts w:hint="cs"/>
          <w:rtl/>
        </w:rPr>
        <w:t>דלר</w:t>
      </w:r>
      <w:r w:rsidRPr="000C1CD3">
        <w:rPr>
          <w:rStyle w:val="af6"/>
          <w:rtl/>
        </w:rPr>
        <w:t>"</w:t>
      </w:r>
      <w:r w:rsidRPr="000C1CD3">
        <w:rPr>
          <w:rStyle w:val="af6"/>
          <w:rFonts w:hint="cs"/>
          <w:rtl/>
        </w:rPr>
        <w:t>י:</w:t>
      </w:r>
      <w:r w:rsidRPr="00043784">
        <w:rPr>
          <w:rFonts w:hint="cs"/>
          <w:rtl/>
        </w:rPr>
        <w:t xml:space="preserve"> רחב וקצר.</w:t>
      </w:r>
    </w:p>
    <w:p w14:paraId="575AF041" w14:textId="77777777" w:rsidR="00E403A1" w:rsidRPr="00C01657" w:rsidRDefault="00E403A1" w:rsidP="009D377E">
      <w:pPr>
        <w:pStyle w:val="ad"/>
        <w:framePr w:wrap="around"/>
        <w:rPr>
          <w:rStyle w:val="ae"/>
          <w:rtl/>
        </w:rPr>
      </w:pPr>
      <w:bookmarkStart w:id="360" w:name="_Toc155720540"/>
      <w:r w:rsidRPr="00C01657">
        <w:rPr>
          <w:rStyle w:val="ae"/>
          <w:rFonts w:hint="cs"/>
          <w:rtl/>
        </w:rPr>
        <w:t>מט.</w:t>
      </w:r>
      <w:bookmarkEnd w:id="360"/>
    </w:p>
    <w:p w14:paraId="2F88D093" w14:textId="790D00B0" w:rsidR="00FD2712" w:rsidRPr="00FD2712" w:rsidRDefault="00E403A1" w:rsidP="003049F3">
      <w:pPr>
        <w:pStyle w:val="a5"/>
        <w:rPr>
          <w:rtl/>
        </w:rPr>
      </w:pPr>
      <w:ins w:id="9852" w:author="מספור קטעי משנה" w:date="2026-10-06T06:45:53Z">
        <w:r>
          <w:rPr>
            <w:rStyle w:val="MisparKeta"/>
          </w:rPr>
          <w:t xml:space="preserve">א. </w:t>
        </w:r>
      </w:ins>
      <w:bookmarkStart w:id="361" w:name="_Toc155720541"/>
      <w:r w:rsidRPr="00FD2712">
        <w:rPr>
          <w:rFonts w:hint="cs"/>
          <w:rtl/>
        </w:rPr>
        <w:t>צדוקי שניסך על רגליו</w:t>
      </w:r>
      <w:bookmarkEnd w:id="361"/>
      <w:r w:rsidRPr="00FD2712">
        <w:rPr>
          <w:rFonts w:hint="cs"/>
          <w:rtl/>
        </w:rPr>
        <w:t xml:space="preserve"> </w:t>
      </w:r>
    </w:p>
    <w:p w14:paraId="6708089F" w14:textId="534C41E5" w:rsidR="00E403A1" w:rsidRPr="00043784" w:rsidRDefault="00E403A1" w:rsidP="00FD2712">
      <w:pPr>
        <w:rPr>
          <w:rtl/>
        </w:rPr>
      </w:pPr>
      <w:r w:rsidRPr="00043784">
        <w:rPr>
          <w:rFonts w:hint="cs"/>
          <w:rtl/>
        </w:rPr>
        <w:t>ורגמוהו כולן באתרוגיהן</w:t>
      </w:r>
      <w:r w:rsidR="009B3F54" w:rsidRPr="00043784">
        <w:rPr>
          <w:rFonts w:hint="cs"/>
          <w:rtl/>
        </w:rPr>
        <w:t>,</w:t>
      </w:r>
      <w:r w:rsidRPr="00043784">
        <w:rPr>
          <w:rFonts w:hint="cs"/>
          <w:rtl/>
        </w:rPr>
        <w:t xml:space="preserve"> ונפגמה הקרן</w:t>
      </w:r>
      <w:r w:rsidR="003923A2" w:rsidRPr="00043784">
        <w:rPr>
          <w:rFonts w:hint="cs"/>
          <w:rtl/>
        </w:rPr>
        <w:t>,</w:t>
      </w:r>
      <w:r w:rsidRPr="00043784">
        <w:rPr>
          <w:rFonts w:hint="cs"/>
          <w:rtl/>
        </w:rPr>
        <w:t xml:space="preserve"> וסתמו בבול מלח שלא יראה מזבח פגום. </w:t>
      </w:r>
      <w:r w:rsidR="004C5D90" w:rsidRPr="00043784">
        <w:rPr>
          <w:rFonts w:hint="cs"/>
          <w:rtl/>
        </w:rPr>
        <w:t>אפי' שפסול לעבודה, ד</w:t>
      </w:r>
      <w:r w:rsidRPr="00043784">
        <w:rPr>
          <w:rFonts w:hint="cs"/>
          <w:rtl/>
        </w:rPr>
        <w:t>כל מזבח שאין לו כבש קרן ויסוד וריבוע [וסובב] פסול לעבודה.</w:t>
      </w:r>
    </w:p>
    <w:p w14:paraId="3A3FB17A" w14:textId="77777777" w:rsidR="00E403A1" w:rsidRPr="00043784" w:rsidRDefault="00E403A1" w:rsidP="00381B41">
      <w:pPr>
        <w:widowControl w:val="0"/>
        <w:spacing w:before="60"/>
        <w:rPr>
          <w:rStyle w:val="af8"/>
          <w:rtl/>
        </w:rPr>
      </w:pPr>
      <w:bookmarkStart w:id="362" w:name="_Toc155720542"/>
      <w:r w:rsidRPr="007C19A7">
        <w:rPr>
          <w:rStyle w:val="af2"/>
          <w:rFonts w:hint="cs"/>
          <w:rtl/>
        </w:rPr>
        <w:t>שיתין</w:t>
      </w:r>
      <w:bookmarkEnd w:id="362"/>
      <w:r w:rsidRPr="007C19A7">
        <w:rPr>
          <w:rStyle w:val="af2"/>
          <w:rFonts w:hint="cs"/>
          <w:rtl/>
        </w:rPr>
        <w:t xml:space="preserve"> </w:t>
      </w:r>
      <w:r w:rsidRPr="00F8723C">
        <w:rPr>
          <w:rStyle w:val="ac"/>
          <w:rFonts w:cs="PFT_Frank" w:hint="cs"/>
          <w:sz w:val="14"/>
          <w:rtl/>
        </w:rPr>
        <w:t>מששת ימי בראשית</w:t>
      </w:r>
      <w:r w:rsidRPr="00043784">
        <w:rPr>
          <w:rFonts w:hint="cs"/>
          <w:rtl/>
        </w:rPr>
        <w:t xml:space="preserve">, </w:t>
      </w:r>
    </w:p>
    <w:p w14:paraId="38885682" w14:textId="77777777" w:rsidR="00E403A1" w:rsidRPr="00043784" w:rsidRDefault="00E403A1" w:rsidP="00E403A1">
      <w:pPr>
        <w:pStyle w:val="affd"/>
        <w:rPr>
          <w:rStyle w:val="af8"/>
          <w:rtl/>
        </w:rPr>
      </w:pPr>
      <w:r w:rsidRPr="00043784">
        <w:rPr>
          <w:rStyle w:val="af8"/>
          <w:rFonts w:hint="cs"/>
          <w:rtl/>
        </w:rPr>
        <w:t>חמוקי ירכיך</w:t>
      </w:r>
      <w:r w:rsidRPr="00043784">
        <w:rPr>
          <w:rFonts w:hint="cs"/>
          <w:rtl/>
        </w:rPr>
        <w:t xml:space="preserve"> אלו שיתין. </w:t>
      </w:r>
    </w:p>
    <w:p w14:paraId="616B941D" w14:textId="77777777" w:rsidR="00E403A1" w:rsidRPr="00043784" w:rsidRDefault="00E403A1" w:rsidP="00E403A1">
      <w:pPr>
        <w:pStyle w:val="affd"/>
        <w:rPr>
          <w:rtl/>
        </w:rPr>
      </w:pPr>
      <w:r w:rsidRPr="00043784">
        <w:rPr>
          <w:rStyle w:val="af8"/>
          <w:rFonts w:hint="cs"/>
          <w:rtl/>
        </w:rPr>
        <w:t>כמו חלאים</w:t>
      </w:r>
      <w:r w:rsidRPr="00043784">
        <w:rPr>
          <w:rFonts w:hint="cs"/>
          <w:rtl/>
        </w:rPr>
        <w:t xml:space="preserve"> שמחוללין ויורדין עד התהום, </w:t>
      </w:r>
    </w:p>
    <w:p w14:paraId="771E0309" w14:textId="77777777" w:rsidR="00E403A1" w:rsidRPr="00043784" w:rsidRDefault="00E403A1" w:rsidP="00FD2712">
      <w:pPr>
        <w:pStyle w:val="affd"/>
        <w:spacing w:after="60"/>
        <w:rPr>
          <w:rtl/>
        </w:rPr>
      </w:pPr>
      <w:r w:rsidRPr="00043784">
        <w:rPr>
          <w:rStyle w:val="af8"/>
          <w:rFonts w:hint="cs"/>
          <w:rtl/>
        </w:rPr>
        <w:t>ידי אמן</w:t>
      </w:r>
      <w:r w:rsidRPr="00043784">
        <w:rPr>
          <w:rFonts w:hint="cs"/>
          <w:rtl/>
        </w:rPr>
        <w:t>, ידי אומנתו של הקב</w:t>
      </w:r>
      <w:r w:rsidRPr="00043784">
        <w:rPr>
          <w:rtl/>
        </w:rPr>
        <w:t>"</w:t>
      </w:r>
      <w:r w:rsidRPr="00043784">
        <w:rPr>
          <w:rFonts w:hint="cs"/>
          <w:rtl/>
        </w:rPr>
        <w:t xml:space="preserve">ה, </w:t>
      </w:r>
      <w:r w:rsidRPr="00043784">
        <w:rPr>
          <w:rStyle w:val="af8"/>
          <w:rFonts w:hint="cs"/>
          <w:rtl/>
        </w:rPr>
        <w:t>בראשית</w:t>
      </w:r>
      <w:r w:rsidRPr="00043784">
        <w:rPr>
          <w:rFonts w:hint="cs"/>
          <w:rtl/>
        </w:rPr>
        <w:t xml:space="preserve"> ברא שית.</w:t>
      </w:r>
    </w:p>
    <w:p w14:paraId="55675CB1" w14:textId="77777777" w:rsidR="00E403A1" w:rsidRPr="007C19A7" w:rsidRDefault="00E403A1" w:rsidP="00092FB7">
      <w:pPr>
        <w:pStyle w:val="affd"/>
        <w:rPr>
          <w:rtl/>
        </w:rPr>
      </w:pPr>
      <w:bookmarkStart w:id="363" w:name="_Toc155720543"/>
      <w:r w:rsidRPr="007C19A7">
        <w:rPr>
          <w:rStyle w:val="af2"/>
          <w:rFonts w:hint="cs"/>
          <w:rtl/>
        </w:rPr>
        <w:t>שיתין</w:t>
      </w:r>
      <w:bookmarkEnd w:id="363"/>
      <w:r w:rsidRPr="007C19A7">
        <w:rPr>
          <w:rStyle w:val="af2"/>
          <w:rFonts w:hint="cs"/>
          <w:rtl/>
        </w:rPr>
        <w:t xml:space="preserve"> </w:t>
      </w:r>
      <w:r w:rsidRPr="00F8723C">
        <w:rPr>
          <w:rStyle w:val="ac"/>
          <w:rFonts w:cs="PFT_Frank" w:hint="cs"/>
          <w:sz w:val="14"/>
          <w:rtl/>
        </w:rPr>
        <w:t>מחוללין עד התהום</w:t>
      </w:r>
    </w:p>
    <w:p w14:paraId="795BC5D8" w14:textId="77777777" w:rsidR="006840C3" w:rsidRPr="00043784" w:rsidRDefault="00E403A1" w:rsidP="00E403A1">
      <w:pPr>
        <w:pStyle w:val="affd"/>
        <w:rPr>
          <w:rtl/>
        </w:rPr>
      </w:pPr>
      <w:r w:rsidRPr="00043784">
        <w:rPr>
          <w:rStyle w:val="af8"/>
          <w:rFonts w:hint="cs"/>
          <w:rtl/>
        </w:rPr>
        <w:t>אשירה נא לידידי וגו'. שרק</w:t>
      </w:r>
      <w:r w:rsidRPr="00043784">
        <w:rPr>
          <w:rFonts w:hint="cs"/>
          <w:rtl/>
        </w:rPr>
        <w:t xml:space="preserve"> זה ביהמ</w:t>
      </w:r>
      <w:r w:rsidRPr="00043784">
        <w:rPr>
          <w:rtl/>
        </w:rPr>
        <w:t>"</w:t>
      </w:r>
      <w:r w:rsidRPr="00043784">
        <w:rPr>
          <w:rFonts w:hint="cs"/>
          <w:rtl/>
        </w:rPr>
        <w:t xml:space="preserve">ק, </w:t>
      </w:r>
    </w:p>
    <w:p w14:paraId="50C1DD9D" w14:textId="77777777" w:rsidR="00924181" w:rsidRPr="007C19A7" w:rsidRDefault="00E403A1" w:rsidP="004B64C5">
      <w:pPr>
        <w:pStyle w:val="affd"/>
      </w:pPr>
      <w:r w:rsidRPr="00043784">
        <w:rPr>
          <w:rStyle w:val="af8"/>
          <w:rFonts w:hint="cs"/>
          <w:rtl/>
        </w:rPr>
        <w:t>ויבן מגדל בתוכו</w:t>
      </w:r>
      <w:r w:rsidRPr="00043784">
        <w:rPr>
          <w:rFonts w:hint="cs"/>
          <w:rtl/>
        </w:rPr>
        <w:t xml:space="preserve"> זה מזבח, </w:t>
      </w:r>
      <w:r w:rsidRPr="00043784">
        <w:rPr>
          <w:rStyle w:val="af8"/>
          <w:rFonts w:hint="cs"/>
          <w:rtl/>
        </w:rPr>
        <w:t>וגם יקב חצב</w:t>
      </w:r>
      <w:r w:rsidRPr="00043784">
        <w:rPr>
          <w:rFonts w:hint="cs"/>
          <w:rtl/>
        </w:rPr>
        <w:t xml:space="preserve"> אלו שיתין.</w:t>
      </w:r>
    </w:p>
    <w:p w14:paraId="385FAA79" w14:textId="77777777" w:rsidR="00E403A1" w:rsidRPr="007C19A7" w:rsidRDefault="00E403A1" w:rsidP="007C19A7">
      <w:pPr>
        <w:pStyle w:val="af1"/>
        <w:rPr>
          <w:rtl/>
        </w:rPr>
      </w:pPr>
      <w:bookmarkStart w:id="364" w:name="_Toc155720544"/>
      <w:r w:rsidRPr="007C19A7">
        <w:rPr>
          <w:rFonts w:hint="cs"/>
          <w:rtl/>
        </w:rPr>
        <w:t>לול קטן היה במערבו של כבש</w:t>
      </w:r>
      <w:bookmarkEnd w:id="364"/>
      <w:r w:rsidRPr="007C19A7">
        <w:rPr>
          <w:rFonts w:hint="cs"/>
          <w:rtl/>
        </w:rPr>
        <w:t xml:space="preserve"> </w:t>
      </w:r>
    </w:p>
    <w:p w14:paraId="068124A2" w14:textId="77777777" w:rsidR="005B1B9A" w:rsidRPr="00C01657" w:rsidRDefault="005B1B9A" w:rsidP="00A03E72">
      <w:pPr>
        <w:pStyle w:val="ad"/>
        <w:framePr w:wrap="around" w:hAnchor="page" w:x="9024" w:y="292"/>
        <w:rPr>
          <w:rtl/>
        </w:rPr>
      </w:pPr>
      <w:bookmarkStart w:id="365" w:name="_Toc155720546"/>
      <w:r w:rsidRPr="00C01657">
        <w:rPr>
          <w:rStyle w:val="ae"/>
          <w:rFonts w:hint="cs"/>
          <w:rtl/>
        </w:rPr>
        <w:t>מט:</w:t>
      </w:r>
      <w:bookmarkEnd w:id="365"/>
      <w:r w:rsidRPr="00C01657">
        <w:rPr>
          <w:rFonts w:hint="cs"/>
          <w:rtl/>
        </w:rPr>
        <w:t xml:space="preserve"> </w:t>
      </w:r>
    </w:p>
    <w:p w14:paraId="491BC703" w14:textId="77777777" w:rsidR="004C5D90" w:rsidRPr="00043784" w:rsidRDefault="00E403A1" w:rsidP="00E403A1">
      <w:pPr>
        <w:pStyle w:val="affd"/>
        <w:rPr>
          <w:rtl/>
        </w:rPr>
      </w:pPr>
      <w:r w:rsidRPr="00043784">
        <w:rPr>
          <w:rFonts w:hint="cs"/>
          <w:rtl/>
        </w:rPr>
        <w:t>בינו למזבח, ואחת לע' שנה פרחי כהונה יורדין ומלקטין משם יין קרוש</w:t>
      </w:r>
      <w:r w:rsidR="004B64C5" w:rsidRPr="00043784">
        <w:rPr>
          <w:rFonts w:hint="cs"/>
          <w:rtl/>
        </w:rPr>
        <w:t>,</w:t>
      </w:r>
      <w:r w:rsidRPr="00043784">
        <w:rPr>
          <w:rFonts w:hint="cs"/>
          <w:rtl/>
        </w:rPr>
        <w:t xml:space="preserve"> הדומה לעיגולי דבילה, </w:t>
      </w:r>
    </w:p>
    <w:p w14:paraId="49AE9CE0" w14:textId="77777777" w:rsidR="00FA2E38" w:rsidRPr="00043784" w:rsidRDefault="00FA2E38" w:rsidP="00FA2E38">
      <w:pPr>
        <w:pStyle w:val="affd"/>
      </w:pPr>
      <w:r w:rsidRPr="000C1CD3">
        <w:rPr>
          <w:rStyle w:val="af6"/>
          <w:rFonts w:hint="cs"/>
          <w:rtl/>
        </w:rPr>
        <w:t>ראב"צ</w:t>
      </w:r>
      <w:r w:rsidRPr="00043784">
        <w:rPr>
          <w:rFonts w:hint="cs"/>
          <w:rtl/>
        </w:rPr>
        <w:t>: ושורפין אותו בקדושה לומדים מהכתובים,</w:t>
      </w:r>
    </w:p>
    <w:p w14:paraId="4AC50E99" w14:textId="77777777" w:rsidR="00FA2E38" w:rsidRPr="00043784" w:rsidRDefault="00FA2E38" w:rsidP="00FA2E38">
      <w:pPr>
        <w:widowControl w:val="0"/>
        <w:spacing w:before="60"/>
        <w:rPr>
          <w:rtl/>
        </w:rPr>
      </w:pPr>
      <w:bookmarkStart w:id="366" w:name="_Toc155720545"/>
      <w:r w:rsidRPr="007C19A7">
        <w:rPr>
          <w:rStyle w:val="af2"/>
          <w:rFonts w:hint="cs"/>
          <w:rtl/>
        </w:rPr>
        <w:t>נסכים</w:t>
      </w:r>
      <w:bookmarkEnd w:id="366"/>
      <w:r w:rsidRPr="00043784">
        <w:rPr>
          <w:rFonts w:hint="cs"/>
          <w:rtl/>
        </w:rPr>
        <w:t xml:space="preserve"> אחר שירדו לשיתין, אין מועלין בהן </w:t>
      </w:r>
      <w:r w:rsidRPr="000C1CD3">
        <w:rPr>
          <w:rStyle w:val="af6"/>
          <w:rFonts w:hint="cs"/>
          <w:rtl/>
        </w:rPr>
        <w:t xml:space="preserve">כראב''צ, </w:t>
      </w:r>
    </w:p>
    <w:p w14:paraId="04CDD987" w14:textId="77777777" w:rsidR="00FA2E38" w:rsidRPr="00043784" w:rsidRDefault="00FA2E38" w:rsidP="00FA2E38">
      <w:pPr>
        <w:pStyle w:val="affd"/>
        <w:rPr>
          <w:rtl/>
        </w:rPr>
      </w:pPr>
      <w:r w:rsidRPr="00043784">
        <w:rPr>
          <w:rFonts w:hint="cs"/>
          <w:rtl/>
        </w:rPr>
        <w:t xml:space="preserve">ואפי' </w:t>
      </w:r>
      <w:r w:rsidRPr="000C1CD3">
        <w:rPr>
          <w:rStyle w:val="af6"/>
          <w:rFonts w:hint="cs"/>
          <w:rtl/>
        </w:rPr>
        <w:t>לרבנן:</w:t>
      </w:r>
      <w:r w:rsidRPr="00043784">
        <w:rPr>
          <w:rFonts w:hint="cs"/>
          <w:rtl/>
        </w:rPr>
        <w:t xml:space="preserve"> שיורדין לתהום מיירי בקלט בכלי.</w:t>
      </w:r>
    </w:p>
    <w:p w14:paraId="0136A05C" w14:textId="5F372A41" w:rsidR="00FA2E38" w:rsidRPr="00600668" w:rsidRDefault="00FA2E38" w:rsidP="00600668">
      <w:pPr>
        <w:rPr>
          <w:spacing w:val="-6"/>
          <w:rtl/>
        </w:rPr>
      </w:pPr>
      <w:r w:rsidRPr="00020EB0">
        <w:rPr>
          <w:rStyle w:val="af6"/>
          <w:rFonts w:hint="cs"/>
          <w:spacing w:val="-2"/>
          <w:rtl/>
        </w:rPr>
        <w:t>א"ד א</w:t>
      </w:r>
      <w:r w:rsidR="00600668" w:rsidRPr="00020EB0">
        <w:rPr>
          <w:rStyle w:val="af6"/>
          <w:rFonts w:hint="cs"/>
          <w:spacing w:val="-2"/>
          <w:rtl/>
        </w:rPr>
        <w:t>ף</w:t>
      </w:r>
      <w:r w:rsidRPr="00020EB0">
        <w:rPr>
          <w:rFonts w:hint="cs"/>
          <w:spacing w:val="-2"/>
          <w:rtl/>
        </w:rPr>
        <w:t xml:space="preserve"> </w:t>
      </w:r>
      <w:r w:rsidRPr="00020EB0">
        <w:rPr>
          <w:rStyle w:val="af6"/>
          <w:rFonts w:hint="cs"/>
          <w:spacing w:val="-2"/>
          <w:rtl/>
        </w:rPr>
        <w:t>לראב''צ</w:t>
      </w:r>
      <w:r w:rsidRPr="000C1CD3">
        <w:rPr>
          <w:rStyle w:val="af6"/>
          <w:rFonts w:hint="cs"/>
          <w:rtl/>
        </w:rPr>
        <w:t xml:space="preserve"> </w:t>
      </w:r>
      <w:r w:rsidRPr="00600668">
        <w:rPr>
          <w:rFonts w:hint="cs"/>
          <w:spacing w:val="-6"/>
          <w:rtl/>
        </w:rPr>
        <w:t>דבקדושתם קיימים,</w:t>
      </w:r>
      <w:r w:rsidR="00600668" w:rsidRPr="00600668">
        <w:rPr>
          <w:rFonts w:hint="cs"/>
          <w:spacing w:val="-6"/>
          <w:rtl/>
        </w:rPr>
        <w:t xml:space="preserve"> </w:t>
      </w:r>
      <w:r w:rsidRPr="00600668">
        <w:rPr>
          <w:rFonts w:hint="cs"/>
          <w:spacing w:val="-6"/>
          <w:rtl/>
        </w:rPr>
        <w:t>אין מועלין משום שנעשית מצותו</w:t>
      </w:r>
    </w:p>
    <w:p w14:paraId="3BD1E195" w14:textId="77777777" w:rsidR="00FD2712" w:rsidRDefault="00E403A1" w:rsidP="009B4542">
      <w:pPr>
        <w:widowControl w:val="0"/>
        <w:spacing w:before="60"/>
        <w:rPr>
          <w:rtl/>
        </w:rPr>
      </w:pPr>
      <w:del w:id="9016" w:author="הגהת סוכה" w:date="2026-09-27T12:23:34Z">
        <w:r w:rsidRPr="00F8723C">
          <w:rPr>
            <w:rStyle w:val="ac"/>
            <w:rFonts w:cs="PFT_Frank" w:hint="cs"/>
            <w:sz w:val="14"/>
            <w:rtl/>
          </w:rPr>
          <w:delText xml:space="preserve">כשמסנכין</w:delText>
        </w:r>
      </w:del>
      <w:ins w:id="9017" w:author="הגהת סוכה" w:date="2026-09-27T12:23:34Z">
        <w:r w:rsidRPr="00F8723C">
          <w:rPr>
            <w:rStyle w:val="ac"/>
            <w:rFonts w:cs="PFT_Frank" w:hint="cs"/>
            <w:sz w:val="14"/>
            <w:rtl/>
          </w:rPr>
          <w:t xml:space="preserve">כשמנסכין</w:t>
        </w:r>
      </w:ins>
      <w:r w:rsidRPr="00F8723C">
        <w:rPr>
          <w:rStyle w:val="ac"/>
          <w:rFonts w:cs="PFT_Frank" w:hint="cs"/>
          <w:sz w:val="14"/>
          <w:rtl/>
        </w:rPr>
        <w:t xml:space="preserve"> יין</w:t>
      </w:r>
      <w:r w:rsidRPr="007C19A7">
        <w:rPr>
          <w:rFonts w:hint="cs"/>
          <w:rtl/>
        </w:rPr>
        <w:t xml:space="preserve"> </w:t>
      </w:r>
      <w:r w:rsidRPr="00043784">
        <w:rPr>
          <w:rFonts w:hint="cs"/>
          <w:rtl/>
        </w:rPr>
        <w:t xml:space="preserve">פוקקין השיתין, לקיים </w:t>
      </w:r>
      <w:r w:rsidRPr="00043784">
        <w:rPr>
          <w:rStyle w:val="af8"/>
          <w:rFonts w:ascii="BA Vilna Bold" w:hAnsi="BA Vilna Bold"/>
          <w:rtl/>
        </w:rPr>
        <w:t>הסך נסך שכר</w:t>
      </w:r>
      <w:r w:rsidRPr="00043784">
        <w:rPr>
          <w:rStyle w:val="af8"/>
          <w:rFonts w:hint="cs"/>
          <w:rtl/>
        </w:rPr>
        <w:t xml:space="preserve"> לה'</w:t>
      </w:r>
      <w:r w:rsidRPr="00043784">
        <w:rPr>
          <w:rFonts w:hint="cs"/>
          <w:rtl/>
        </w:rPr>
        <w:t xml:space="preserve">, </w:t>
      </w:r>
    </w:p>
    <w:p w14:paraId="0B50C8B0" w14:textId="77F3A479" w:rsidR="006840C3" w:rsidRPr="00043784" w:rsidRDefault="00E403A1" w:rsidP="009B4542">
      <w:pPr>
        <w:widowControl w:val="0"/>
        <w:spacing w:before="60"/>
        <w:rPr>
          <w:rtl/>
        </w:rPr>
      </w:pPr>
      <w:r w:rsidRPr="00043784">
        <w:rPr>
          <w:rStyle w:val="af8"/>
          <w:rFonts w:hint="cs"/>
          <w:rtl/>
        </w:rPr>
        <w:t>שכר</w:t>
      </w:r>
      <w:r w:rsidRPr="00043784">
        <w:rPr>
          <w:rFonts w:hint="cs"/>
          <w:rtl/>
        </w:rPr>
        <w:t xml:space="preserve"> לשון שתיה, שביעה, שכרות, </w:t>
      </w:r>
    </w:p>
    <w:p w14:paraId="352FB65B" w14:textId="77777777" w:rsidR="00E403A1" w:rsidRPr="00043784" w:rsidRDefault="00E403A1" w:rsidP="006840C3">
      <w:pPr>
        <w:rPr>
          <w:rtl/>
        </w:rPr>
      </w:pPr>
      <w:r w:rsidRPr="00F8723C">
        <w:rPr>
          <w:rStyle w:val="ac"/>
          <w:rFonts w:cs="PFT_Frank" w:hint="cs"/>
          <w:sz w:val="14"/>
          <w:rtl/>
        </w:rPr>
        <w:t>ש</w:t>
      </w:r>
      <w:r w:rsidRPr="00F8723C">
        <w:rPr>
          <w:rStyle w:val="ac"/>
          <w:rFonts w:cs="PFT_Frank"/>
          <w:sz w:val="14"/>
          <w:rtl/>
        </w:rPr>
        <w:t>"</w:t>
      </w:r>
      <w:r w:rsidRPr="00F8723C">
        <w:rPr>
          <w:rStyle w:val="ac"/>
          <w:rFonts w:cs="PFT_Frank" w:hint="cs"/>
          <w:sz w:val="14"/>
          <w:rtl/>
        </w:rPr>
        <w:t>מ</w:t>
      </w:r>
      <w:r w:rsidRPr="00043784">
        <w:rPr>
          <w:rFonts w:hint="cs"/>
          <w:rtl/>
        </w:rPr>
        <w:t xml:space="preserve"> כששבע מן היין מגרונו שבע, </w:t>
      </w:r>
    </w:p>
    <w:p w14:paraId="02739BEA" w14:textId="77777777" w:rsidR="006840C3" w:rsidRPr="00043784" w:rsidRDefault="00FA2E38" w:rsidP="00FA2E38">
      <w:pPr>
        <w:pStyle w:val="affd"/>
        <w:rPr>
          <w:rtl/>
        </w:rPr>
      </w:pPr>
      <w:r w:rsidRPr="00F8723C">
        <w:rPr>
          <w:rStyle w:val="ac"/>
          <w:rFonts w:cs="PFT_Frank" w:hint="cs"/>
          <w:sz w:val="14"/>
          <w:rtl/>
        </w:rPr>
        <w:t xml:space="preserve">לכך </w:t>
      </w:r>
      <w:r w:rsidR="00E403A1" w:rsidRPr="00F8723C">
        <w:rPr>
          <w:rStyle w:val="ac"/>
          <w:rFonts w:cs="PFT_Frank" w:hint="cs"/>
          <w:sz w:val="14"/>
          <w:rtl/>
        </w:rPr>
        <w:t>ת</w:t>
      </w:r>
      <w:r w:rsidR="00E403A1" w:rsidRPr="00F8723C">
        <w:rPr>
          <w:rStyle w:val="ac"/>
          <w:rFonts w:cs="PFT_Frank"/>
          <w:sz w:val="14"/>
          <w:rtl/>
        </w:rPr>
        <w:t>"</w:t>
      </w:r>
      <w:r w:rsidR="00E403A1" w:rsidRPr="00F8723C">
        <w:rPr>
          <w:rStyle w:val="ac"/>
          <w:rFonts w:cs="PFT_Frank" w:hint="cs"/>
          <w:sz w:val="14"/>
          <w:rtl/>
        </w:rPr>
        <w:t>ח שאין לו מספיק יין,</w:t>
      </w:r>
      <w:r w:rsidR="00E403A1" w:rsidRPr="00043784">
        <w:rPr>
          <w:rFonts w:hint="cs"/>
          <w:rtl/>
        </w:rPr>
        <w:t xml:space="preserve"> יגמע בלגימות גדולות, </w:t>
      </w:r>
    </w:p>
    <w:p w14:paraId="4E1F2366" w14:textId="77777777" w:rsidR="00600668" w:rsidRPr="00600668" w:rsidRDefault="00E403A1" w:rsidP="001711C4">
      <w:pPr>
        <w:pStyle w:val="31"/>
        <w:framePr w:wrap="notBeside"/>
        <w:rPr>
          <w:rtl/>
        </w:rPr>
      </w:pPr>
      <w:r w:rsidRPr="00600668">
        <w:rPr>
          <w:rFonts w:hint="cs"/>
          <w:rtl/>
        </w:rPr>
        <w:t>רבא:</w:t>
      </w:r>
    </w:p>
    <w:p w14:paraId="2831097B" w14:textId="4CA53B2C" w:rsidR="00E403A1" w:rsidRPr="00043784" w:rsidRDefault="00E403A1" w:rsidP="00E403A1">
      <w:pPr>
        <w:pStyle w:val="affd"/>
        <w:widowControl w:val="0"/>
        <w:rPr>
          <w:rtl/>
        </w:rPr>
      </w:pPr>
      <w:r w:rsidRPr="00043784">
        <w:rPr>
          <w:rFonts w:hint="cs"/>
          <w:rtl/>
        </w:rPr>
        <w:t>גמע בכוס ברכה.</w:t>
      </w:r>
    </w:p>
    <w:p w14:paraId="138B43D6" w14:textId="4866C4DF" w:rsidR="00FA2E38" w:rsidRPr="006F2339" w:rsidRDefault="00E403A1" w:rsidP="00600668">
      <w:pPr>
        <w:pStyle w:val="affd"/>
        <w:widowControl w:val="0"/>
        <w:spacing w:before="60"/>
        <w:rPr>
          <w:spacing w:val="-4"/>
          <w:rtl/>
        </w:rPr>
      </w:pPr>
      <w:r w:rsidRPr="00600668">
        <w:rPr>
          <w:rStyle w:val="af8"/>
          <w:rFonts w:hint="cs"/>
          <w:spacing w:val="-2"/>
          <w:rtl/>
        </w:rPr>
        <w:t>מה יפו פעמייך בנעלים</w:t>
      </w:r>
      <w:r w:rsidR="00600668" w:rsidRPr="00600668">
        <w:rPr>
          <w:rFonts w:hint="cs"/>
          <w:spacing w:val="-2"/>
          <w:rtl/>
        </w:rPr>
        <w:t xml:space="preserve"> </w:t>
      </w:r>
      <w:r w:rsidRPr="006F2339">
        <w:rPr>
          <w:rFonts w:hint="cs"/>
          <w:spacing w:val="-4"/>
          <w:rtl/>
        </w:rPr>
        <w:t>מה יפו פעמותיהן של ישראל כשעולין לרגל</w:t>
      </w:r>
    </w:p>
    <w:p w14:paraId="60B6225C" w14:textId="77777777" w:rsidR="00E403A1" w:rsidRPr="00043784" w:rsidRDefault="00E403A1" w:rsidP="00FA2E38">
      <w:pPr>
        <w:pStyle w:val="affd"/>
        <w:rPr>
          <w:rtl/>
        </w:rPr>
      </w:pPr>
      <w:r w:rsidRPr="00043784">
        <w:rPr>
          <w:rStyle w:val="af8"/>
          <w:rFonts w:hint="cs"/>
          <w:rtl/>
        </w:rPr>
        <w:t xml:space="preserve">בת נדיב </w:t>
      </w:r>
      <w:r w:rsidRPr="00043784">
        <w:rPr>
          <w:rtl/>
        </w:rPr>
        <w:t>–</w:t>
      </w:r>
      <w:r w:rsidRPr="00043784">
        <w:rPr>
          <w:rFonts w:hint="cs"/>
          <w:rtl/>
        </w:rPr>
        <w:t xml:space="preserve"> בתו של  אברהם אבינו</w:t>
      </w:r>
    </w:p>
    <w:p w14:paraId="46511769" w14:textId="77777777" w:rsidR="00E403A1" w:rsidRPr="00043784" w:rsidRDefault="00E403A1" w:rsidP="00600668">
      <w:pPr>
        <w:pStyle w:val="affd"/>
        <w:widowControl w:val="0"/>
        <w:rPr>
          <w:rtl/>
        </w:rPr>
      </w:pPr>
      <w:r w:rsidRPr="00043784">
        <w:rPr>
          <w:rStyle w:val="af8"/>
          <w:rFonts w:hint="cs"/>
          <w:rtl/>
        </w:rPr>
        <w:t>אלהי אברהם</w:t>
      </w:r>
      <w:r w:rsidRPr="00043784">
        <w:rPr>
          <w:rFonts w:hint="cs"/>
          <w:rtl/>
        </w:rPr>
        <w:t xml:space="preserve"> שהיה תחילה לגרים.</w:t>
      </w:r>
    </w:p>
    <w:p w14:paraId="2FFBF7E1" w14:textId="77777777" w:rsidR="00E403A1" w:rsidRPr="00043784" w:rsidRDefault="00E403A1" w:rsidP="00E403A1">
      <w:pPr>
        <w:pStyle w:val="affd"/>
        <w:widowControl w:val="0"/>
        <w:rPr>
          <w:rtl/>
        </w:rPr>
      </w:pPr>
      <w:r w:rsidRPr="00043784">
        <w:rPr>
          <w:rStyle w:val="af8"/>
          <w:rFonts w:hint="cs"/>
          <w:rtl/>
        </w:rPr>
        <w:t>חמוקי ירכיך</w:t>
      </w:r>
      <w:r w:rsidRPr="00043784">
        <w:rPr>
          <w:rFonts w:hint="cs"/>
          <w:rtl/>
        </w:rPr>
        <w:t xml:space="preserve"> נמשלו ד</w:t>
      </w:r>
      <w:r w:rsidRPr="00043784">
        <w:rPr>
          <w:rtl/>
        </w:rPr>
        <w:t>"</w:t>
      </w:r>
      <w:r w:rsidRPr="00043784">
        <w:rPr>
          <w:rFonts w:hint="cs"/>
          <w:rtl/>
        </w:rPr>
        <w:t xml:space="preserve">ת כירך דבסתר, </w:t>
      </w:r>
    </w:p>
    <w:p w14:paraId="70613951" w14:textId="77777777" w:rsidR="004B64C5" w:rsidRPr="00043784" w:rsidRDefault="00E403A1" w:rsidP="004B64C5">
      <w:pPr>
        <w:pStyle w:val="affd"/>
        <w:widowControl w:val="0"/>
        <w:spacing w:before="60"/>
        <w:rPr>
          <w:rStyle w:val="af8"/>
          <w:rtl/>
        </w:rPr>
      </w:pPr>
      <w:r w:rsidRPr="00043784">
        <w:rPr>
          <w:rStyle w:val="af8"/>
          <w:rFonts w:hint="cs"/>
          <w:rtl/>
        </w:rPr>
        <w:t>עשות משפט</w:t>
      </w:r>
      <w:r w:rsidRPr="00043784">
        <w:rPr>
          <w:rFonts w:hint="cs"/>
          <w:rtl/>
        </w:rPr>
        <w:t xml:space="preserve"> זה הדין, </w:t>
      </w:r>
      <w:r w:rsidRPr="00043784">
        <w:rPr>
          <w:rStyle w:val="af8"/>
          <w:rFonts w:hint="cs"/>
          <w:rtl/>
        </w:rPr>
        <w:t>ואהבת חסד</w:t>
      </w:r>
      <w:r w:rsidRPr="00043784">
        <w:rPr>
          <w:rFonts w:hint="cs"/>
          <w:rtl/>
        </w:rPr>
        <w:t xml:space="preserve"> זה גמ</w:t>
      </w:r>
      <w:r w:rsidRPr="00043784">
        <w:rPr>
          <w:rtl/>
        </w:rPr>
        <w:t>"</w:t>
      </w:r>
      <w:r w:rsidRPr="00043784">
        <w:rPr>
          <w:rFonts w:hint="cs"/>
          <w:rtl/>
        </w:rPr>
        <w:t xml:space="preserve">ח, </w:t>
      </w:r>
    </w:p>
    <w:p w14:paraId="5CE0DCAC" w14:textId="77777777" w:rsidR="00E403A1" w:rsidRPr="00043784" w:rsidRDefault="00E403A1" w:rsidP="004B64C5">
      <w:pPr>
        <w:pStyle w:val="affd"/>
        <w:rPr>
          <w:rtl/>
        </w:rPr>
      </w:pPr>
      <w:r w:rsidRPr="00043784">
        <w:rPr>
          <w:rStyle w:val="af8"/>
          <w:rFonts w:hint="cs"/>
          <w:rtl/>
        </w:rPr>
        <w:t>והצנע לכת עם אלוקיך</w:t>
      </w:r>
      <w:r w:rsidRPr="00043784">
        <w:rPr>
          <w:rFonts w:hint="cs"/>
          <w:rtl/>
        </w:rPr>
        <w:t xml:space="preserve"> זו הוצאת המת והכנסת כלה לחופה</w:t>
      </w:r>
      <w:r w:rsidR="004B64C5" w:rsidRPr="00043784">
        <w:rPr>
          <w:rFonts w:hint="cs"/>
          <w:rtl/>
        </w:rPr>
        <w:t>,</w:t>
      </w:r>
      <w:r w:rsidRPr="00043784">
        <w:rPr>
          <w:rFonts w:hint="cs"/>
          <w:rtl/>
        </w:rPr>
        <w:t xml:space="preserve"> ק</w:t>
      </w:r>
      <w:r w:rsidRPr="00043784">
        <w:rPr>
          <w:rtl/>
        </w:rPr>
        <w:t>"</w:t>
      </w:r>
      <w:r w:rsidRPr="00043784">
        <w:rPr>
          <w:rFonts w:hint="cs"/>
          <w:rtl/>
        </w:rPr>
        <w:t>ו משדרכן בפרהסיא, לשדרכן לעשות בצנעא.</w:t>
      </w:r>
    </w:p>
    <w:p w14:paraId="397EA341" w14:textId="77777777" w:rsidR="00E403A1" w:rsidRPr="00043784" w:rsidRDefault="00E403A1" w:rsidP="009B4542">
      <w:pPr>
        <w:spacing w:before="60"/>
        <w:rPr>
          <w:rStyle w:val="af8"/>
          <w:rtl/>
        </w:rPr>
      </w:pPr>
      <w:r w:rsidRPr="00F8723C">
        <w:rPr>
          <w:rStyle w:val="ac"/>
          <w:rFonts w:cs="PFT_Frank" w:hint="cs"/>
          <w:sz w:val="14"/>
          <w:rtl/>
        </w:rPr>
        <w:t>גדולה צדקה מכל הקרבנות</w:t>
      </w:r>
      <w:r w:rsidRPr="00043784">
        <w:rPr>
          <w:rFonts w:hint="cs"/>
          <w:rtl/>
        </w:rPr>
        <w:t xml:space="preserve"> </w:t>
      </w:r>
      <w:r w:rsidRPr="00043784">
        <w:rPr>
          <w:rStyle w:val="af8"/>
          <w:rFonts w:hint="cs"/>
          <w:rtl/>
        </w:rPr>
        <w:t xml:space="preserve"> </w:t>
      </w:r>
      <w:r w:rsidR="005C7D64" w:rsidRPr="00043784">
        <w:rPr>
          <w:rStyle w:val="af8"/>
          <w:rFonts w:hint="cs"/>
          <w:rtl/>
        </w:rPr>
        <w:t>ד</w:t>
      </w:r>
      <w:r w:rsidRPr="00043784">
        <w:rPr>
          <w:rStyle w:val="af8"/>
          <w:rFonts w:hint="cs"/>
          <w:rtl/>
        </w:rPr>
        <w:t>נבחר לה' מזבח.</w:t>
      </w:r>
    </w:p>
    <w:p w14:paraId="4A49B640" w14:textId="77777777" w:rsidR="004B64C5" w:rsidRPr="00043784" w:rsidRDefault="00E403A1" w:rsidP="00E403A1">
      <w:pPr>
        <w:pStyle w:val="affd"/>
        <w:widowControl w:val="0"/>
        <w:rPr>
          <w:rStyle w:val="af8"/>
          <w:rtl/>
        </w:rPr>
      </w:pPr>
      <w:r w:rsidRPr="00F8723C">
        <w:rPr>
          <w:rStyle w:val="ac"/>
          <w:rFonts w:cs="PFT_Frank" w:hint="cs"/>
          <w:sz w:val="14"/>
          <w:rtl/>
        </w:rPr>
        <w:t xml:space="preserve">גדול גמ''ח מהצדקה </w:t>
      </w:r>
      <w:r w:rsidRPr="00043784">
        <w:rPr>
          <w:rStyle w:val="af8"/>
          <w:rFonts w:hint="cs"/>
          <w:rtl/>
        </w:rPr>
        <w:t>דזרעו לכם לצדקה וקצרו לפי חסד</w:t>
      </w:r>
    </w:p>
    <w:p w14:paraId="6E25B878" w14:textId="77777777" w:rsidR="00600668" w:rsidRPr="00600668" w:rsidRDefault="00E403A1" w:rsidP="001711C4">
      <w:pPr>
        <w:pStyle w:val="31"/>
        <w:framePr w:wrap="notBeside"/>
        <w:rPr>
          <w:rtl/>
        </w:rPr>
      </w:pPr>
      <w:r w:rsidRPr="00600668">
        <w:rPr>
          <w:rFonts w:hint="cs"/>
          <w:rtl/>
        </w:rPr>
        <w:t>א.</w:t>
      </w:r>
    </w:p>
    <w:p w14:paraId="08E19397" w14:textId="00B5D29B" w:rsidR="00E403A1" w:rsidRPr="00043784" w:rsidRDefault="00E403A1" w:rsidP="00600668">
      <w:pPr>
        <w:pStyle w:val="affd"/>
        <w:widowControl w:val="0"/>
        <w:rPr>
          <w:rStyle w:val="af4"/>
          <w:color w:val="auto"/>
          <w:rtl/>
        </w:rPr>
      </w:pPr>
      <w:r w:rsidRPr="00043784">
        <w:rPr>
          <w:rFonts w:hint="cs"/>
          <w:rtl/>
        </w:rPr>
        <w:t>דקוצר ודאי אוכל.</w:t>
      </w:r>
      <w:r w:rsidRPr="00F8723C">
        <w:rPr>
          <w:rStyle w:val="ac"/>
          <w:rFonts w:cs="PFT_Frank" w:hint="cs"/>
          <w:sz w:val="14"/>
          <w:rtl/>
        </w:rPr>
        <w:t xml:space="preserve"> </w:t>
      </w:r>
    </w:p>
    <w:p w14:paraId="010B2651" w14:textId="77777777" w:rsidR="00600668" w:rsidRPr="00600668" w:rsidRDefault="00E403A1" w:rsidP="001711C4">
      <w:pPr>
        <w:pStyle w:val="31"/>
        <w:framePr w:wrap="notBeside"/>
        <w:rPr>
          <w:rtl/>
        </w:rPr>
      </w:pPr>
      <w:r w:rsidRPr="00600668">
        <w:rPr>
          <w:rFonts w:hint="cs"/>
          <w:rtl/>
        </w:rPr>
        <w:t>ב.</w:t>
      </w:r>
    </w:p>
    <w:p w14:paraId="50E7AF44" w14:textId="25DC64AD" w:rsidR="00E403A1" w:rsidRPr="00043784" w:rsidRDefault="00E403A1" w:rsidP="00600668">
      <w:pPr>
        <w:pStyle w:val="affd"/>
        <w:widowControl w:val="0"/>
        <w:rPr>
          <w:rtl/>
        </w:rPr>
      </w:pPr>
      <w:r w:rsidRPr="00043784">
        <w:rPr>
          <w:rFonts w:hint="cs"/>
          <w:rtl/>
        </w:rPr>
        <w:t>צדקה משתלמת לפי חסד שבה.</w:t>
      </w:r>
    </w:p>
    <w:p w14:paraId="4651D25B" w14:textId="77777777" w:rsidR="00600668" w:rsidRPr="00600668" w:rsidRDefault="00E403A1" w:rsidP="00600668">
      <w:pPr>
        <w:pStyle w:val="af1"/>
        <w:rPr>
          <w:rtl/>
        </w:rPr>
      </w:pPr>
      <w:bookmarkStart w:id="367" w:name="_Toc155720547"/>
      <w:r w:rsidRPr="00600668">
        <w:rPr>
          <w:rFonts w:hint="cs"/>
          <w:rtl/>
        </w:rPr>
        <w:t>גדול גמ"ח מצדקה</w:t>
      </w:r>
      <w:bookmarkEnd w:id="367"/>
      <w:r w:rsidRPr="00600668">
        <w:rPr>
          <w:rFonts w:hint="cs"/>
          <w:rtl/>
        </w:rPr>
        <w:t xml:space="preserve"> </w:t>
      </w:r>
    </w:p>
    <w:p w14:paraId="0436CB38" w14:textId="6595EDA8" w:rsidR="00E403A1" w:rsidRPr="00043784" w:rsidRDefault="00E403A1" w:rsidP="00600668">
      <w:pPr>
        <w:pStyle w:val="affd"/>
        <w:rPr>
          <w:rtl/>
        </w:rPr>
      </w:pPr>
      <w:r w:rsidRPr="00043784">
        <w:rPr>
          <w:rStyle w:val="af4"/>
          <w:rFonts w:hint="cs"/>
          <w:color w:val="auto"/>
          <w:rtl/>
        </w:rPr>
        <w:t>א.</w:t>
      </w:r>
      <w:r w:rsidRPr="00043784">
        <w:rPr>
          <w:rFonts w:hint="cs"/>
          <w:rtl/>
        </w:rPr>
        <w:t xml:space="preserve"> בגופו ובממונו,</w:t>
      </w:r>
      <w:r w:rsidRPr="00043784">
        <w:rPr>
          <w:rStyle w:val="af4"/>
          <w:rFonts w:hint="cs"/>
          <w:color w:val="auto"/>
          <w:rtl/>
        </w:rPr>
        <w:t xml:space="preserve"> ב.</w:t>
      </w:r>
      <w:r w:rsidRPr="00043784">
        <w:rPr>
          <w:rFonts w:hint="cs"/>
          <w:rtl/>
        </w:rPr>
        <w:t>לעניים ולעשירים,</w:t>
      </w:r>
      <w:r w:rsidRPr="00043784">
        <w:rPr>
          <w:rStyle w:val="af4"/>
          <w:rFonts w:hint="cs"/>
          <w:color w:val="auto"/>
          <w:rtl/>
        </w:rPr>
        <w:t xml:space="preserve"> ג.</w:t>
      </w:r>
      <w:r w:rsidRPr="00043784">
        <w:rPr>
          <w:rFonts w:hint="cs"/>
          <w:rtl/>
        </w:rPr>
        <w:t>לחיים ולמתים.</w:t>
      </w:r>
    </w:p>
    <w:p w14:paraId="451EDB9D" w14:textId="77777777" w:rsidR="009B3F54" w:rsidRPr="00043784" w:rsidRDefault="00FA2E38" w:rsidP="00FA2E38">
      <w:pPr>
        <w:widowControl w:val="0"/>
        <w:spacing w:before="60"/>
        <w:rPr>
          <w:rtl/>
        </w:rPr>
      </w:pPr>
      <w:r w:rsidRPr="00F8723C">
        <w:rPr>
          <w:rStyle w:val="ac"/>
          <w:rFonts w:cs="PFT_Frank" w:hint="cs"/>
          <w:sz w:val="14"/>
          <w:rtl/>
        </w:rPr>
        <w:t>העושה צדקה ומשפט</w:t>
      </w:r>
      <w:r w:rsidRPr="00043784">
        <w:rPr>
          <w:rFonts w:hint="cs"/>
          <w:rtl/>
        </w:rPr>
        <w:t xml:space="preserve"> כאילו מילא כל העולם חסד,</w:t>
      </w:r>
    </w:p>
    <w:p w14:paraId="4BDBFFAF" w14:textId="77777777" w:rsidR="00FA2E38" w:rsidRPr="00043784" w:rsidRDefault="00FA2E38" w:rsidP="009B3F54">
      <w:pPr>
        <w:pStyle w:val="affd"/>
        <w:ind w:firstLine="284"/>
        <w:rPr>
          <w:rStyle w:val="af8"/>
          <w:rtl/>
        </w:rPr>
      </w:pPr>
      <w:r w:rsidRPr="00043784">
        <w:rPr>
          <w:rFonts w:hint="cs"/>
          <w:rtl/>
        </w:rPr>
        <w:t>ד</w:t>
      </w:r>
      <w:r w:rsidR="009B3F54" w:rsidRPr="00043784">
        <w:rPr>
          <w:rFonts w:hint="cs"/>
          <w:rtl/>
        </w:rPr>
        <w:t>-</w:t>
      </w:r>
      <w:r w:rsidRPr="00043784">
        <w:rPr>
          <w:rStyle w:val="af8"/>
          <w:rFonts w:hint="cs"/>
          <w:rtl/>
        </w:rPr>
        <w:t>צדקה ומשפט חסד ה' מלאה הארץ,</w:t>
      </w:r>
    </w:p>
    <w:p w14:paraId="51ECBAC2" w14:textId="77777777" w:rsidR="00FA2E38" w:rsidRPr="00043784" w:rsidRDefault="00FA2E38" w:rsidP="009B3F54">
      <w:pPr>
        <w:pStyle w:val="affd"/>
        <w:rPr>
          <w:rFonts w:ascii="FrankRuehl" w:hAnsi="FrankRuehl"/>
          <w:szCs w:val="14"/>
          <w:rtl/>
        </w:rPr>
      </w:pPr>
      <w:r w:rsidRPr="00043784">
        <w:rPr>
          <w:rFonts w:ascii="FrankRuehl" w:hAnsi="FrankRuehl" w:hint="cs"/>
          <w:sz w:val="15"/>
          <w:rtl/>
        </w:rPr>
        <w:t>ולא כל הקופץ</w:t>
      </w:r>
      <w:r w:rsidRPr="00043784">
        <w:rPr>
          <w:rFonts w:ascii="FrankRuehl" w:hAnsi="FrankRuehl" w:hint="cs"/>
          <w:szCs w:val="14"/>
          <w:rtl/>
        </w:rPr>
        <w:t xml:space="preserve"> </w:t>
      </w:r>
      <w:r w:rsidRPr="00043784">
        <w:rPr>
          <w:rStyle w:val="af8"/>
          <w:rFonts w:hint="cs"/>
          <w:rtl/>
        </w:rPr>
        <w:t>מה יקר חסדך אלהים,</w:t>
      </w:r>
    </w:p>
    <w:p w14:paraId="01C58AAF" w14:textId="77777777" w:rsidR="00FA2E38" w:rsidRPr="00043784" w:rsidRDefault="00FA2E38" w:rsidP="00FA2E38">
      <w:pPr>
        <w:pStyle w:val="affd"/>
        <w:rPr>
          <w:rFonts w:ascii="FrankRuehl" w:hAnsi="FrankRuehl"/>
          <w:szCs w:val="14"/>
          <w:rtl/>
        </w:rPr>
      </w:pPr>
      <w:r w:rsidRPr="00043784">
        <w:rPr>
          <w:rFonts w:hint="cs"/>
          <w:rtl/>
        </w:rPr>
        <w:t>אבל ירא שמים-</w:t>
      </w:r>
      <w:r w:rsidRPr="00043784">
        <w:rPr>
          <w:rFonts w:ascii="FrankRuehl" w:hAnsi="FrankRuehl" w:hint="cs"/>
          <w:szCs w:val="14"/>
          <w:rtl/>
        </w:rPr>
        <w:t xml:space="preserve"> </w:t>
      </w:r>
      <w:r w:rsidRPr="00043784">
        <w:rPr>
          <w:rStyle w:val="af8"/>
          <w:rFonts w:hint="cs"/>
          <w:rtl/>
        </w:rPr>
        <w:t xml:space="preserve">וחסד ה' מעולם ועד עולם על יראיו, </w:t>
      </w:r>
    </w:p>
    <w:p w14:paraId="126605C3" w14:textId="259EF924" w:rsidR="00FA2E38" w:rsidRPr="00043784" w:rsidRDefault="00FA2E38" w:rsidP="00FA2E38">
      <w:pPr>
        <w:pStyle w:val="affd"/>
        <w:rPr>
          <w:rtl/>
        </w:rPr>
      </w:pPr>
      <w:r w:rsidRPr="00043784">
        <w:rPr>
          <w:rFonts w:hint="cs"/>
          <w:rtl/>
        </w:rPr>
        <w:t>כל אדם שיש עליו חן בידוע שהוא ירא שמים.</w:t>
      </w:r>
    </w:p>
    <w:p w14:paraId="6EF7C76E" w14:textId="77777777" w:rsidR="00E403A1" w:rsidRPr="00043784" w:rsidRDefault="00FA2E38" w:rsidP="00FA2E38">
      <w:pPr>
        <w:pStyle w:val="affd"/>
        <w:widowControl w:val="0"/>
        <w:rPr>
          <w:rtl/>
        </w:rPr>
      </w:pPr>
      <w:r w:rsidRPr="00043784">
        <w:rPr>
          <w:rStyle w:val="af8"/>
          <w:rFonts w:hint="cs"/>
          <w:rtl/>
        </w:rPr>
        <w:t xml:space="preserve">תורת חסד על לשונה </w:t>
      </w:r>
      <w:r w:rsidRPr="00043784">
        <w:rPr>
          <w:rFonts w:hint="cs"/>
          <w:rtl/>
        </w:rPr>
        <w:t xml:space="preserve">זו תורה לשמה, </w:t>
      </w:r>
      <w:r w:rsidRPr="000C1CD3">
        <w:rPr>
          <w:rStyle w:val="af6"/>
          <w:rFonts w:hint="cs"/>
          <w:rtl/>
        </w:rPr>
        <w:t>א''ד</w:t>
      </w:r>
      <w:r w:rsidRPr="00043784">
        <w:rPr>
          <w:rFonts w:hint="cs"/>
          <w:rtl/>
        </w:rPr>
        <w:t xml:space="preserve"> ללמדה.</w:t>
      </w:r>
    </w:p>
    <w:p w14:paraId="32AAC3A5" w14:textId="77777777" w:rsidR="00E403A1" w:rsidRPr="00043784" w:rsidRDefault="00E403A1" w:rsidP="00381B41">
      <w:pPr>
        <w:widowControl w:val="0"/>
        <w:spacing w:before="60"/>
        <w:rPr>
          <w:rStyle w:val="af4"/>
          <w:color w:val="auto"/>
          <w:rtl/>
        </w:rPr>
      </w:pPr>
      <w:bookmarkStart w:id="368" w:name="_Toc155720548"/>
      <w:r w:rsidRPr="00043784">
        <w:rPr>
          <w:rStyle w:val="a6"/>
          <w:rFonts w:hint="cs"/>
          <w:spacing w:val="0"/>
          <w:rtl/>
        </w:rPr>
        <w:t>כמעשהו בחול</w:t>
      </w:r>
      <w:bookmarkEnd w:id="368"/>
      <w:r w:rsidRPr="00660FC0">
        <w:rPr>
          <w:rStyle w:val="af2"/>
          <w:rFonts w:hint="cs"/>
          <w:rtl/>
        </w:rPr>
        <w:t xml:space="preserve"> ולא במקודשת</w:t>
      </w:r>
      <w:r w:rsidRPr="00043784">
        <w:rPr>
          <w:rStyle w:val="af4"/>
          <w:rFonts w:hint="cs"/>
          <w:color w:val="auto"/>
          <w:rtl/>
        </w:rPr>
        <w:t xml:space="preserve"> </w:t>
      </w:r>
    </w:p>
    <w:p w14:paraId="5574B424" w14:textId="77777777" w:rsidR="00600668" w:rsidRPr="00600668" w:rsidRDefault="00E403A1" w:rsidP="001711C4">
      <w:pPr>
        <w:pStyle w:val="31"/>
        <w:framePr w:wrap="notBeside"/>
        <w:rPr>
          <w:rtl/>
        </w:rPr>
      </w:pPr>
      <w:r w:rsidRPr="00600668">
        <w:rPr>
          <w:rFonts w:hint="cs"/>
          <w:rtl/>
        </w:rPr>
        <w:t>א.</w:t>
      </w:r>
    </w:p>
    <w:p w14:paraId="060956A3" w14:textId="77777777" w:rsidR="00A03E72" w:rsidRDefault="00E403A1" w:rsidP="00600668">
      <w:pPr>
        <w:pStyle w:val="affd"/>
        <w:widowControl w:val="0"/>
        <w:rPr>
          <w:rtl/>
        </w:rPr>
      </w:pPr>
      <w:r w:rsidRPr="00043784">
        <w:rPr>
          <w:rFonts w:hint="cs"/>
          <w:rtl/>
        </w:rPr>
        <w:t>דאין שיעור למים וכלי שרת מקדשין שלא מדעת, ואי מייתי נפסל בלינה,</w:t>
      </w:r>
    </w:p>
    <w:p w14:paraId="5E5D7DFD" w14:textId="17D407D6" w:rsidR="00E403A1" w:rsidRPr="00043784" w:rsidRDefault="00A03E72" w:rsidP="00A03E72">
      <w:pPr>
        <w:pStyle w:val="ad"/>
        <w:framePr w:wrap="around"/>
        <w:rPr>
          <w:rStyle w:val="af4"/>
          <w:color w:val="auto"/>
          <w:rtl/>
        </w:rPr>
      </w:pPr>
      <w:r w:rsidRPr="00A03E72">
        <w:rPr>
          <w:rStyle w:val="ae"/>
          <w:rFonts w:hint="cs"/>
          <w:rtl/>
        </w:rPr>
        <w:t>נ.</w:t>
      </w:r>
      <w:r w:rsidR="00E403A1" w:rsidRPr="00043784">
        <w:rPr>
          <w:rStyle w:val="af4"/>
          <w:rFonts w:hint="cs"/>
          <w:color w:val="auto"/>
          <w:rtl/>
        </w:rPr>
        <w:t xml:space="preserve"> </w:t>
      </w:r>
    </w:p>
    <w:p w14:paraId="523B81B8" w14:textId="77777777" w:rsidR="00600668" w:rsidRPr="00600668" w:rsidRDefault="00E403A1" w:rsidP="001711C4">
      <w:pPr>
        <w:pStyle w:val="31"/>
        <w:framePr w:wrap="notBeside"/>
        <w:rPr>
          <w:rtl/>
        </w:rPr>
      </w:pPr>
      <w:r w:rsidRPr="00600668">
        <w:rPr>
          <w:rFonts w:hint="cs"/>
          <w:rtl/>
        </w:rPr>
        <w:t>ב. חזקיה:</w:t>
      </w:r>
    </w:p>
    <w:p w14:paraId="43B735E4" w14:textId="1368CD6C" w:rsidR="00E403A1" w:rsidRPr="00043784" w:rsidRDefault="005C7D64" w:rsidP="00E403A1">
      <w:pPr>
        <w:pStyle w:val="affd"/>
        <w:widowControl w:val="0"/>
        <w:rPr>
          <w:rStyle w:val="af4"/>
          <w:color w:val="auto"/>
          <w:rtl/>
        </w:rPr>
      </w:pPr>
      <w:r w:rsidRPr="00043784">
        <w:rPr>
          <w:rFonts w:hint="cs"/>
          <w:rtl/>
        </w:rPr>
        <w:t xml:space="preserve">מקדשין רק מדעת, </w:t>
      </w:r>
      <w:r w:rsidR="00E403A1" w:rsidRPr="00043784">
        <w:rPr>
          <w:rFonts w:hint="cs"/>
          <w:rtl/>
        </w:rPr>
        <w:t>גזירה שיאמרו לדעת נתקדשו,</w:t>
      </w:r>
      <w:r w:rsidR="00E403A1" w:rsidRPr="00043784">
        <w:rPr>
          <w:rStyle w:val="af4"/>
          <w:rFonts w:hint="cs"/>
          <w:color w:val="auto"/>
          <w:rtl/>
        </w:rPr>
        <w:t xml:space="preserve"> </w:t>
      </w:r>
    </w:p>
    <w:p w14:paraId="3A598FA5" w14:textId="77777777" w:rsidR="00600668" w:rsidRPr="00600668" w:rsidRDefault="00E403A1" w:rsidP="001711C4">
      <w:pPr>
        <w:pStyle w:val="31"/>
        <w:framePr w:wrap="notBeside"/>
        <w:rPr>
          <w:rtl/>
        </w:rPr>
      </w:pPr>
      <w:r w:rsidRPr="00600668">
        <w:rPr>
          <w:rFonts w:hint="cs"/>
          <w:rtl/>
        </w:rPr>
        <w:t>ג. ר</w:t>
      </w:r>
      <w:r w:rsidRPr="00600668">
        <w:rPr>
          <w:rtl/>
        </w:rPr>
        <w:t>"</w:t>
      </w:r>
      <w:r w:rsidRPr="00600668">
        <w:rPr>
          <w:rFonts w:hint="cs"/>
          <w:rtl/>
        </w:rPr>
        <w:t>ז:</w:t>
      </w:r>
    </w:p>
    <w:p w14:paraId="669B43A4" w14:textId="076C4FF6" w:rsidR="00E81455" w:rsidRPr="00043784" w:rsidRDefault="00E403A1" w:rsidP="00E403A1">
      <w:pPr>
        <w:pStyle w:val="affd"/>
        <w:widowControl w:val="0"/>
        <w:rPr>
          <w:rtl/>
        </w:rPr>
      </w:pPr>
      <w:r w:rsidRPr="00043784">
        <w:rPr>
          <w:rFonts w:hint="cs"/>
          <w:rtl/>
        </w:rPr>
        <w:t>אפי' יש שיעור למים</w:t>
      </w:r>
      <w:r w:rsidR="00A909CD" w:rsidRPr="00043784">
        <w:rPr>
          <w:rFonts w:hint="cs"/>
          <w:rtl/>
        </w:rPr>
        <w:t>,</w:t>
      </w:r>
      <w:r w:rsidRPr="00043784">
        <w:rPr>
          <w:rFonts w:hint="cs"/>
          <w:rtl/>
        </w:rPr>
        <w:t xml:space="preserve"> וכלי שרת רק מדעת</w:t>
      </w:r>
      <w:r w:rsidR="00A909CD" w:rsidRPr="00043784">
        <w:rPr>
          <w:rFonts w:hint="cs"/>
          <w:rtl/>
        </w:rPr>
        <w:t>,</w:t>
      </w:r>
      <w:r w:rsidRPr="00043784">
        <w:rPr>
          <w:rFonts w:hint="cs"/>
          <w:rtl/>
        </w:rPr>
        <w:t xml:space="preserve"> </w:t>
      </w:r>
    </w:p>
    <w:p w14:paraId="6D7EE648" w14:textId="77777777" w:rsidR="00E403A1" w:rsidRPr="00043784" w:rsidRDefault="00E81455" w:rsidP="00E81455">
      <w:pPr>
        <w:pStyle w:val="affd"/>
        <w:widowControl w:val="0"/>
        <w:ind w:firstLine="284"/>
        <w:rPr>
          <w:rtl/>
        </w:rPr>
      </w:pPr>
      <w:r w:rsidRPr="00043784">
        <w:rPr>
          <w:rFonts w:hint="cs"/>
          <w:rtl/>
        </w:rPr>
        <w:t xml:space="preserve">  </w:t>
      </w:r>
      <w:r w:rsidR="00E403A1" w:rsidRPr="00043784">
        <w:rPr>
          <w:rFonts w:hint="cs"/>
          <w:rtl/>
        </w:rPr>
        <w:t>גזירה שיאמר לקידוש ידים ורגלים מלאן.</w:t>
      </w:r>
    </w:p>
    <w:p w14:paraId="38555417" w14:textId="77777777" w:rsidR="00FA2E38" w:rsidRPr="000C1CD3" w:rsidRDefault="00FA2E38" w:rsidP="00FA2E38">
      <w:pPr>
        <w:widowControl w:val="0"/>
        <w:spacing w:before="60"/>
        <w:rPr>
          <w:rStyle w:val="af6"/>
          <w:rtl/>
        </w:rPr>
      </w:pPr>
      <w:bookmarkStart w:id="369" w:name="_Toc155720549"/>
      <w:r w:rsidRPr="00660FC0">
        <w:rPr>
          <w:rStyle w:val="af2"/>
          <w:rFonts w:hint="cs"/>
          <w:rtl/>
        </w:rPr>
        <w:t>נשפכה נתגלתה</w:t>
      </w:r>
      <w:bookmarkEnd w:id="369"/>
      <w:r w:rsidRPr="00043784">
        <w:rPr>
          <w:rFonts w:hint="cs"/>
          <w:rtl/>
        </w:rPr>
        <w:t xml:space="preserve"> ממלא מהכיור, ולא במסננת דיש בו גילוי, </w:t>
      </w:r>
    </w:p>
    <w:p w14:paraId="57AC207D" w14:textId="77777777" w:rsidR="00600668" w:rsidRPr="00600668" w:rsidRDefault="00FA2E38" w:rsidP="001711C4">
      <w:pPr>
        <w:pStyle w:val="31"/>
        <w:framePr w:wrap="notBeside"/>
        <w:rPr>
          <w:rtl/>
        </w:rPr>
      </w:pPr>
      <w:r w:rsidRPr="00600668">
        <w:rPr>
          <w:rFonts w:hint="cs"/>
          <w:rtl/>
        </w:rPr>
        <w:t>ואפי' לר</w:t>
      </w:r>
      <w:r w:rsidRPr="00600668">
        <w:rPr>
          <w:rtl/>
        </w:rPr>
        <w:t>"</w:t>
      </w:r>
      <w:r w:rsidRPr="00600668">
        <w:rPr>
          <w:rFonts w:hint="cs"/>
          <w:rtl/>
        </w:rPr>
        <w:t>נ:</w:t>
      </w:r>
    </w:p>
    <w:p w14:paraId="3C87BA9E" w14:textId="5A8F4A57" w:rsidR="00FA2E38" w:rsidRPr="00043784" w:rsidRDefault="00FA2E38" w:rsidP="00A118EF">
      <w:pPr>
        <w:pStyle w:val="affd"/>
        <w:rPr>
          <w:rtl/>
        </w:rPr>
      </w:pPr>
      <w:r w:rsidRPr="00043784">
        <w:rPr>
          <w:rFonts w:hint="cs"/>
          <w:rtl/>
        </w:rPr>
        <w:t xml:space="preserve">דאין בה גילוי, דתחתונה מכוסה אפי' שעליונה מגולה, שארס נחש דומה לספוג, צף ועומד במקומו, </w:t>
      </w:r>
    </w:p>
    <w:p w14:paraId="6AAD2080" w14:textId="77777777" w:rsidR="00600668" w:rsidRPr="00600668" w:rsidRDefault="00FA2E38" w:rsidP="001711C4">
      <w:pPr>
        <w:pStyle w:val="31"/>
        <w:framePr w:wrap="notBeside"/>
        <w:rPr>
          <w:rtl/>
        </w:rPr>
      </w:pPr>
      <w:r w:rsidRPr="00600668">
        <w:rPr>
          <w:rFonts w:hint="cs"/>
          <w:rtl/>
        </w:rPr>
        <w:t>-</w:t>
      </w:r>
    </w:p>
    <w:p w14:paraId="3E0F0515" w14:textId="566579A4" w:rsidR="00FA2E38" w:rsidRPr="00043784" w:rsidRDefault="00FA2E38" w:rsidP="00FA2E38">
      <w:pPr>
        <w:pStyle w:val="affd"/>
        <w:rPr>
          <w:rtl/>
        </w:rPr>
      </w:pPr>
      <w:r w:rsidRPr="00043784">
        <w:rPr>
          <w:rFonts w:hint="cs"/>
          <w:rtl/>
        </w:rPr>
        <w:t>ה''מ להדיוט, אבל לא לגבוה - ד</w:t>
      </w:r>
      <w:r w:rsidRPr="00043784">
        <w:rPr>
          <w:rStyle w:val="af8"/>
          <w:rFonts w:hint="cs"/>
          <w:rtl/>
        </w:rPr>
        <w:t>הקריבהו לפחתך</w:t>
      </w:r>
      <w:r w:rsidRPr="00043784">
        <w:rPr>
          <w:rFonts w:hint="cs"/>
          <w:rtl/>
        </w:rPr>
        <w:t xml:space="preserve">. </w:t>
      </w:r>
    </w:p>
    <w:p w14:paraId="4C6ED8F7" w14:textId="77777777" w:rsidR="009D377E" w:rsidRDefault="009D377E" w:rsidP="009D377E">
      <w:pPr>
        <w:pStyle w:val="afff3"/>
        <w:rPr>
          <w:del w:id="9106" w:author="הגהת סוכה" w:date="2026-09-27T12:23:34Z"/>
          <w:rtl/>
        </w:rPr>
        <w:sectPr w:rsidR="009D377E" w:rsidSect="009D377E">
          <w:headerReference w:type="even" r:id="rId13"/>
          <w:headerReference w:type="default" r:id="rId14"/>
          <w:type w:val="nextColumn"/>
          <w:pgSz w:w="9639" w:h="14742" w:code="138"/>
          <w:pgMar w:top="567" w:right="1134" w:bottom="284" w:left="567" w:header="283" w:footer="113" w:gutter="0"/>
          <w:cols w:num="2" w:space="1134"/>
          <w:bidi/>
          <w:rtlGutter/>
          <w:docGrid w:linePitch="360"/>
        </w:sectPr>
      </w:pPr>
    </w:p>
    <w:p w14:paraId="53864E00" w14:textId="187A316E" w:rsidR="009D377E" w:rsidRPr="009D377E" w:rsidRDefault="00A118EF" w:rsidP="009D377E">
      <w:pPr>
        <w:pStyle w:val="Hadran"/>
        <w:rPr>
          <w:rStyle w:val="afff0"/>
          <w:rFonts w:cs="BA Vilna Bold"/>
          <w:spacing w:val="-2"/>
          <w:rtl/>
        </w:rPr>
        <w:sectPr w:rsidR="009D377E" w:rsidRPr="009D377E" w:rsidSect="009D377E">
          <w:type w:val="continuous"/>
          <w:pgSz w:w="9639" w:h="14742" w:code="138"/>
          <w:pgMar w:top="567" w:right="1134" w:bottom="284" w:left="567" w:header="283" w:footer="113" w:gutter="0"/>
          <w:cols w:space="1134"/>
          <w:bidi/>
          <w:rtlGutter/>
          <w:docGrid w:linePitch="360"/>
        </w:sectPr>
        <w:pPrChange w:id="43058" w:author="Claude" w:date="2026-10-08T08:35:29Z">
          <w:pPr>
            <w:pStyle w:val="afff3"/>
            <w:rPr>
              <w:rStyle w:val="afff0"/>
              <w:rFonts w:cs="BA Vilna Bold"/>
              <w:spacing w:val="-2"/>
              <w:rtl/>
            </w:rPr>
            <w:sectPr w:rsidR="009D377E" w:rsidRPr="009D377E" w:rsidSect="009D377E">
              <w:type w:val="continuous"/>
              <w:pgSz w:w="9639" w:h="14742" w:code="138"/>
              <w:pgMar w:top="567" w:right="1134" w:bottom="284" w:left="567" w:header="283" w:footer="113" w:gutter="0"/>
              <w:cols w:space="1134"/>
              <w:bidi/>
              <w:rtlGutter/>
              <w:docGrid w:linePitch="360"/>
            </w:sectPr>
          </w:pPr>
        </w:pPrChange>
      </w:pPr>
      <w:r w:rsidRPr="00CF73EA">
        <w:rPr>
          <w:rFonts w:hint="cs"/>
          <w:rtl/>
        </w:rPr>
        <w:t>הדרן עלך לולב וערבה</w:t>
      </w:r>
      <w:bookmarkStart w:id="370" w:name="_Toc155720551"/>
    </w:p>
    <w:p w14:paraId="539863CF" w14:textId="77777777" w:rsidR="00A77E43" w:rsidRDefault="00A77E43" w:rsidP="001503A2">
      <w:pPr>
        <w:pStyle w:val="afffc"/>
        <w:framePr w:wrap="around"/>
        <w:rPr>
          <w:del w:id="42048" w:author="Claude" w:date="2026-10-07T09:43:51Z"/>
          <w:rStyle w:val="afff0"/>
          <w:rtl/>
        </w:rPr>
      </w:pPr>
      <w:del w:id="42046" w:author="Claude" w:date="2026-10-07T09:43:51Z">
        <w:r>
          <w:rPr>
            <w:rStyle w:val="afff0"/>
            <w:rFonts w:hint="cs"/>
            <w:rtl/>
          </w:rPr>
          <w:delText xml:space="preserve">החליל</w:delText>
        </w:r>
      </w:del>
      <w:bookmarkEnd w:id="370"/>
      <w:del w:id="42047" w:author="Claude" w:date="2026-10-07T09:43:51Z">
        <w:r>
          <w:rPr>
            <w:rStyle w:val="afff0"/>
            <w:rFonts w:hint="cs"/>
            <w:rtl/>
          </w:rPr>
          <w:delText xml:space="preserve"> </w:delText>
        </w:r>
      </w:del>
    </w:p>
    <w:p w14:paraId="31078CBC" w14:textId="77777777" w:rsidR="001503A2" w:rsidRDefault="001503A2" w:rsidP="001503A2">
      <w:pPr>
        <w:pStyle w:val="afffb"/>
        <w:framePr w:wrap="around"/>
        <w:rPr>
          <w:del w:id="42051" w:author="Claude" w:date="2026-10-07T09:43:51Z"/>
          <w:rStyle w:val="afff0"/>
          <w:rtl/>
        </w:rPr>
      </w:pPr>
      <w:bookmarkStart w:id="371" w:name="_Toc155720552"/>
      <w:del w:id="42049" w:author="Claude" w:date="2026-10-07T09:43:51Z">
        <w:r>
          <w:rPr>
            <w:rStyle w:val="afff0"/>
            <w:rFonts w:hint="cs"/>
            <w:rtl/>
          </w:rPr>
          <w:delText xml:space="preserve">פרק חמישי</w:delText>
        </w:r>
      </w:del>
      <w:bookmarkEnd w:id="371"/>
      <w:del w:id="42050" w:author="Claude" w:date="2026-10-07T09:43:51Z">
        <w:r>
          <w:rPr>
            <w:rStyle w:val="afff0"/>
            <w:rFonts w:hint="cs"/>
            <w:rtl/>
          </w:rPr>
          <w:delText xml:space="preserve"> </w:delText>
        </w:r>
      </w:del>
    </w:p>
    <w:p>
      <w:pPr>
        <w:pStyle w:val="PetichatPerek"/>
        <w:rPr>
          <w:ins w:id="40016" w:author="Claude" w:date="2026-10-06T14:10:05Z"/>
          <w:rStyle w:val="ae"/>
          <w:rtl/>
        </w:rPr>
        <w:pPrChange w:id="41032" w:author="Claude" w:date="2026-10-07T09:25:02Z">
          <w:pPr>
            <w:pStyle w:val="affb"/>
            <w:framePr w:w="154" w:h="82" w:hRule="exact" w:wrap="notBeside" w:vAnchor="page" w:x="5" w:y="6729"/>
            <w:rPr>
              <w:ins w:id="40016" w:author="Claude" w:date="2026-10-06T14:10:05Z"/>
              <w:rStyle w:val="ae"/>
              <w:rtl/>
            </w:rPr>
          </w:pPr>
        </w:pPrChange>
      </w:pPr>
      <w:ins w:id="40015" w:author="Claude" w:date="2026-10-06T14:10:05Z">
        <w:r w:rsidRPr="00C01657">
          <w:rPr>
            <w:rFonts w:hint="cs"/>
            <w:rtl/>
          </w:rPr>
          <w:t xml:space="preserve">פרק </w:t>
        </w:r>
        <w:r w:rsidRPr="00C01657">
          <w:rPr>
            <w:rFonts w:hint="cs"/>
            <w:spacing w:val="-2"/>
            <w:rtl/>
          </w:rPr>
          <w:t xml:space="preserve">חמישי - החליל</w:t>
        </w:r>
      </w:ins>
    </w:p>
    <w:p>
      <w:pPr>
        <w:pStyle w:val="MishnaBatzad"/>
        <w:rPr>
          <w:ins w:id="20269" w:author="קלוד" w:date="2026-10-06T10:10:33Z"/>
        </w:rPr>
      </w:pPr>
      <w:ins w:id="20268" w:author="קלוד" w:date="2026-10-06T10:10:33Z">
        <w:r>
          <w:t xml:space="preserve">משנה א</w:t>
        </w:r>
      </w:ins>
    </w:p>
    <w:p w14:paraId="78E0D0A4" w14:textId="2F176EEF" w:rsidR="00A909CD" w:rsidRPr="009E26C7" w:rsidRDefault="00E403A1" w:rsidP="009D377E">
      <w:pPr>
        <w:pStyle w:val="afff"/>
        <w:rPr>
          <w:rtl/>
        </w:rPr>
      </w:pPr>
      <w:bookmarkStart w:id="372" w:name="_Toc155720553"/>
      <w:r w:rsidRPr="001F3AF8">
        <w:rPr>
          <w:rStyle w:val="afffd"/>
          <w:rFonts w:hint="cs"/>
          <w:rtl/>
        </w:rPr>
        <w:t>החליל</w:t>
      </w:r>
      <w:r w:rsidRPr="009E26C7">
        <w:rPr>
          <w:rStyle w:val="afff0"/>
          <w:rFonts w:hint="cs"/>
          <w:rtl/>
        </w:rPr>
        <w:t xml:space="preserve"> חמשה וששה</w:t>
      </w:r>
      <w:bookmarkEnd w:id="372"/>
    </w:p>
    <w:p w14:paraId="63B125A7" w14:textId="77777777" w:rsidR="00E403A1" w:rsidRPr="009E26C7" w:rsidRDefault="00E403A1" w:rsidP="009D377E">
      <w:pPr>
        <w:pStyle w:val="a3"/>
        <w:rPr>
          <w:rtl/>
        </w:rPr>
      </w:pPr>
      <w:r w:rsidRPr="009E26C7">
        <w:rPr>
          <w:rFonts w:hint="cs"/>
          <w:rtl/>
        </w:rPr>
        <w:t>זה החליל של בית השואבה שאינו דוחה שבת ויו</w:t>
      </w:r>
      <w:r w:rsidRPr="009E26C7">
        <w:rPr>
          <w:rtl/>
        </w:rPr>
        <w:t>"</w:t>
      </w:r>
      <w:r w:rsidRPr="009E26C7">
        <w:rPr>
          <w:rFonts w:hint="cs"/>
          <w:rtl/>
        </w:rPr>
        <w:t xml:space="preserve">ט. </w:t>
      </w:r>
    </w:p>
    <w:p w14:paraId="3CD8E4B4" w14:textId="77777777" w:rsidR="00A03E72" w:rsidRDefault="005B1B9A" w:rsidP="00A03E72">
      <w:pPr>
        <w:pStyle w:val="ad"/>
        <w:framePr w:wrap="around"/>
        <w:rPr>
          <w:rStyle w:val="ae"/>
          <w:rtl/>
        </w:rPr>
      </w:pPr>
      <w:r w:rsidRPr="00A03E72">
        <w:rPr>
          <w:rStyle w:val="ae"/>
          <w:rFonts w:hint="cs"/>
          <w:rtl/>
        </w:rPr>
        <w:t>נ:</w:t>
      </w:r>
    </w:p>
    <w:p w14:paraId="1DFE5E19" w14:textId="677CE137" w:rsidR="00A909CD" w:rsidRPr="00043784" w:rsidRDefault="00E403A1" w:rsidP="009B4542">
      <w:pPr>
        <w:spacing w:before="60"/>
        <w:rPr>
          <w:rtl/>
        </w:rPr>
      </w:pPr>
      <w:r w:rsidRPr="00043784">
        <w:rPr>
          <w:rFonts w:hint="cs"/>
          <w:rtl/>
        </w:rPr>
        <w:t xml:space="preserve">דתני </w:t>
      </w:r>
      <w:r w:rsidRPr="00F8723C">
        <w:rPr>
          <w:rStyle w:val="ac"/>
          <w:rFonts w:cs="PFT_Frank" w:hint="cs"/>
          <w:sz w:val="14"/>
          <w:rtl/>
        </w:rPr>
        <w:t>שואבה</w:t>
      </w:r>
      <w:r w:rsidRPr="00043784">
        <w:rPr>
          <w:rFonts w:hint="cs"/>
          <w:rtl/>
        </w:rPr>
        <w:t xml:space="preserve"> </w:t>
      </w:r>
      <w:r w:rsidRPr="00043784">
        <w:rPr>
          <w:rStyle w:val="af8"/>
          <w:rFonts w:hint="cs"/>
          <w:rtl/>
        </w:rPr>
        <w:t>ושאבתם מים,</w:t>
      </w:r>
      <w:r w:rsidRPr="00043784">
        <w:rPr>
          <w:rFonts w:hint="cs"/>
          <w:rtl/>
        </w:rPr>
        <w:t xml:space="preserve"> </w:t>
      </w:r>
    </w:p>
    <w:p w14:paraId="426CA42C" w14:textId="77777777" w:rsidR="00E403A1" w:rsidRPr="00043784" w:rsidRDefault="00E403A1" w:rsidP="00A909CD">
      <w:pPr>
        <w:pStyle w:val="affd"/>
        <w:rPr>
          <w:rtl/>
        </w:rPr>
      </w:pPr>
      <w:r w:rsidRPr="00043784">
        <w:rPr>
          <w:rFonts w:hint="cs"/>
          <w:rtl/>
        </w:rPr>
        <w:t xml:space="preserve">דתני </w:t>
      </w:r>
      <w:r w:rsidRPr="00F8723C">
        <w:rPr>
          <w:rStyle w:val="ac"/>
          <w:rFonts w:cs="PFT_Frank" w:hint="cs"/>
          <w:sz w:val="14"/>
          <w:rtl/>
        </w:rPr>
        <w:t>חשובה</w:t>
      </w:r>
      <w:r w:rsidRPr="00043784">
        <w:rPr>
          <w:rFonts w:hint="cs"/>
          <w:rtl/>
        </w:rPr>
        <w:t xml:space="preserve"> דמצווה חשובה מששת ימי בראשית.</w:t>
      </w:r>
    </w:p>
    <w:p w14:paraId="5CE30393" w14:textId="1D484E36" w:rsidR="009B4542" w:rsidRPr="000C1CD3" w:rsidRDefault="00E403A1" w:rsidP="00FD2712">
      <w:pPr>
        <w:widowControl w:val="0"/>
        <w:spacing w:before="60"/>
        <w:rPr>
          <w:rStyle w:val="af6"/>
          <w:rFonts w:cs="FrankRuehl"/>
          <w:sz w:val="22"/>
          <w:szCs w:val="18"/>
          <w:rtl/>
        </w:rPr>
      </w:pPr>
      <w:bookmarkStart w:id="373" w:name="_Toc155720554"/>
      <w:r w:rsidRPr="00660FC0">
        <w:rPr>
          <w:rStyle w:val="af2"/>
          <w:rFonts w:hint="cs"/>
          <w:rtl/>
        </w:rPr>
        <w:t>החליל</w:t>
      </w:r>
      <w:bookmarkEnd w:id="373"/>
      <w:r w:rsidRPr="00043784">
        <w:rPr>
          <w:rFonts w:hint="cs"/>
          <w:rtl/>
        </w:rPr>
        <w:t xml:space="preserve"> </w:t>
      </w:r>
      <w:r w:rsidRPr="000C1CD3">
        <w:rPr>
          <w:rStyle w:val="af6"/>
          <w:rFonts w:hint="cs"/>
          <w:rtl/>
        </w:rPr>
        <w:t>לר</w:t>
      </w:r>
      <w:r w:rsidR="00A118EF" w:rsidRPr="000C1CD3">
        <w:rPr>
          <w:rStyle w:val="af6"/>
          <w:rFonts w:hint="cs"/>
          <w:rtl/>
        </w:rPr>
        <w:t>יב</w:t>
      </w:r>
      <w:r w:rsidRPr="000C1CD3">
        <w:rPr>
          <w:rStyle w:val="af6"/>
          <w:rtl/>
        </w:rPr>
        <w:t>"</w:t>
      </w:r>
      <w:r w:rsidRPr="000C1CD3">
        <w:rPr>
          <w:rStyle w:val="af6"/>
          <w:rFonts w:hint="cs"/>
          <w:rtl/>
        </w:rPr>
        <w:t>י</w:t>
      </w:r>
      <w:r w:rsidRPr="00043784">
        <w:rPr>
          <w:rFonts w:hint="cs"/>
          <w:rtl/>
        </w:rPr>
        <w:t xml:space="preserve"> דוחה השבת, </w:t>
      </w:r>
      <w:r w:rsidRPr="000C1CD3">
        <w:rPr>
          <w:rStyle w:val="af6"/>
          <w:rFonts w:hint="cs"/>
          <w:rtl/>
        </w:rPr>
        <w:t>וחכ</w:t>
      </w:r>
      <w:r w:rsidRPr="000C1CD3">
        <w:rPr>
          <w:rStyle w:val="af6"/>
          <w:rtl/>
        </w:rPr>
        <w:t>"</w:t>
      </w:r>
      <w:r w:rsidRPr="000C1CD3">
        <w:rPr>
          <w:rStyle w:val="af6"/>
          <w:rFonts w:hint="cs"/>
          <w:rtl/>
        </w:rPr>
        <w:t>א</w:t>
      </w:r>
      <w:r w:rsidRPr="00043784">
        <w:rPr>
          <w:rFonts w:hint="cs"/>
          <w:rtl/>
        </w:rPr>
        <w:t xml:space="preserve"> אף יו</w:t>
      </w:r>
      <w:r w:rsidRPr="00043784">
        <w:rPr>
          <w:rtl/>
        </w:rPr>
        <w:t>"</w:t>
      </w:r>
      <w:r w:rsidRPr="00043784">
        <w:rPr>
          <w:rFonts w:hint="cs"/>
          <w:rtl/>
        </w:rPr>
        <w:t xml:space="preserve">ט לא דוחה, </w:t>
      </w:r>
    </w:p>
    <w:p w14:paraId="34D2D26C" w14:textId="77777777" w:rsidR="00FD2712" w:rsidRPr="00FD2712" w:rsidRDefault="00E403A1" w:rsidP="001711C4">
      <w:pPr>
        <w:pStyle w:val="31"/>
        <w:framePr w:wrap="notBeside"/>
        <w:rPr>
          <w:rtl/>
        </w:rPr>
      </w:pPr>
      <w:r w:rsidRPr="00FD2712">
        <w:rPr>
          <w:rFonts w:hint="cs"/>
          <w:rtl/>
        </w:rPr>
        <w:t>רב יוסף:</w:t>
      </w:r>
    </w:p>
    <w:p w14:paraId="55A7B7B8" w14:textId="77777777" w:rsidR="00FD2712" w:rsidRPr="000C1CD3" w:rsidRDefault="00E403A1" w:rsidP="009B4542">
      <w:pPr>
        <w:pStyle w:val="affd"/>
        <w:rPr>
          <w:rStyle w:val="af6"/>
          <w:rtl/>
        </w:rPr>
      </w:pPr>
      <w:r w:rsidRPr="00C91EAB">
        <w:rPr>
          <w:rFonts w:cs="PFT_Frank" w:hint="cs"/>
          <w:b/>
          <w:bCs/>
          <w:szCs w:val="14"/>
          <w:rtl/>
        </w:rPr>
        <w:t>מחלוקת בשיר של קרבן</w:t>
      </w:r>
      <w:r w:rsidRPr="00043784">
        <w:rPr>
          <w:rFonts w:hint="cs"/>
          <w:rtl/>
        </w:rPr>
        <w:t xml:space="preserve"> </w:t>
      </w:r>
      <w:r w:rsidRPr="000C1CD3">
        <w:rPr>
          <w:rStyle w:val="af6"/>
          <w:rFonts w:hint="cs"/>
          <w:rtl/>
        </w:rPr>
        <w:t>דלר</w:t>
      </w:r>
      <w:r w:rsidRPr="000C1CD3">
        <w:rPr>
          <w:rStyle w:val="af6"/>
          <w:rtl/>
        </w:rPr>
        <w:t>"</w:t>
      </w:r>
      <w:r w:rsidRPr="000C1CD3">
        <w:rPr>
          <w:rStyle w:val="af6"/>
          <w:rFonts w:hint="cs"/>
          <w:rtl/>
        </w:rPr>
        <w:t>י:</w:t>
      </w:r>
      <w:r w:rsidRPr="00043784">
        <w:rPr>
          <w:rFonts w:hint="cs"/>
          <w:rtl/>
        </w:rPr>
        <w:t xml:space="preserve"> עיקר שירה בכלי ודוחה השבת, </w:t>
      </w:r>
    </w:p>
    <w:p w14:paraId="0C0D0535" w14:textId="3390D0D1" w:rsidR="00E403A1" w:rsidRPr="00043784" w:rsidRDefault="00E403A1" w:rsidP="00FD2712">
      <w:pPr>
        <w:pStyle w:val="affd"/>
        <w:ind w:left="1190" w:firstLine="170"/>
        <w:rPr>
          <w:rtl/>
        </w:rPr>
      </w:pPr>
      <w:r w:rsidRPr="000C1CD3">
        <w:rPr>
          <w:rStyle w:val="af6"/>
          <w:rFonts w:hint="cs"/>
          <w:rtl/>
        </w:rPr>
        <w:t>ולרבנן:</w:t>
      </w:r>
      <w:r w:rsidRPr="00043784">
        <w:rPr>
          <w:rFonts w:hint="cs"/>
          <w:rtl/>
        </w:rPr>
        <w:t xml:space="preserve"> עיקר שירה בפה ואינו דוחה.</w:t>
      </w:r>
    </w:p>
    <w:p w14:paraId="6A8D7DD2" w14:textId="77777777" w:rsidR="00E403A1" w:rsidRPr="00C01657" w:rsidRDefault="00E403A1" w:rsidP="00E403A1">
      <w:pPr>
        <w:pStyle w:val="affb"/>
        <w:framePr w:w="154" w:h="82" w:hRule="exact" w:wrap="notBeside" w:vAnchor="page" w:x="5" w:y="6729"/>
        <w:rPr>
          <w:del w:id="40019" w:author="Claude" w:date="2026-10-06T14:10:05Z"/>
          <w:rStyle w:val="ae"/>
          <w:rtl/>
        </w:rPr>
      </w:pPr>
      <w:del w:id="40017" w:author="Claude" w:date="2026-10-06T14:10:05Z">
        <w:r w:rsidRPr="00C01657">
          <w:rPr>
            <w:rFonts w:hint="cs"/>
            <w:rtl/>
          </w:rPr>
          <w:delText xml:space="preserve">פרק </w:delText>
        </w:r>
      </w:del>
      <w:del w:id="40018" w:author="Claude" w:date="2026-10-06T14:10:05Z">
        <w:r w:rsidRPr="00C01657">
          <w:rPr>
            <w:rFonts w:hint="cs"/>
            <w:spacing w:val="-2"/>
            <w:rtl/>
          </w:rPr>
          <w:delText xml:space="preserve">חמישי החליל</w:delText>
        </w:r>
      </w:del>
    </w:p>
    <w:p w14:paraId="5F7E84FF" w14:textId="77777777" w:rsidR="00716265" w:rsidRDefault="00A118EF" w:rsidP="00716265">
      <w:pPr>
        <w:rPr>
          <w:rtl/>
        </w:rPr>
      </w:pPr>
      <w:bookmarkStart w:id="374" w:name="_Toc155720555"/>
      <w:r w:rsidRPr="00660FC0">
        <w:rPr>
          <w:rStyle w:val="af2"/>
          <w:rFonts w:hint="cs"/>
          <w:rtl/>
        </w:rPr>
        <w:t xml:space="preserve">אבל </w:t>
      </w:r>
      <w:r w:rsidR="00E403A1" w:rsidRPr="00660FC0">
        <w:rPr>
          <w:rStyle w:val="af2"/>
          <w:rFonts w:hint="cs"/>
          <w:rtl/>
        </w:rPr>
        <w:t>שיר של שואבה</w:t>
      </w:r>
      <w:bookmarkEnd w:id="374"/>
      <w:r w:rsidR="00E403A1" w:rsidRPr="00043784">
        <w:rPr>
          <w:rFonts w:hint="cs"/>
          <w:rtl/>
        </w:rPr>
        <w:t xml:space="preserve"> </w:t>
      </w:r>
      <w:r w:rsidR="00E403A1" w:rsidRPr="000C1CD3">
        <w:rPr>
          <w:rStyle w:val="af6"/>
          <w:rFonts w:hint="cs"/>
          <w:rtl/>
        </w:rPr>
        <w:t>לכו</w:t>
      </w:r>
      <w:r w:rsidR="00E403A1" w:rsidRPr="000C1CD3">
        <w:rPr>
          <w:rStyle w:val="af6"/>
          <w:rtl/>
        </w:rPr>
        <w:t>"</w:t>
      </w:r>
      <w:r w:rsidR="00E403A1" w:rsidRPr="000C1CD3">
        <w:rPr>
          <w:rStyle w:val="af6"/>
          <w:rFonts w:hint="cs"/>
          <w:rtl/>
        </w:rPr>
        <w:t>ע</w:t>
      </w:r>
      <w:r w:rsidR="00E403A1" w:rsidRPr="00043784">
        <w:rPr>
          <w:rFonts w:hint="cs"/>
          <w:rtl/>
        </w:rPr>
        <w:t xml:space="preserve"> שמחה ואינו דוחה השבת, </w:t>
      </w:r>
    </w:p>
    <w:p w14:paraId="6D61972A" w14:textId="4E02F97F" w:rsidR="00716265" w:rsidRPr="00716265" w:rsidRDefault="00716265" w:rsidP="001711C4">
      <w:pPr>
        <w:pStyle w:val="31"/>
        <w:framePr w:wrap="notBeside"/>
        <w:rPr>
          <w:rtl/>
        </w:rPr>
      </w:pPr>
      <w:r w:rsidRPr="00716265">
        <w:rPr>
          <w:rFonts w:hint="cs"/>
          <w:rtl/>
        </w:rPr>
        <w:t>וראייה</w:t>
      </w:r>
      <w:r>
        <w:rPr>
          <w:rFonts w:hint="cs"/>
          <w:rtl/>
        </w:rPr>
        <w:t>:</w:t>
      </w:r>
    </w:p>
    <w:p w14:paraId="5120CAA3" w14:textId="51D6CF6E" w:rsidR="00A909CD" w:rsidRPr="00F8723C" w:rsidRDefault="00A118EF" w:rsidP="00716265">
      <w:pPr>
        <w:rPr>
          <w:rStyle w:val="ac"/>
          <w:rFonts w:cs="PFT_Frank"/>
          <w:sz w:val="14"/>
          <w:rtl/>
        </w:rPr>
      </w:pPr>
      <w:r w:rsidRPr="00043784">
        <w:rPr>
          <w:rFonts w:hint="cs"/>
          <w:rtl/>
        </w:rPr>
        <w:t>שחלקו</w:t>
      </w:r>
      <w:r w:rsidR="00A909CD" w:rsidRPr="00043784">
        <w:rPr>
          <w:rFonts w:hint="cs"/>
          <w:rtl/>
        </w:rPr>
        <w:t xml:space="preserve"> ב</w:t>
      </w:r>
      <w:r w:rsidR="00E403A1" w:rsidRPr="00043784">
        <w:rPr>
          <w:rFonts w:hint="cs"/>
          <w:rtl/>
        </w:rPr>
        <w:t xml:space="preserve">כלי שרת שעשאן של עץ, </w:t>
      </w:r>
      <w:r w:rsidR="00E403A1" w:rsidRPr="000C1CD3">
        <w:rPr>
          <w:rStyle w:val="af6"/>
          <w:rFonts w:hint="cs"/>
          <w:rtl/>
        </w:rPr>
        <w:t>רבי</w:t>
      </w:r>
      <w:r w:rsidR="00E403A1" w:rsidRPr="00043784">
        <w:rPr>
          <w:rFonts w:hint="cs"/>
          <w:rtl/>
        </w:rPr>
        <w:t xml:space="preserve"> פוסל </w:t>
      </w:r>
      <w:r w:rsidR="00E403A1" w:rsidRPr="000C1CD3">
        <w:rPr>
          <w:rStyle w:val="af6"/>
          <w:rFonts w:hint="cs"/>
          <w:rtl/>
        </w:rPr>
        <w:t>וריב</w:t>
      </w:r>
      <w:r w:rsidR="00E403A1" w:rsidRPr="000C1CD3">
        <w:rPr>
          <w:rStyle w:val="af6"/>
          <w:rtl/>
        </w:rPr>
        <w:t>"</w:t>
      </w:r>
      <w:r w:rsidR="00E403A1" w:rsidRPr="000C1CD3">
        <w:rPr>
          <w:rStyle w:val="af6"/>
          <w:rFonts w:hint="cs"/>
          <w:rtl/>
        </w:rPr>
        <w:t>י:</w:t>
      </w:r>
      <w:r w:rsidR="00E403A1" w:rsidRPr="00043784">
        <w:rPr>
          <w:rFonts w:hint="cs"/>
          <w:rtl/>
        </w:rPr>
        <w:t xml:space="preserve"> מכשיר </w:t>
      </w:r>
    </w:p>
    <w:p w14:paraId="241459B2" w14:textId="6DF3ED7C" w:rsidR="00FD2712" w:rsidRPr="00FD2712" w:rsidRDefault="00716265" w:rsidP="001711C4">
      <w:pPr>
        <w:pStyle w:val="31"/>
        <w:framePr w:wrap="notBeside"/>
        <w:rPr>
          <w:rtl/>
        </w:rPr>
      </w:pPr>
      <w:r>
        <w:rPr>
          <w:rFonts w:hint="cs"/>
          <w:rtl/>
        </w:rPr>
        <w:t xml:space="preserve">ודחי' </w:t>
      </w:r>
      <w:r w:rsidR="00E403A1" w:rsidRPr="00FD2712">
        <w:rPr>
          <w:rFonts w:hint="cs"/>
          <w:rtl/>
        </w:rPr>
        <w:t>א.</w:t>
      </w:r>
    </w:p>
    <w:p w14:paraId="720AB7E3" w14:textId="54E10321" w:rsidR="00E403A1" w:rsidRPr="00043784" w:rsidRDefault="00E403A1" w:rsidP="003D6607">
      <w:pPr>
        <w:rPr>
          <w:rStyle w:val="af4"/>
          <w:color w:val="auto"/>
          <w:rtl/>
        </w:rPr>
      </w:pPr>
      <w:r w:rsidRPr="000C1CD3">
        <w:rPr>
          <w:rStyle w:val="af6"/>
          <w:rFonts w:hint="cs"/>
          <w:rtl/>
        </w:rPr>
        <w:t>דלכו</w:t>
      </w:r>
      <w:r w:rsidRPr="000C1CD3">
        <w:rPr>
          <w:rStyle w:val="af6"/>
          <w:rtl/>
        </w:rPr>
        <w:t>"</w:t>
      </w:r>
      <w:r w:rsidRPr="000C1CD3">
        <w:rPr>
          <w:rStyle w:val="af6"/>
          <w:rFonts w:hint="cs"/>
          <w:rtl/>
        </w:rPr>
        <w:t>ע</w:t>
      </w:r>
      <w:r w:rsidRPr="00043784">
        <w:rPr>
          <w:rFonts w:hint="cs"/>
          <w:rtl/>
        </w:rPr>
        <w:t xml:space="preserve"> עיקר שירה ב</w:t>
      </w:r>
      <w:r w:rsidR="00F505E6">
        <w:rPr>
          <w:rFonts w:hint="cs"/>
          <w:rtl/>
        </w:rPr>
        <w:t>כלי</w:t>
      </w:r>
      <w:r w:rsidRPr="00043784">
        <w:rPr>
          <w:rFonts w:hint="cs"/>
          <w:rtl/>
        </w:rPr>
        <w:t xml:space="preserve"> </w:t>
      </w:r>
      <w:r w:rsidRPr="000C1CD3">
        <w:rPr>
          <w:rStyle w:val="af6"/>
          <w:rFonts w:hint="cs"/>
          <w:rtl/>
        </w:rPr>
        <w:t>ו</w:t>
      </w:r>
      <w:r w:rsidR="005B1143" w:rsidRPr="000C1CD3">
        <w:rPr>
          <w:rStyle w:val="af6"/>
          <w:rFonts w:hint="cs"/>
          <w:rtl/>
        </w:rPr>
        <w:t>חלקו</w:t>
      </w:r>
      <w:r w:rsidR="00716265" w:rsidRPr="000C1CD3">
        <w:rPr>
          <w:rStyle w:val="af6"/>
          <w:rFonts w:hint="cs"/>
          <w:rtl/>
        </w:rPr>
        <w:t>:</w:t>
      </w:r>
      <w:r w:rsidRPr="00043784">
        <w:rPr>
          <w:rFonts w:hint="cs"/>
          <w:rtl/>
        </w:rPr>
        <w:t xml:space="preserve"> בדנין אפשר משא</w:t>
      </w:r>
      <w:r w:rsidRPr="00043784">
        <w:rPr>
          <w:rtl/>
        </w:rPr>
        <w:t>"</w:t>
      </w:r>
      <w:r w:rsidRPr="00043784">
        <w:rPr>
          <w:rFonts w:hint="cs"/>
          <w:rtl/>
        </w:rPr>
        <w:t>א.</w:t>
      </w:r>
      <w:r w:rsidRPr="00043784">
        <w:rPr>
          <w:rStyle w:val="af4"/>
          <w:rFonts w:hint="cs"/>
          <w:color w:val="auto"/>
          <w:rtl/>
        </w:rPr>
        <w:t xml:space="preserve"> </w:t>
      </w:r>
    </w:p>
    <w:p w14:paraId="505031DA" w14:textId="77777777" w:rsidR="00FD2712" w:rsidRPr="00FD2712" w:rsidRDefault="00E403A1" w:rsidP="001711C4">
      <w:pPr>
        <w:pStyle w:val="31"/>
        <w:framePr w:wrap="notBeside"/>
        <w:rPr>
          <w:rtl/>
        </w:rPr>
      </w:pPr>
      <w:r w:rsidRPr="00FD2712">
        <w:rPr>
          <w:rFonts w:hint="cs"/>
          <w:rtl/>
        </w:rPr>
        <w:t>ב.</w:t>
      </w:r>
    </w:p>
    <w:p w14:paraId="203D7627" w14:textId="0883BC15" w:rsidR="003923A2" w:rsidRPr="00043784" w:rsidRDefault="00F505E6" w:rsidP="00E403A1">
      <w:pPr>
        <w:pStyle w:val="affd"/>
        <w:widowControl w:val="0"/>
        <w:rPr>
          <w:rtl/>
        </w:rPr>
      </w:pPr>
      <w:r w:rsidRPr="000C1CD3">
        <w:rPr>
          <w:rStyle w:val="af6"/>
          <w:rFonts w:hint="cs"/>
          <w:rtl/>
        </w:rPr>
        <w:t>לכו''ע</w:t>
      </w:r>
      <w:r w:rsidRPr="00F505E6">
        <w:rPr>
          <w:rFonts w:hint="cs"/>
          <w:rtl/>
        </w:rPr>
        <w:t xml:space="preserve"> עיקר שירה בפה </w:t>
      </w:r>
      <w:r>
        <w:rPr>
          <w:rFonts w:hint="cs"/>
          <w:rtl/>
        </w:rPr>
        <w:t xml:space="preserve">  </w:t>
      </w:r>
      <w:r w:rsidRPr="000C1CD3">
        <w:rPr>
          <w:rStyle w:val="af6"/>
          <w:rFonts w:hint="cs"/>
          <w:rtl/>
        </w:rPr>
        <w:t>ו</w:t>
      </w:r>
      <w:r w:rsidR="005B1143" w:rsidRPr="000C1CD3">
        <w:rPr>
          <w:rStyle w:val="af6"/>
          <w:rFonts w:hint="cs"/>
          <w:rtl/>
        </w:rPr>
        <w:t>חלקו</w:t>
      </w:r>
      <w:r w:rsidR="00716265" w:rsidRPr="000C1CD3">
        <w:rPr>
          <w:rStyle w:val="af6"/>
          <w:rFonts w:hint="cs"/>
          <w:rtl/>
        </w:rPr>
        <w:t>:</w:t>
      </w:r>
      <w:r w:rsidR="00E403A1" w:rsidRPr="00043784">
        <w:rPr>
          <w:rFonts w:hint="cs"/>
          <w:rtl/>
        </w:rPr>
        <w:t xml:space="preserve"> במילף מנורה</w:t>
      </w:r>
      <w:r w:rsidR="00716265">
        <w:rPr>
          <w:rFonts w:hint="cs"/>
          <w:rtl/>
        </w:rPr>
        <w:t>,</w:t>
      </w:r>
      <w:r w:rsidR="00E403A1" w:rsidRPr="00043784">
        <w:rPr>
          <w:rFonts w:hint="cs"/>
          <w:rtl/>
        </w:rPr>
        <w:t xml:space="preserve"> </w:t>
      </w:r>
    </w:p>
    <w:p w14:paraId="2CD31AA4" w14:textId="77777777" w:rsidR="00FD2712" w:rsidRPr="00FD2712" w:rsidRDefault="00E403A1" w:rsidP="001711C4">
      <w:pPr>
        <w:pStyle w:val="31"/>
        <w:framePr w:wrap="notBeside"/>
        <w:rPr>
          <w:rtl/>
        </w:rPr>
      </w:pPr>
      <w:r w:rsidRPr="00FD2712">
        <w:rPr>
          <w:rFonts w:hint="cs"/>
          <w:rtl/>
        </w:rPr>
        <w:t>דלרבי:</w:t>
      </w:r>
    </w:p>
    <w:p w14:paraId="70EA8537" w14:textId="394DDDAC" w:rsidR="00E403A1" w:rsidRPr="000C1CD3" w:rsidRDefault="00E403A1" w:rsidP="00E403A1">
      <w:pPr>
        <w:pStyle w:val="affd"/>
        <w:widowControl w:val="0"/>
        <w:rPr>
          <w:rStyle w:val="af6"/>
          <w:rtl/>
        </w:rPr>
      </w:pPr>
      <w:r w:rsidRPr="00043784">
        <w:rPr>
          <w:rFonts w:hint="cs"/>
          <w:rtl/>
        </w:rPr>
        <w:t xml:space="preserve">בכלל ופרט דחזר וכלל כעין פרט דמתכת, </w:t>
      </w:r>
    </w:p>
    <w:p w14:paraId="0A843AE5" w14:textId="77777777" w:rsidR="00FD2712" w:rsidRPr="00FD2712" w:rsidRDefault="00E403A1" w:rsidP="001711C4">
      <w:pPr>
        <w:pStyle w:val="31"/>
        <w:framePr w:wrap="notBeside"/>
        <w:rPr>
          <w:rtl/>
        </w:rPr>
      </w:pPr>
      <w:r w:rsidRPr="00FD2712">
        <w:rPr>
          <w:rFonts w:hint="cs"/>
          <w:rtl/>
        </w:rPr>
        <w:t>ולריב</w:t>
      </w:r>
      <w:r w:rsidRPr="00FD2712">
        <w:rPr>
          <w:rtl/>
        </w:rPr>
        <w:t>"</w:t>
      </w:r>
      <w:r w:rsidRPr="00FD2712">
        <w:rPr>
          <w:rFonts w:hint="cs"/>
          <w:rtl/>
        </w:rPr>
        <w:t>י:</w:t>
      </w:r>
    </w:p>
    <w:p w14:paraId="70058105" w14:textId="46C94E6A" w:rsidR="00E403A1" w:rsidRPr="00043784" w:rsidRDefault="00E403A1" w:rsidP="00E403A1">
      <w:pPr>
        <w:pStyle w:val="affd"/>
        <w:widowControl w:val="0"/>
        <w:rPr>
          <w:rtl/>
        </w:rPr>
      </w:pPr>
      <w:r w:rsidRPr="00043784">
        <w:rPr>
          <w:rFonts w:hint="cs"/>
          <w:rtl/>
        </w:rPr>
        <w:t xml:space="preserve">בריבוי ומיעוט- ריבה הכל ומיעט חרס. </w:t>
      </w:r>
    </w:p>
    <w:p w14:paraId="1E338857" w14:textId="77777777" w:rsidR="00E403A1" w:rsidRPr="00C01657" w:rsidRDefault="00E403A1" w:rsidP="009D377E">
      <w:pPr>
        <w:pStyle w:val="ad"/>
        <w:framePr w:wrap="around"/>
        <w:rPr>
          <w:rtl/>
        </w:rPr>
      </w:pPr>
      <w:bookmarkStart w:id="375" w:name="_Toc155720556"/>
      <w:r w:rsidRPr="00C01657">
        <w:rPr>
          <w:rStyle w:val="ae"/>
          <w:rFonts w:hint="cs"/>
          <w:rtl/>
        </w:rPr>
        <w:t>נא.</w:t>
      </w:r>
      <w:bookmarkEnd w:id="375"/>
      <w:r w:rsidRPr="00C01657">
        <w:rPr>
          <w:rFonts w:hint="cs"/>
          <w:rtl/>
        </w:rPr>
        <w:t xml:space="preserve"> </w:t>
      </w:r>
    </w:p>
    <w:p w14:paraId="734F0A22" w14:textId="77777777" w:rsidR="00716265" w:rsidRPr="00716265" w:rsidRDefault="00716265" w:rsidP="001711C4">
      <w:pPr>
        <w:pStyle w:val="31"/>
        <w:framePr w:wrap="notBeside"/>
        <w:rPr>
          <w:rtl/>
        </w:rPr>
      </w:pPr>
      <w:r w:rsidRPr="00716265">
        <w:rPr>
          <w:rFonts w:hint="cs"/>
          <w:rtl/>
        </w:rPr>
        <w:t>ר</w:t>
      </w:r>
      <w:r w:rsidRPr="00716265">
        <w:rPr>
          <w:rtl/>
        </w:rPr>
        <w:t>"</w:t>
      </w:r>
      <w:r w:rsidRPr="00716265">
        <w:rPr>
          <w:rFonts w:hint="cs"/>
          <w:rtl/>
        </w:rPr>
        <w:t>פ:</w:t>
      </w:r>
    </w:p>
    <w:p w14:paraId="3A023E42" w14:textId="232D51F9" w:rsidR="00A118EF" w:rsidRPr="00043784" w:rsidRDefault="00E403A1" w:rsidP="00716265">
      <w:pPr>
        <w:rPr>
          <w:rtl/>
        </w:rPr>
      </w:pPr>
      <w:bookmarkStart w:id="376" w:name="_Toc155720557"/>
      <w:r w:rsidRPr="00660FC0">
        <w:rPr>
          <w:rStyle w:val="af2"/>
          <w:rFonts w:hint="cs"/>
          <w:rtl/>
        </w:rPr>
        <w:t>שירה בפה או בכלי</w:t>
      </w:r>
      <w:bookmarkEnd w:id="376"/>
      <w:r w:rsidR="00D75119" w:rsidRPr="00043784">
        <w:rPr>
          <w:rFonts w:hint="cs"/>
          <w:rtl/>
        </w:rPr>
        <w:t xml:space="preserve">: </w:t>
      </w:r>
      <w:r w:rsidRPr="00043784">
        <w:rPr>
          <w:rFonts w:hint="cs"/>
          <w:rtl/>
        </w:rPr>
        <w:t xml:space="preserve">כתנאי, </w:t>
      </w:r>
    </w:p>
    <w:p w14:paraId="031B3CDA" w14:textId="55BD137E" w:rsidR="00F7258B" w:rsidRPr="00C01657" w:rsidRDefault="00F7258B" w:rsidP="00F7258B">
      <w:pPr>
        <w:pStyle w:val="af1"/>
        <w:rPr>
          <w:rtl/>
        </w:rPr>
      </w:pPr>
      <w:bookmarkStart w:id="377" w:name="_Toc155720558"/>
      <w:r w:rsidRPr="00C01657">
        <w:rPr>
          <w:rFonts w:hint="cs"/>
          <w:rtl/>
        </w:rPr>
        <w:t>מי היו אוחזי כלי שיר</w:t>
      </w:r>
      <w:bookmarkEnd w:id="377"/>
    </w:p>
    <w:p w14:paraId="01AE623F" w14:textId="77777777" w:rsidR="00FD2712" w:rsidRPr="00FD2712" w:rsidRDefault="00F7258B" w:rsidP="001711C4">
      <w:pPr>
        <w:pStyle w:val="31"/>
        <w:framePr w:wrap="notBeside"/>
        <w:rPr>
          <w:rtl/>
        </w:rPr>
      </w:pPr>
      <w:r w:rsidRPr="00FD2712">
        <w:rPr>
          <w:rFonts w:hint="cs"/>
          <w:rtl/>
        </w:rPr>
        <w:t>לר</w:t>
      </w:r>
      <w:r w:rsidRPr="00FD2712">
        <w:rPr>
          <w:rtl/>
        </w:rPr>
        <w:t>"</w:t>
      </w:r>
      <w:r w:rsidRPr="00FD2712">
        <w:rPr>
          <w:rFonts w:hint="cs"/>
          <w:rtl/>
        </w:rPr>
        <w:t>מ:</w:t>
      </w:r>
    </w:p>
    <w:p w14:paraId="46FA26A0" w14:textId="639AD127" w:rsidR="00F7258B" w:rsidRPr="000C1CD3" w:rsidRDefault="00F7258B" w:rsidP="00F7258B">
      <w:pPr>
        <w:pStyle w:val="affd"/>
        <w:rPr>
          <w:rStyle w:val="af6"/>
          <w:rtl/>
        </w:rPr>
      </w:pPr>
      <w:r w:rsidRPr="00043784">
        <w:rPr>
          <w:rFonts w:hint="cs"/>
          <w:rtl/>
        </w:rPr>
        <w:t xml:space="preserve">עבדי כהנים, </w:t>
      </w:r>
      <w:r w:rsidRPr="000C1CD3">
        <w:rPr>
          <w:rStyle w:val="af6"/>
          <w:rFonts w:hint="cs"/>
          <w:rtl/>
        </w:rPr>
        <w:t xml:space="preserve"> </w:t>
      </w:r>
    </w:p>
    <w:p w14:paraId="4B27DD8B" w14:textId="0DAC6F77" w:rsidR="00FD2712" w:rsidRPr="00FD2712" w:rsidRDefault="00F7258B" w:rsidP="001711C4">
      <w:pPr>
        <w:pStyle w:val="31"/>
        <w:framePr w:wrap="notBeside"/>
        <w:rPr>
          <w:rtl/>
        </w:rPr>
      </w:pPr>
      <w:r w:rsidRPr="00FD2712">
        <w:rPr>
          <w:rFonts w:hint="cs"/>
          <w:rtl/>
        </w:rPr>
        <w:t>רבי יוסי</w:t>
      </w:r>
      <w:r w:rsidR="00716265">
        <w:rPr>
          <w:rFonts w:hint="cs"/>
          <w:rtl/>
        </w:rPr>
        <w:t>:</w:t>
      </w:r>
    </w:p>
    <w:p w14:paraId="05A8A125" w14:textId="53A5BB2B" w:rsidR="00F7258B" w:rsidRPr="00043784" w:rsidRDefault="00F7258B" w:rsidP="00F7258B">
      <w:pPr>
        <w:pStyle w:val="affd"/>
        <w:rPr>
          <w:rtl/>
        </w:rPr>
      </w:pPr>
      <w:r w:rsidRPr="00043784">
        <w:rPr>
          <w:rFonts w:hint="cs"/>
          <w:rtl/>
        </w:rPr>
        <w:t>משפחות ישראל שמהם השיאו לכהונה,</w:t>
      </w:r>
    </w:p>
    <w:p w14:paraId="4BE9913C" w14:textId="77777777" w:rsidR="00FD2712" w:rsidRPr="00FD2712" w:rsidRDefault="00F7258B" w:rsidP="001711C4">
      <w:pPr>
        <w:pStyle w:val="31"/>
        <w:framePr w:wrap="notBeside"/>
        <w:rPr>
          <w:rtl/>
        </w:rPr>
      </w:pPr>
      <w:r w:rsidRPr="00FD2712">
        <w:rPr>
          <w:rFonts w:hint="cs"/>
          <w:rtl/>
        </w:rPr>
        <w:t xml:space="preserve"> רחב</w:t>
      </w:r>
      <w:r w:rsidRPr="00FD2712">
        <w:rPr>
          <w:rtl/>
        </w:rPr>
        <w:t>"</w:t>
      </w:r>
      <w:r w:rsidRPr="00FD2712">
        <w:rPr>
          <w:rFonts w:hint="cs"/>
          <w:rtl/>
        </w:rPr>
        <w:t>א:</w:t>
      </w:r>
    </w:p>
    <w:p w14:paraId="313ACAD4" w14:textId="42D5DC0D" w:rsidR="00F7258B" w:rsidRPr="00043784" w:rsidRDefault="00F7258B" w:rsidP="00F7258B">
      <w:pPr>
        <w:rPr>
          <w:rtl/>
        </w:rPr>
      </w:pPr>
      <w:r w:rsidRPr="00043784">
        <w:rPr>
          <w:rFonts w:hint="cs"/>
          <w:rtl/>
        </w:rPr>
        <w:t xml:space="preserve">לויים היו דעיקר שירה בכלי, </w:t>
      </w:r>
    </w:p>
    <w:p w14:paraId="43B30BBF" w14:textId="211B7E25" w:rsidR="00FD2712" w:rsidRPr="00FD2712" w:rsidRDefault="00E403A1" w:rsidP="001711C4">
      <w:pPr>
        <w:pStyle w:val="31"/>
        <w:framePr w:wrap="notBeside"/>
        <w:rPr>
          <w:rtl/>
        </w:rPr>
      </w:pPr>
      <w:r w:rsidRPr="00FD2712">
        <w:rPr>
          <w:rFonts w:hint="cs"/>
          <w:rtl/>
        </w:rPr>
        <w:t>ודחי'</w:t>
      </w:r>
      <w:r w:rsidR="00716265">
        <w:rPr>
          <w:rFonts w:hint="cs"/>
          <w:rtl/>
        </w:rPr>
        <w:t>:</w:t>
      </w:r>
    </w:p>
    <w:p w14:paraId="3783FE4F" w14:textId="11CD67B3" w:rsidR="00E403A1" w:rsidRPr="00043784" w:rsidRDefault="00E403A1" w:rsidP="00D75119">
      <w:pPr>
        <w:rPr>
          <w:rtl/>
        </w:rPr>
      </w:pPr>
      <w:r w:rsidRPr="000C1CD3">
        <w:rPr>
          <w:rStyle w:val="af6"/>
          <w:rFonts w:hint="cs"/>
          <w:rtl/>
        </w:rPr>
        <w:t>ד</w:t>
      </w:r>
      <w:r w:rsidR="00716265" w:rsidRPr="000C1CD3">
        <w:rPr>
          <w:rStyle w:val="af6"/>
          <w:rFonts w:hint="cs"/>
          <w:rtl/>
        </w:rPr>
        <w:t>ל</w:t>
      </w:r>
      <w:r w:rsidRPr="000C1CD3">
        <w:rPr>
          <w:rStyle w:val="af6"/>
          <w:rFonts w:hint="cs"/>
          <w:rtl/>
        </w:rPr>
        <w:t>כו"ע</w:t>
      </w:r>
      <w:r w:rsidR="00716265" w:rsidRPr="000C1CD3">
        <w:rPr>
          <w:rStyle w:val="af6"/>
          <w:rFonts w:hint="cs"/>
          <w:rtl/>
        </w:rPr>
        <w:t>:</w:t>
      </w:r>
      <w:r w:rsidRPr="000C1CD3">
        <w:rPr>
          <w:rStyle w:val="af6"/>
          <w:rFonts w:hint="cs"/>
          <w:rtl/>
        </w:rPr>
        <w:t xml:space="preserve"> </w:t>
      </w:r>
      <w:r w:rsidRPr="00043784">
        <w:rPr>
          <w:rFonts w:hint="cs"/>
          <w:rtl/>
        </w:rPr>
        <w:t xml:space="preserve">עיקר שירה בפה </w:t>
      </w:r>
      <w:r w:rsidRPr="000C1CD3">
        <w:rPr>
          <w:rStyle w:val="af6"/>
          <w:rFonts w:hint="cs"/>
          <w:rtl/>
        </w:rPr>
        <w:t>ו</w:t>
      </w:r>
      <w:r w:rsidR="005B1143" w:rsidRPr="000C1CD3">
        <w:rPr>
          <w:rStyle w:val="af6"/>
          <w:rFonts w:hint="cs"/>
          <w:rtl/>
        </w:rPr>
        <w:t>חלקו</w:t>
      </w:r>
      <w:r w:rsidR="00716265" w:rsidRPr="000C1CD3">
        <w:rPr>
          <w:rStyle w:val="af6"/>
          <w:rFonts w:hint="cs"/>
          <w:rtl/>
        </w:rPr>
        <w:t>:</w:t>
      </w:r>
      <w:r w:rsidRPr="00043784">
        <w:rPr>
          <w:rFonts w:hint="cs"/>
          <w:rtl/>
        </w:rPr>
        <w:t xml:space="preserve"> </w:t>
      </w:r>
      <w:r w:rsidR="00716265">
        <w:rPr>
          <w:rFonts w:hint="cs"/>
          <w:rtl/>
        </w:rPr>
        <w:t>איך היה ה</w:t>
      </w:r>
      <w:r w:rsidRPr="00043784">
        <w:rPr>
          <w:rFonts w:hint="cs"/>
          <w:rtl/>
        </w:rPr>
        <w:t>מעשה.</w:t>
      </w:r>
    </w:p>
    <w:p w14:paraId="2EB8368D" w14:textId="77777777" w:rsidR="00FD2712" w:rsidRPr="00FD2712" w:rsidRDefault="00E403A1" w:rsidP="001711C4">
      <w:pPr>
        <w:pStyle w:val="31"/>
        <w:framePr w:wrap="notBeside"/>
        <w:rPr>
          <w:rtl/>
        </w:rPr>
      </w:pPr>
      <w:r w:rsidRPr="00FD2712">
        <w:rPr>
          <w:rFonts w:hint="cs"/>
          <w:rtl/>
        </w:rPr>
        <w:t>ונפק</w:t>
      </w:r>
      <w:r w:rsidRPr="00FD2712">
        <w:rPr>
          <w:rtl/>
        </w:rPr>
        <w:t>"</w:t>
      </w:r>
      <w:r w:rsidRPr="00FD2712">
        <w:rPr>
          <w:rFonts w:hint="cs"/>
          <w:rtl/>
        </w:rPr>
        <w:t>מ</w:t>
      </w:r>
    </w:p>
    <w:p w14:paraId="2625D78B" w14:textId="77777777" w:rsidR="006D43D4" w:rsidRPr="000C1CD3" w:rsidRDefault="00E403A1" w:rsidP="00D75119">
      <w:pPr>
        <w:pStyle w:val="affd"/>
        <w:widowControl w:val="0"/>
        <w:rPr>
          <w:rStyle w:val="af6"/>
          <w:rtl/>
        </w:rPr>
      </w:pPr>
      <w:r w:rsidRPr="000C1CD3">
        <w:rPr>
          <w:rStyle w:val="af6"/>
          <w:rFonts w:hint="cs"/>
          <w:rtl/>
        </w:rPr>
        <w:t>למ</w:t>
      </w:r>
      <w:r w:rsidRPr="000C1CD3">
        <w:rPr>
          <w:rStyle w:val="af6"/>
          <w:rtl/>
        </w:rPr>
        <w:t>"</w:t>
      </w:r>
      <w:r w:rsidRPr="000C1CD3">
        <w:rPr>
          <w:rStyle w:val="af6"/>
          <w:rFonts w:hint="cs"/>
          <w:rtl/>
        </w:rPr>
        <w:t>ד</w:t>
      </w:r>
      <w:r w:rsidR="00A909CD" w:rsidRPr="000C1CD3">
        <w:rPr>
          <w:rStyle w:val="af6"/>
          <w:rFonts w:hint="cs"/>
          <w:rtl/>
        </w:rPr>
        <w:t xml:space="preserve"> עבדים</w:t>
      </w:r>
      <w:r w:rsidR="00D75119" w:rsidRPr="000C1CD3">
        <w:rPr>
          <w:rStyle w:val="af6"/>
          <w:rFonts w:hint="cs"/>
          <w:rtl/>
        </w:rPr>
        <w:t>:</w:t>
      </w:r>
      <w:r w:rsidRPr="00043784">
        <w:rPr>
          <w:rFonts w:hint="cs"/>
          <w:rtl/>
        </w:rPr>
        <w:t xml:space="preserve"> אין מעלין כלל, </w:t>
      </w:r>
      <w:r w:rsidRPr="000C1CD3">
        <w:rPr>
          <w:rStyle w:val="af6"/>
          <w:rFonts w:hint="cs"/>
          <w:rtl/>
        </w:rPr>
        <w:t>למ</w:t>
      </w:r>
      <w:r w:rsidRPr="000C1CD3">
        <w:rPr>
          <w:rStyle w:val="af6"/>
          <w:rtl/>
        </w:rPr>
        <w:t>"</w:t>
      </w:r>
      <w:r w:rsidRPr="000C1CD3">
        <w:rPr>
          <w:rStyle w:val="af6"/>
          <w:rFonts w:hint="cs"/>
          <w:rtl/>
        </w:rPr>
        <w:t>ד ישראל</w:t>
      </w:r>
      <w:r w:rsidRPr="00043784">
        <w:rPr>
          <w:rFonts w:hint="cs"/>
          <w:rtl/>
        </w:rPr>
        <w:t xml:space="preserve"> מעלין מדוכן ליוחסין,</w:t>
      </w:r>
      <w:r w:rsidR="00D75119" w:rsidRPr="00043784">
        <w:rPr>
          <w:rFonts w:hint="cs"/>
          <w:rtl/>
        </w:rPr>
        <w:t xml:space="preserve"> </w:t>
      </w:r>
      <w:r w:rsidRPr="00043784">
        <w:rPr>
          <w:rFonts w:hint="cs"/>
          <w:rtl/>
        </w:rPr>
        <w:t xml:space="preserve"> </w:t>
      </w:r>
    </w:p>
    <w:p w14:paraId="14CAB0FD" w14:textId="77777777" w:rsidR="00E403A1" w:rsidRPr="00043784" w:rsidRDefault="00E403A1" w:rsidP="00FD2712">
      <w:pPr>
        <w:pStyle w:val="affd"/>
        <w:spacing w:after="60"/>
        <w:rPr>
          <w:rtl/>
        </w:rPr>
      </w:pPr>
      <w:r w:rsidRPr="000C1CD3">
        <w:rPr>
          <w:rStyle w:val="af6"/>
          <w:rFonts w:hint="cs"/>
          <w:rtl/>
        </w:rPr>
        <w:t>למ</w:t>
      </w:r>
      <w:r w:rsidRPr="000C1CD3">
        <w:rPr>
          <w:rStyle w:val="af6"/>
          <w:rtl/>
        </w:rPr>
        <w:t>"</w:t>
      </w:r>
      <w:r w:rsidRPr="000C1CD3">
        <w:rPr>
          <w:rStyle w:val="af6"/>
          <w:rFonts w:hint="cs"/>
          <w:rtl/>
        </w:rPr>
        <w:t>ד לוים</w:t>
      </w:r>
      <w:r w:rsidR="00D75119" w:rsidRPr="000C1CD3">
        <w:rPr>
          <w:rStyle w:val="af6"/>
          <w:rFonts w:hint="cs"/>
          <w:rtl/>
        </w:rPr>
        <w:t>:</w:t>
      </w:r>
      <w:r w:rsidRPr="00043784">
        <w:rPr>
          <w:rFonts w:hint="cs"/>
          <w:rtl/>
        </w:rPr>
        <w:t xml:space="preserve"> מעלין מדוכן ליוחסין ולמעשר.</w:t>
      </w:r>
    </w:p>
    <w:p w14:paraId="449FBAC6" w14:textId="77777777" w:rsidR="00FD2712" w:rsidRPr="00FD2712" w:rsidRDefault="006D43D4" w:rsidP="001711C4">
      <w:pPr>
        <w:pStyle w:val="31"/>
        <w:framePr w:wrap="notBeside"/>
        <w:rPr>
          <w:rtl/>
        </w:rPr>
      </w:pPr>
      <w:r w:rsidRPr="00FD2712">
        <w:rPr>
          <w:rFonts w:hint="cs"/>
          <w:rtl/>
        </w:rPr>
        <w:t>ריב"א:</w:t>
      </w:r>
    </w:p>
    <w:p w14:paraId="3EF483F2" w14:textId="56353393" w:rsidR="006D43D4" w:rsidRPr="00660FC0" w:rsidRDefault="006D43D4" w:rsidP="00660FC0">
      <w:pPr>
        <w:pStyle w:val="af1"/>
        <w:rPr>
          <w:rtl/>
        </w:rPr>
      </w:pPr>
      <w:bookmarkStart w:id="378" w:name="_Toc155720559"/>
      <w:r w:rsidRPr="00660FC0">
        <w:rPr>
          <w:rFonts w:hint="cs"/>
          <w:rtl/>
        </w:rPr>
        <w:t>מחלוקת בשיר של שואבה</w:t>
      </w:r>
      <w:bookmarkEnd w:id="378"/>
    </w:p>
    <w:p w14:paraId="4576B0EF" w14:textId="77777777" w:rsidR="006D43D4" w:rsidRPr="00043784" w:rsidRDefault="006D43D4" w:rsidP="006D43D4">
      <w:pPr>
        <w:pStyle w:val="affd"/>
        <w:widowControl w:val="0"/>
        <w:rPr>
          <w:rtl/>
        </w:rPr>
      </w:pPr>
      <w:r w:rsidRPr="000C1CD3">
        <w:rPr>
          <w:rStyle w:val="af6"/>
          <w:rFonts w:hint="cs"/>
          <w:rtl/>
        </w:rPr>
        <w:t>לריב</w:t>
      </w:r>
      <w:r w:rsidRPr="000C1CD3">
        <w:rPr>
          <w:rStyle w:val="af6"/>
          <w:rtl/>
        </w:rPr>
        <w:t>"</w:t>
      </w:r>
      <w:r w:rsidRPr="000C1CD3">
        <w:rPr>
          <w:rStyle w:val="af6"/>
          <w:rFonts w:hint="cs"/>
          <w:rtl/>
        </w:rPr>
        <w:t>י:</w:t>
      </w:r>
      <w:r w:rsidRPr="00043784">
        <w:rPr>
          <w:rFonts w:hint="cs"/>
          <w:rtl/>
        </w:rPr>
        <w:t xml:space="preserve"> שמחה יתרה דוחה, </w:t>
      </w:r>
      <w:r w:rsidRPr="000C1CD3">
        <w:rPr>
          <w:rStyle w:val="af6"/>
          <w:rFonts w:hint="cs"/>
          <w:rtl/>
        </w:rPr>
        <w:t>לרבנן:</w:t>
      </w:r>
      <w:r w:rsidRPr="00043784">
        <w:rPr>
          <w:rFonts w:hint="cs"/>
          <w:rtl/>
        </w:rPr>
        <w:t xml:space="preserve"> אין דוחה שבת. </w:t>
      </w:r>
    </w:p>
    <w:p w14:paraId="756E8861" w14:textId="77777777" w:rsidR="006D43D4" w:rsidRPr="00043784" w:rsidRDefault="006D43D4" w:rsidP="006D43D4">
      <w:pPr>
        <w:pStyle w:val="affd"/>
        <w:widowControl w:val="0"/>
        <w:rPr>
          <w:rtl/>
        </w:rPr>
      </w:pPr>
      <w:r w:rsidRPr="00043784">
        <w:rPr>
          <w:rFonts w:hint="cs"/>
          <w:rtl/>
        </w:rPr>
        <w:t xml:space="preserve">ובשיר של קרבן </w:t>
      </w:r>
      <w:r w:rsidRPr="000C1CD3">
        <w:rPr>
          <w:rStyle w:val="af6"/>
          <w:rFonts w:hint="cs"/>
          <w:rtl/>
        </w:rPr>
        <w:t>לכו</w:t>
      </w:r>
      <w:r w:rsidRPr="000C1CD3">
        <w:rPr>
          <w:rStyle w:val="af6"/>
          <w:rtl/>
        </w:rPr>
        <w:t>"</w:t>
      </w:r>
      <w:r w:rsidRPr="000C1CD3">
        <w:rPr>
          <w:rStyle w:val="af6"/>
          <w:rFonts w:hint="cs"/>
          <w:rtl/>
        </w:rPr>
        <w:t>ע</w:t>
      </w:r>
      <w:r w:rsidRPr="00043784">
        <w:rPr>
          <w:rFonts w:hint="cs"/>
          <w:rtl/>
        </w:rPr>
        <w:t xml:space="preserve"> עבודה ודוחה השבת.</w:t>
      </w:r>
    </w:p>
    <w:p w14:paraId="2C72DCFD" w14:textId="77777777" w:rsidR="006D43D4" w:rsidRPr="00043784" w:rsidRDefault="006D43D4" w:rsidP="006D43D4">
      <w:pPr>
        <w:spacing w:before="60"/>
        <w:rPr>
          <w:rtl/>
        </w:rPr>
      </w:pPr>
      <w:r w:rsidRPr="00F8723C">
        <w:rPr>
          <w:rStyle w:val="ac"/>
          <w:rFonts w:cs="PFT_Frank" w:hint="cs"/>
          <w:sz w:val="14"/>
          <w:rtl/>
        </w:rPr>
        <w:t>ותיובתא</w:t>
      </w:r>
      <w:r w:rsidRPr="00043784">
        <w:rPr>
          <w:rFonts w:hint="cs"/>
          <w:rtl/>
        </w:rPr>
        <w:t xml:space="preserve"> </w:t>
      </w:r>
      <w:r w:rsidRPr="000C1CD3">
        <w:rPr>
          <w:rStyle w:val="af6"/>
          <w:rFonts w:hint="cs"/>
          <w:rtl/>
        </w:rPr>
        <w:t xml:space="preserve">דרב יוסף, </w:t>
      </w:r>
      <w:r w:rsidRPr="00043784">
        <w:rPr>
          <w:rFonts w:hint="cs"/>
          <w:rtl/>
        </w:rPr>
        <w:t xml:space="preserve">מדתניא דחלקו בשיר של שואבה- </w:t>
      </w:r>
    </w:p>
    <w:p w14:paraId="4D94912E" w14:textId="1E0EA843" w:rsidR="006D43D4" w:rsidRPr="00043784" w:rsidRDefault="006D43D4" w:rsidP="00FD2712">
      <w:pPr>
        <w:rPr>
          <w:rFonts w:cs="BA Esthetic Regular"/>
          <w:sz w:val="13"/>
          <w:szCs w:val="15"/>
          <w:rtl/>
        </w:rPr>
      </w:pPr>
      <w:r w:rsidRPr="000C1CD3">
        <w:rPr>
          <w:rStyle w:val="af6"/>
          <w:rFonts w:hint="cs"/>
          <w:rtl/>
        </w:rPr>
        <w:t>דלריב</w:t>
      </w:r>
      <w:r w:rsidRPr="000C1CD3">
        <w:rPr>
          <w:rStyle w:val="af6"/>
          <w:rtl/>
        </w:rPr>
        <w:t>"</w:t>
      </w:r>
      <w:r w:rsidRPr="000C1CD3">
        <w:rPr>
          <w:rStyle w:val="af6"/>
          <w:rFonts w:hint="cs"/>
          <w:rtl/>
        </w:rPr>
        <w:t>י:</w:t>
      </w:r>
      <w:r w:rsidRPr="00043784">
        <w:rPr>
          <w:rFonts w:hint="cs"/>
          <w:rtl/>
        </w:rPr>
        <w:t xml:space="preserve"> דוחה השבת,  </w:t>
      </w:r>
      <w:r w:rsidRPr="000C1CD3">
        <w:rPr>
          <w:rStyle w:val="af6"/>
          <w:rFonts w:hint="cs"/>
          <w:rtl/>
        </w:rPr>
        <w:t xml:space="preserve">  וחכ</w:t>
      </w:r>
      <w:r w:rsidRPr="000C1CD3">
        <w:rPr>
          <w:rStyle w:val="af6"/>
          <w:rtl/>
        </w:rPr>
        <w:t>"</w:t>
      </w:r>
      <w:r w:rsidRPr="000C1CD3">
        <w:rPr>
          <w:rStyle w:val="af6"/>
          <w:rFonts w:hint="cs"/>
          <w:rtl/>
        </w:rPr>
        <w:t>א:</w:t>
      </w:r>
      <w:r w:rsidRPr="00043784">
        <w:rPr>
          <w:rFonts w:hint="cs"/>
          <w:rtl/>
        </w:rPr>
        <w:t xml:space="preserve"> אף יו</w:t>
      </w:r>
      <w:r w:rsidRPr="00043784">
        <w:rPr>
          <w:rtl/>
        </w:rPr>
        <w:t>"</w:t>
      </w:r>
      <w:r w:rsidRPr="00043784">
        <w:rPr>
          <w:rFonts w:hint="cs"/>
          <w:rtl/>
        </w:rPr>
        <w:t xml:space="preserve">ט לא דוחה, </w:t>
      </w:r>
    </w:p>
    <w:p w14:paraId="2E22EC42" w14:textId="6CC06620" w:rsidR="00716265" w:rsidRPr="00716265" w:rsidRDefault="006D43D4" w:rsidP="001711C4">
      <w:pPr>
        <w:pStyle w:val="31"/>
        <w:framePr w:wrap="notBeside"/>
        <w:rPr>
          <w:rtl/>
        </w:rPr>
      </w:pPr>
      <w:r w:rsidRPr="00716265">
        <w:rPr>
          <w:rFonts w:hint="cs"/>
          <w:rtl/>
        </w:rPr>
        <w:t>וא</w:t>
      </w:r>
      <w:r w:rsidRPr="00716265">
        <w:rPr>
          <w:rtl/>
        </w:rPr>
        <w:t>"</w:t>
      </w:r>
      <w:r w:rsidRPr="00716265">
        <w:rPr>
          <w:rFonts w:hint="cs"/>
          <w:rtl/>
        </w:rPr>
        <w:t xml:space="preserve">א </w:t>
      </w:r>
      <w:r w:rsidR="00716265">
        <w:rPr>
          <w:rFonts w:hint="cs"/>
          <w:rtl/>
        </w:rPr>
        <w:t>ש</w:t>
      </w:r>
      <w:r w:rsidRPr="00716265">
        <w:rPr>
          <w:rFonts w:hint="cs"/>
          <w:rtl/>
        </w:rPr>
        <w:t>חלקו</w:t>
      </w:r>
      <w:r w:rsidR="00716265">
        <w:rPr>
          <w:rFonts w:hint="cs"/>
          <w:rtl/>
        </w:rPr>
        <w:t>:</w:t>
      </w:r>
    </w:p>
    <w:p w14:paraId="57925F30" w14:textId="70EC55B1" w:rsidR="006D43D4" w:rsidRPr="00043784" w:rsidRDefault="006D43D4" w:rsidP="006D43D4">
      <w:pPr>
        <w:pStyle w:val="affd"/>
        <w:widowControl w:val="0"/>
        <w:rPr>
          <w:rtl/>
        </w:rPr>
      </w:pPr>
      <w:r w:rsidRPr="00043784">
        <w:rPr>
          <w:rFonts w:hint="cs"/>
          <w:rtl/>
        </w:rPr>
        <w:t xml:space="preserve">גם בקרבן, -דממתני' משמע </w:t>
      </w:r>
      <w:r w:rsidR="00716265">
        <w:rPr>
          <w:rFonts w:hint="cs"/>
          <w:rtl/>
        </w:rPr>
        <w:t>ש</w:t>
      </w:r>
      <w:r w:rsidRPr="00043784">
        <w:rPr>
          <w:rFonts w:hint="cs"/>
          <w:rtl/>
        </w:rPr>
        <w:t xml:space="preserve">כן דוחה קרבן. </w:t>
      </w:r>
    </w:p>
    <w:p w14:paraId="255A873C" w14:textId="77777777" w:rsidR="006D43D4" w:rsidRPr="00F8723C" w:rsidRDefault="006D43D4" w:rsidP="006D43D4">
      <w:pPr>
        <w:pStyle w:val="affd"/>
        <w:widowControl w:val="0"/>
        <w:spacing w:before="60"/>
        <w:rPr>
          <w:rStyle w:val="ac"/>
          <w:rFonts w:cs="PFT_Frank"/>
          <w:sz w:val="14"/>
          <w:rtl/>
        </w:rPr>
      </w:pPr>
      <w:r w:rsidRPr="00F8723C">
        <w:rPr>
          <w:rStyle w:val="ac"/>
          <w:rFonts w:cs="PFT_Frank" w:hint="cs"/>
          <w:sz w:val="14"/>
          <w:rtl/>
        </w:rPr>
        <w:t>מ</w:t>
      </w:r>
      <w:r w:rsidRPr="00F8723C">
        <w:rPr>
          <w:rStyle w:val="ac"/>
          <w:rFonts w:cs="PFT_Frank"/>
          <w:sz w:val="14"/>
          <w:rtl/>
        </w:rPr>
        <w:t>"</w:t>
      </w:r>
      <w:r w:rsidRPr="00F8723C">
        <w:rPr>
          <w:rStyle w:val="ac"/>
          <w:rFonts w:cs="PFT_Frank" w:hint="cs"/>
          <w:sz w:val="14"/>
          <w:rtl/>
        </w:rPr>
        <w:t>ד דעיקר שירה בכלי</w:t>
      </w:r>
      <w:r w:rsidRPr="00043784">
        <w:rPr>
          <w:rFonts w:hint="cs"/>
          <w:rtl/>
        </w:rPr>
        <w:t xml:space="preserve"> ד</w:t>
      </w:r>
      <w:r w:rsidRPr="00043784">
        <w:rPr>
          <w:rStyle w:val="af8"/>
          <w:rFonts w:hint="cs"/>
          <w:rtl/>
        </w:rPr>
        <w:t xml:space="preserve">החל שיר ה' ... ע''י כלי דוד. </w:t>
      </w:r>
    </w:p>
    <w:p w14:paraId="6ADBE45B" w14:textId="77777777" w:rsidR="00716265" w:rsidRPr="00716265" w:rsidRDefault="006D43D4" w:rsidP="001711C4">
      <w:pPr>
        <w:pStyle w:val="31"/>
        <w:framePr w:wrap="notBeside"/>
        <w:rPr>
          <w:rtl/>
        </w:rPr>
      </w:pPr>
      <w:r w:rsidRPr="00716265">
        <w:rPr>
          <w:rFonts w:hint="cs"/>
          <w:rtl/>
        </w:rPr>
        <w:t>והך</w:t>
      </w:r>
      <w:r w:rsidR="00FD2712" w:rsidRPr="00716265">
        <w:rPr>
          <w:rFonts w:hint="cs"/>
          <w:rtl/>
        </w:rPr>
        <w:t>:</w:t>
      </w:r>
    </w:p>
    <w:p w14:paraId="1D02D7A0" w14:textId="4F2E4AE6" w:rsidR="006D43D4" w:rsidRPr="00043784" w:rsidRDefault="006D43D4" w:rsidP="00716265">
      <w:pPr>
        <w:pStyle w:val="affd"/>
        <w:widowControl w:val="0"/>
        <w:rPr>
          <w:rtl/>
        </w:rPr>
      </w:pPr>
      <w:r w:rsidRPr="00043784">
        <w:rPr>
          <w:rFonts w:hint="cs"/>
          <w:rtl/>
        </w:rPr>
        <w:t>ד</w:t>
      </w:r>
      <w:r w:rsidRPr="00043784">
        <w:rPr>
          <w:rStyle w:val="af8"/>
          <w:rFonts w:hint="cs"/>
          <w:rtl/>
        </w:rPr>
        <w:t>למחצצרים</w:t>
      </w:r>
      <w:r w:rsidRPr="00043784">
        <w:rPr>
          <w:rFonts w:hint="cs"/>
          <w:rtl/>
        </w:rPr>
        <w:t xml:space="preserve"> משוררים דומיא דמחצצרים בכלי.</w:t>
      </w:r>
    </w:p>
    <w:p w14:paraId="1116CBE7" w14:textId="77777777" w:rsidR="006D43D4" w:rsidRPr="00043784" w:rsidRDefault="006D43D4" w:rsidP="006D43D4">
      <w:pPr>
        <w:pStyle w:val="affd"/>
        <w:widowControl w:val="0"/>
        <w:rPr>
          <w:rtl/>
        </w:rPr>
      </w:pPr>
      <w:r w:rsidRPr="00F8723C">
        <w:rPr>
          <w:rStyle w:val="ac"/>
          <w:rFonts w:cs="PFT_Frank" w:hint="cs"/>
          <w:sz w:val="14"/>
          <w:rtl/>
        </w:rPr>
        <w:t>למ</w:t>
      </w:r>
      <w:r w:rsidRPr="00F8723C">
        <w:rPr>
          <w:rStyle w:val="ac"/>
          <w:rFonts w:cs="PFT_Frank"/>
          <w:sz w:val="14"/>
          <w:rtl/>
        </w:rPr>
        <w:t>"</w:t>
      </w:r>
      <w:r w:rsidRPr="00F8723C">
        <w:rPr>
          <w:rStyle w:val="ac"/>
          <w:rFonts w:cs="PFT_Frank" w:hint="cs"/>
          <w:sz w:val="14"/>
          <w:rtl/>
        </w:rPr>
        <w:t>ד עיקר שירה בפה</w:t>
      </w:r>
      <w:r w:rsidRPr="00043784">
        <w:rPr>
          <w:rFonts w:hint="cs"/>
          <w:rtl/>
        </w:rPr>
        <w:t xml:space="preserve"> להשמיע קול אחד, </w:t>
      </w:r>
    </w:p>
    <w:p w14:paraId="08B8E85C" w14:textId="77777777" w:rsidR="00716265" w:rsidRPr="00716265" w:rsidRDefault="006D43D4" w:rsidP="001711C4">
      <w:pPr>
        <w:pStyle w:val="31"/>
        <w:framePr w:wrap="notBeside"/>
        <w:rPr>
          <w:rtl/>
        </w:rPr>
      </w:pPr>
      <w:r w:rsidRPr="00716265">
        <w:rPr>
          <w:rFonts w:hint="cs"/>
          <w:rtl/>
        </w:rPr>
        <w:t>והך</w:t>
      </w:r>
      <w:r w:rsidR="00FD2712" w:rsidRPr="00716265">
        <w:rPr>
          <w:rFonts w:hint="cs"/>
          <w:rtl/>
        </w:rPr>
        <w:t>:</w:t>
      </w:r>
    </w:p>
    <w:p w14:paraId="329907EE" w14:textId="523264FA" w:rsidR="006D43D4" w:rsidRPr="00043784" w:rsidRDefault="006D43D4" w:rsidP="009B5564">
      <w:pPr>
        <w:pStyle w:val="affd"/>
        <w:spacing w:after="60"/>
        <w:rPr>
          <w:rtl/>
        </w:rPr>
      </w:pPr>
      <w:r w:rsidRPr="00043784">
        <w:rPr>
          <w:rStyle w:val="af8"/>
          <w:rFonts w:hint="cs"/>
          <w:rtl/>
        </w:rPr>
        <w:t xml:space="preserve">כלי דוד </w:t>
      </w:r>
      <w:r w:rsidRPr="00043784">
        <w:rPr>
          <w:rFonts w:hint="cs"/>
          <w:rtl/>
        </w:rPr>
        <w:t>לבסומי קלא.</w:t>
      </w:r>
    </w:p>
    <w:p w14:paraId="18633F88" w14:textId="77777777" w:rsidR="00E403A1" w:rsidRPr="00C01657" w:rsidRDefault="00E403A1" w:rsidP="009D377E">
      <w:pPr>
        <w:pStyle w:val="ad"/>
        <w:framePr w:wrap="around"/>
        <w:rPr>
          <w:rtl/>
        </w:rPr>
      </w:pPr>
      <w:bookmarkStart w:id="379" w:name="_Toc155720560"/>
      <w:r w:rsidRPr="00C01657">
        <w:rPr>
          <w:rStyle w:val="ae"/>
          <w:rFonts w:hint="cs"/>
          <w:rtl/>
        </w:rPr>
        <w:t>נא:</w:t>
      </w:r>
      <w:bookmarkEnd w:id="379"/>
      <w:r w:rsidRPr="00C01657">
        <w:rPr>
          <w:rFonts w:hint="cs"/>
          <w:rtl/>
        </w:rPr>
        <w:t xml:space="preserve"> </w:t>
      </w:r>
    </w:p>
    <w:p>
      <w:pPr>
        <w:pStyle w:val="MishnaBatzad"/>
        <w:rPr>
          <w:ins w:id="20271" w:author="קלוד" w:date="2026-10-06T10:10:33Z"/>
        </w:rPr>
      </w:pPr>
      <w:ins w:id="20270" w:author="קלוד" w:date="2026-10-06T10:10:33Z">
        <w:r>
          <w:t xml:space="preserve">משנה א</w:t>
        </w:r>
      </w:ins>
    </w:p>
    <w:p w14:paraId="32890EA9" w14:textId="77777777" w:rsidR="00E403A1" w:rsidRPr="00A54F96" w:rsidRDefault="00E403A1" w:rsidP="009D377E">
      <w:pPr>
        <w:pStyle w:val="afff"/>
        <w:rPr>
          <w:rtl/>
        </w:rPr>
      </w:pPr>
      <w:bookmarkStart w:id="380" w:name="_Toc155720561"/>
      <w:r w:rsidRPr="001F3AF8">
        <w:rPr>
          <w:rStyle w:val="afffd"/>
          <w:rFonts w:hint="cs"/>
          <w:rtl/>
        </w:rPr>
        <w:t>מי שלא ראה שמחת בית השואבה</w:t>
      </w:r>
      <w:r w:rsidRPr="00A54F96">
        <w:rPr>
          <w:rFonts w:hint="cs"/>
          <w:rtl/>
        </w:rPr>
        <w:t xml:space="preserve"> לא ראה שמחה מימיו,</w:t>
      </w:r>
      <w:bookmarkEnd w:id="380"/>
    </w:p>
    <w:p w14:paraId="4F044375" w14:textId="77777777" w:rsidR="002C3121" w:rsidRPr="00A54F96" w:rsidRDefault="00E403A1" w:rsidP="009D377E">
      <w:pPr>
        <w:pStyle w:val="a3"/>
        <w:rPr>
          <w:rtl/>
        </w:rPr>
      </w:pPr>
      <w:r w:rsidRPr="00A54F96">
        <w:rPr>
          <w:rFonts w:hint="cs"/>
          <w:rtl/>
        </w:rPr>
        <w:t>במוצאי יו</w:t>
      </w:r>
      <w:r w:rsidRPr="00A54F96">
        <w:rPr>
          <w:rtl/>
        </w:rPr>
        <w:t>"</w:t>
      </w:r>
      <w:r w:rsidRPr="00A54F96">
        <w:rPr>
          <w:rFonts w:hint="cs"/>
          <w:rtl/>
        </w:rPr>
        <w:t>ט ראשון של חג ירדו לעז</w:t>
      </w:r>
      <w:r w:rsidRPr="00A54F96">
        <w:rPr>
          <w:rtl/>
        </w:rPr>
        <w:t>"</w:t>
      </w:r>
      <w:r w:rsidRPr="00A54F96">
        <w:rPr>
          <w:rFonts w:hint="cs"/>
          <w:rtl/>
        </w:rPr>
        <w:t xml:space="preserve">נ ומתקנין תיקון גדול, </w:t>
      </w:r>
    </w:p>
    <w:p w14:paraId="719CC614" w14:textId="77777777" w:rsidR="00E403A1" w:rsidRPr="00A54F96" w:rsidRDefault="00DC574C" w:rsidP="009D377E">
      <w:pPr>
        <w:pStyle w:val="a3"/>
        <w:rPr>
          <w:rtl/>
        </w:rPr>
      </w:pPr>
      <w:r w:rsidRPr="00A54F96">
        <w:rPr>
          <w:rFonts w:hint="cs"/>
          <w:rtl/>
        </w:rPr>
        <w:t>מנורת זהב היו שם</w:t>
      </w:r>
      <w:r w:rsidR="00E403A1" w:rsidRPr="00A54F96">
        <w:rPr>
          <w:rFonts w:hint="cs"/>
          <w:rtl/>
        </w:rPr>
        <w:t xml:space="preserve"> וד' ספלים בראש</w:t>
      </w:r>
      <w:r w:rsidRPr="00A54F96">
        <w:rPr>
          <w:rFonts w:hint="cs"/>
          <w:rtl/>
        </w:rPr>
        <w:t>יה</w:t>
      </w:r>
      <w:r w:rsidR="00E403A1" w:rsidRPr="00A54F96">
        <w:rPr>
          <w:rFonts w:hint="cs"/>
          <w:rtl/>
        </w:rPr>
        <w:t xml:space="preserve">ם, וד' סולמות לכל אחד </w:t>
      </w:r>
      <w:r w:rsidRPr="00A54F96">
        <w:rPr>
          <w:rFonts w:hint="cs"/>
          <w:rtl/>
        </w:rPr>
        <w:t>ואחד, וד' ילדים מפ</w:t>
      </w:r>
      <w:r w:rsidR="00E403A1" w:rsidRPr="00A54F96">
        <w:rPr>
          <w:rFonts w:hint="cs"/>
          <w:rtl/>
        </w:rPr>
        <w:t>רחי כהונה, ובידיהם כדים של מאה ועשרים לוג שמטלין לכל ספל וספל.</w:t>
      </w:r>
    </w:p>
    <w:p w14:paraId="6DA90C6B" w14:textId="05BAE643" w:rsidR="00E403A1" w:rsidRPr="00A54F96" w:rsidRDefault="00E403A1" w:rsidP="009D377E">
      <w:pPr>
        <w:pStyle w:val="a3"/>
        <w:rPr>
          <w:rtl/>
        </w:rPr>
      </w:pPr>
      <w:r w:rsidRPr="00A54F96">
        <w:rPr>
          <w:rFonts w:hint="cs"/>
          <w:rtl/>
        </w:rPr>
        <w:t>מבלאי מכנסי כהנים</w:t>
      </w:r>
      <w:r w:rsidR="00F26EA1" w:rsidRPr="00A54F96">
        <w:rPr>
          <w:rFonts w:hint="cs"/>
          <w:rtl/>
        </w:rPr>
        <w:t>,</w:t>
      </w:r>
      <w:r w:rsidRPr="00A54F96">
        <w:rPr>
          <w:rFonts w:hint="cs"/>
          <w:rtl/>
        </w:rPr>
        <w:t xml:space="preserve"> ומהמייניהן מפקיעין</w:t>
      </w:r>
      <w:r w:rsidR="00F26EA1" w:rsidRPr="00A54F96">
        <w:rPr>
          <w:rFonts w:hint="cs"/>
          <w:rtl/>
        </w:rPr>
        <w:t>,</w:t>
      </w:r>
      <w:r w:rsidRPr="00A54F96">
        <w:rPr>
          <w:rFonts w:hint="cs"/>
          <w:rtl/>
        </w:rPr>
        <w:t xml:space="preserve"> ובהן מדליקין, </w:t>
      </w:r>
      <w:r w:rsidR="00E15D10">
        <w:rPr>
          <w:rtl/>
        </w:rPr>
        <w:br/>
      </w:r>
      <w:r w:rsidRPr="00A54F96">
        <w:rPr>
          <w:rFonts w:hint="cs"/>
          <w:rtl/>
        </w:rPr>
        <w:t>ולא היה חצר בירושלים שאינה מאירה מאור בית השואבה.</w:t>
      </w:r>
      <w:r w:rsidR="00E15D10">
        <w:rPr>
          <w:rFonts w:hint="cs"/>
          <w:rtl/>
        </w:rPr>
        <w:t xml:space="preserve"> </w:t>
      </w:r>
      <w:r w:rsidRPr="00A54F96">
        <w:rPr>
          <w:rFonts w:hint="cs"/>
          <w:rtl/>
        </w:rPr>
        <w:t>חסידים ואנשי מעשה מרקדין באבוקות אור</w:t>
      </w:r>
      <w:r w:rsidR="00F26EA1" w:rsidRPr="00A54F96">
        <w:rPr>
          <w:rFonts w:hint="cs"/>
          <w:rtl/>
        </w:rPr>
        <w:t>,</w:t>
      </w:r>
      <w:r w:rsidRPr="00A54F96">
        <w:rPr>
          <w:rFonts w:hint="cs"/>
          <w:rtl/>
        </w:rPr>
        <w:t xml:space="preserve"> ואומרים דברי שירות ותשבחות, ולווים בכנורות ונבלים ומצלתיים, וחצוצרות, וכלי שיר בלא מספר.</w:t>
      </w:r>
    </w:p>
    <w:p w14:paraId="2DD403AF" w14:textId="03313EA7" w:rsidR="003923A2" w:rsidRPr="008362B6" w:rsidRDefault="00E403A1" w:rsidP="009D377E">
      <w:pPr>
        <w:pStyle w:val="afff"/>
        <w:rPr>
          <w:ins w:id="9501" w:author="עריכה מהאתר" w:date="2026-10-05T17:05:19Z"/>
          <w:rtl/>
        </w:rPr>
      </w:pPr>
      <w:bookmarkStart w:id="381" w:name="_Toc155720562"/>
      <w:r w:rsidRPr="006D08A7">
        <w:rPr>
          <w:rStyle w:val="afffd"/>
          <w:rFonts w:hint="cs"/>
          <w:rtl/>
        </w:rPr>
        <w:t>על ט</w:t>
      </w:r>
      <w:r w:rsidRPr="006D08A7">
        <w:rPr>
          <w:rStyle w:val="afffd"/>
          <w:rtl/>
        </w:rPr>
        <w:t>"</w:t>
      </w:r>
      <w:r w:rsidRPr="006D08A7">
        <w:rPr>
          <w:rStyle w:val="afffd"/>
          <w:rFonts w:hint="cs"/>
          <w:rtl/>
        </w:rPr>
        <w:t>ו מעלות היורדות מעזרת ישראל לעז</w:t>
      </w:r>
      <w:r w:rsidRPr="006D08A7">
        <w:rPr>
          <w:rStyle w:val="afffd"/>
          <w:rtl/>
        </w:rPr>
        <w:t>"</w:t>
      </w:r>
      <w:r w:rsidRPr="006D08A7">
        <w:rPr>
          <w:rStyle w:val="afffd"/>
          <w:rFonts w:hint="cs"/>
          <w:rtl/>
        </w:rPr>
        <w:t>נ</w:t>
      </w:r>
      <w:r w:rsidR="00DC574C" w:rsidRPr="00A54F96">
        <w:rPr>
          <w:rFonts w:hint="cs"/>
          <w:rtl/>
        </w:rPr>
        <w:t>,</w:t>
      </w:r>
      <w:r w:rsidRPr="00A54F96">
        <w:rPr>
          <w:rFonts w:hint="cs"/>
          <w:rtl/>
        </w:rPr>
        <w:t xml:space="preserve"> </w:t>
      </w:r>
      <w:r w:rsidR="006D08A7">
        <w:rPr>
          <w:rFonts w:hint="cs"/>
          <w:rtl/>
        </w:rPr>
        <w:t xml:space="preserve">- </w:t>
      </w:r>
      <w:r w:rsidRPr="00A54F96">
        <w:rPr>
          <w:rFonts w:hint="cs"/>
          <w:rtl/>
        </w:rPr>
        <w:t>כנגד ט</w:t>
      </w:r>
      <w:r w:rsidRPr="00A54F96">
        <w:rPr>
          <w:rtl/>
        </w:rPr>
        <w:t>"</w:t>
      </w:r>
      <w:r w:rsidRPr="00A54F96">
        <w:rPr>
          <w:rFonts w:hint="cs"/>
          <w:rtl/>
        </w:rPr>
        <w:t>ו שיר המעלות שבתהילים</w:t>
      </w:r>
      <w:r w:rsidR="006D08A7">
        <w:rPr>
          <w:rFonts w:hint="cs"/>
          <w:rtl/>
        </w:rPr>
        <w:t xml:space="preserve">- </w:t>
      </w:r>
      <w:r w:rsidRPr="00A54F96">
        <w:rPr>
          <w:rFonts w:hint="cs"/>
          <w:rtl/>
        </w:rPr>
        <w:t>עמדו ב' כהני</w:t>
      </w:r>
      <w:r w:rsidR="00E502DF" w:rsidRPr="00A54F96">
        <w:rPr>
          <w:rFonts w:hint="cs"/>
          <w:rtl/>
        </w:rPr>
        <w:t xml:space="preserve">ם בשער העליון שיורד </w:t>
      </w:r>
      <w:r w:rsidR="00E502DF" w:rsidRPr="006D08A7">
        <w:rPr>
          <w:rFonts w:hint="cs"/>
          <w:rtl/>
        </w:rPr>
        <w:t>מעזרת ישראל</w:t>
      </w:r>
      <w:r w:rsidRPr="006D08A7">
        <w:rPr>
          <w:rFonts w:hint="cs"/>
          <w:rtl/>
        </w:rPr>
        <w:t xml:space="preserve"> לעז</w:t>
      </w:r>
      <w:r w:rsidRPr="006D08A7">
        <w:rPr>
          <w:rtl/>
        </w:rPr>
        <w:t>"</w:t>
      </w:r>
      <w:r>
        <w:rPr>
          <w:rFonts w:hint="cs"/>
          <w:rtl/>
        </w:rPr>
        <w:t xml:space="preserve">נ וב' חצוצרות בידיהן,</w:t>
      </w:r>
      <w:bookmarkEnd w:id="381"/>
    </w:p>
    <w:p>
      <w:pPr>
        <w:pStyle w:val="afff"/>
        <w:rPr>
          <w:rtl/>
        </w:rPr>
      </w:pPr>
      <w:r>
        <w:rPr>
          <w:rFonts w:hint="cs"/>
          <w:rtl/>
        </w:rPr>
        <w:t xml:space="preserve"> קרא הגבר </w:t>
      </w:r>
      <w:r w:rsidR="006D08A7" w:rsidRPr="006D08A7">
        <w:rPr>
          <w:rFonts w:hint="cs"/>
          <w:rtl/>
        </w:rPr>
        <w:t xml:space="preserve">- </w:t>
      </w:r>
      <w:r w:rsidRPr="006D08A7">
        <w:rPr>
          <w:rFonts w:hint="cs"/>
          <w:rtl/>
        </w:rPr>
        <w:t xml:space="preserve">תקעו </w:t>
      </w:r>
      <w:r w:rsidRPr="008362B6">
        <w:rPr>
          <w:rFonts w:hint="cs"/>
          <w:rtl/>
        </w:rPr>
        <w:t>והריעו ותקעו וכן כשהגיעו למעלה עשירית, וכן כשהגיעו לעזרה,</w:t>
      </w:r>
      <w:r w:rsidRPr="008362B6">
        <w:rPr>
          <w:rFonts w:hint="cs"/>
          <w:rtl/>
        </w:rPr>
        <w:t xml:space="preserve"> </w:t>
      </w:r>
    </w:p>
    <w:p w14:paraId="399E2206" w14:textId="216CC58C" w:rsidR="00E403A1" w:rsidRPr="009E26C7" w:rsidRDefault="00E403A1" w:rsidP="009D377E">
      <w:pPr>
        <w:pStyle w:val="a3"/>
        <w:rPr>
          <w:rtl/>
        </w:rPr>
      </w:pPr>
      <w:del w:id="9060" w:author="הגהת סוכה" w:date="2026-09-27T12:23:34Z">
        <w:r w:rsidRPr="009E26C7">
          <w:rPr>
            <w:rFonts w:hint="cs"/>
            <w:rtl/>
          </w:rPr>
          <w:delText xml:space="preserve">ואח'כ</w:delText>
        </w:r>
      </w:del>
      <w:ins w:id="9061" w:author="הגהת סוכה" w:date="2026-09-27T12:23:34Z">
        <w:r w:rsidRPr="009E26C7">
          <w:rPr>
            <w:rFonts w:hint="cs"/>
            <w:rtl/>
          </w:rPr>
          <w:t xml:space="preserve">ואח"כ</w:t>
        </w:r>
      </w:ins>
      <w:r w:rsidRPr="009E26C7">
        <w:rPr>
          <w:rFonts w:hint="cs"/>
          <w:rtl/>
        </w:rPr>
        <w:t xml:space="preserve"> תקעו והלכו עד שהגיעו לשער היוצא ממזרח, והפכו פניהם למערב</w:t>
      </w:r>
      <w:r w:rsidR="00E502DF" w:rsidRPr="009E26C7">
        <w:rPr>
          <w:rFonts w:hint="cs"/>
          <w:rtl/>
        </w:rPr>
        <w:t>,</w:t>
      </w:r>
      <w:r w:rsidRPr="009E26C7">
        <w:rPr>
          <w:rFonts w:hint="cs"/>
          <w:rtl/>
        </w:rPr>
        <w:t xml:space="preserve"> </w:t>
      </w:r>
      <w:r w:rsidRPr="000C1CD3">
        <w:rPr>
          <w:rStyle w:val="TanaimMishna"/>
          <w:rFonts w:hint="cs"/>
          <w:rtl/>
          <w:rPrChange w:id="20178" w:author="קלוד" w:date="2026-10-06T10:10:33Z">
            <w:rPr>
              <w:rStyle w:val="af6"/>
              <w:rFonts w:hint="cs"/>
              <w:rtl/>
            </w:rPr>
          </w:rPrChange>
        </w:rPr>
        <w:t>ואמרו</w:t>
      </w:r>
      <w:r w:rsidR="006D08A7" w:rsidRPr="000C1CD3">
        <w:rPr>
          <w:rStyle w:val="TanaimMishna"/>
          <w:rFonts w:hint="cs"/>
          <w:rtl/>
          <w:rPrChange w:id="20179" w:author="קלוד" w:date="2026-10-06T10:10:33Z">
            <w:rPr>
              <w:rStyle w:val="af6"/>
              <w:rFonts w:hint="cs"/>
              <w:rtl/>
            </w:rPr>
          </w:rPrChange>
        </w:rPr>
        <w:t>:</w:t>
      </w:r>
      <w:r w:rsidRPr="009E26C7">
        <w:rPr>
          <w:rFonts w:hint="cs"/>
          <w:rtl/>
        </w:rPr>
        <w:t xml:space="preserve"> אבותינו אחוריהם אל היכל ה', ואנו לי</w:t>
      </w:r>
      <w:r w:rsidR="009E26C7" w:rsidRPr="009E26C7">
        <w:rPr>
          <w:rFonts w:hint="cs"/>
          <w:rtl/>
        </w:rPr>
        <w:t>-ה</w:t>
      </w:r>
      <w:r w:rsidRPr="009E26C7">
        <w:rPr>
          <w:rFonts w:hint="cs"/>
          <w:rtl/>
        </w:rPr>
        <w:t xml:space="preserve"> עיננו.</w:t>
      </w:r>
    </w:p>
    <w:p w14:paraId="028C04AB" w14:textId="2A95C8C2" w:rsidR="00E403A1" w:rsidRPr="00A54F96" w:rsidRDefault="006D08A7" w:rsidP="009D377E">
      <w:pPr>
        <w:pStyle w:val="a3"/>
        <w:rPr>
          <w:rtl/>
        </w:rPr>
      </w:pPr>
      <w:r w:rsidRPr="000C1CD3">
        <w:rPr>
          <w:rStyle w:val="TanaimMishna"/>
          <w:rFonts w:hint="cs"/>
          <w:rtl/>
          <w:rPrChange w:id="20180" w:author="קלוד" w:date="2026-10-06T10:10:33Z">
            <w:rPr>
              <w:rStyle w:val="af6"/>
              <w:rFonts w:hint="cs"/>
              <w:rtl/>
            </w:rPr>
          </w:rPrChange>
        </w:rPr>
        <w:t xml:space="preserve"> </w:t>
      </w:r>
      <w:r w:rsidRPr="000C1CD3">
        <w:rPr>
          <w:rStyle w:val="TanaimMishna"/>
          <w:rtl/>
          <w:rPrChange w:id="20181" w:author="קלוד" w:date="2026-10-06T10:10:33Z">
            <w:rPr>
              <w:rStyle w:val="af6"/>
              <w:rtl/>
            </w:rPr>
          </w:rPrChange>
        </w:rPr>
        <w:tab/>
      </w:r>
      <w:r w:rsidRPr="000C1CD3">
        <w:rPr>
          <w:rStyle w:val="TanaimMishna"/>
          <w:rtl/>
          <w:rPrChange w:id="20182" w:author="קלוד" w:date="2026-10-06T10:10:33Z">
            <w:rPr>
              <w:rStyle w:val="af6"/>
              <w:rtl/>
            </w:rPr>
          </w:rPrChange>
        </w:rPr>
        <w:tab/>
      </w:r>
      <w:r w:rsidRPr="000C1CD3">
        <w:rPr>
          <w:rStyle w:val="TanaimMishna"/>
          <w:rtl/>
          <w:rPrChange w:id="20183" w:author="קלוד" w:date="2026-10-06T10:10:33Z">
            <w:rPr>
              <w:rStyle w:val="af6"/>
              <w:rtl/>
            </w:rPr>
          </w:rPrChange>
        </w:rPr>
        <w:tab/>
      </w:r>
      <w:r w:rsidR="00E403A1" w:rsidRPr="000C1CD3">
        <w:rPr>
          <w:rStyle w:val="TanaimMishna"/>
          <w:rFonts w:hint="cs"/>
          <w:rtl/>
          <w:rPrChange w:id="20184" w:author="קלוד" w:date="2026-10-06T10:10:33Z">
            <w:rPr>
              <w:rStyle w:val="af6"/>
              <w:rFonts w:hint="cs"/>
              <w:rtl/>
            </w:rPr>
          </w:rPrChange>
        </w:rPr>
        <w:t>ר</w:t>
      </w:r>
      <w:r w:rsidR="00E403A1" w:rsidRPr="000C1CD3">
        <w:rPr>
          <w:rStyle w:val="TanaimMishna"/>
          <w:rtl/>
          <w:rPrChange w:id="20185" w:author="קלוד" w:date="2026-10-06T10:10:33Z">
            <w:rPr>
              <w:rStyle w:val="af6"/>
              <w:rtl/>
            </w:rPr>
          </w:rPrChange>
        </w:rPr>
        <w:t>"</w:t>
      </w:r>
      <w:r w:rsidR="00E403A1" w:rsidRPr="000C1CD3">
        <w:rPr>
          <w:rStyle w:val="TanaimMishna"/>
          <w:rFonts w:hint="cs"/>
          <w:rtl/>
          <w:rPrChange w:id="20186" w:author="קלוד" w:date="2026-10-06T10:10:33Z">
            <w:rPr>
              <w:rStyle w:val="af6"/>
              <w:rFonts w:hint="cs"/>
              <w:rtl/>
            </w:rPr>
          </w:rPrChange>
        </w:rPr>
        <w:t>י:</w:t>
      </w:r>
      <w:r w:rsidR="00E403A1" w:rsidRPr="00A54F96">
        <w:rPr>
          <w:rStyle w:val="TanaimMishna"/>
          <w:rFonts w:hint="cs"/>
          <w:rtl/>
          <w:rPrChange w:id="20187" w:author="קלוד" w:date="2026-10-06T10:10:33Z">
            <w:rPr>
              <w:rStyle w:val="afff2"/>
              <w:rFonts w:hint="cs"/>
              <w:rtl/>
            </w:rPr>
          </w:rPrChange>
        </w:rPr>
        <w:t xml:space="preserve"> </w:t>
      </w:r>
      <w:r w:rsidR="00E403A1" w:rsidRPr="00A54F96">
        <w:rPr>
          <w:rFonts w:hint="cs"/>
          <w:rtl/>
        </w:rPr>
        <w:t>היו שונים  ואומרין אנו לי-ה ולי-ה עיננו.</w:t>
      </w:r>
    </w:p>
    <w:p w14:paraId="509BC858" w14:textId="77777777" w:rsidR="006D43D4" w:rsidRPr="00043784" w:rsidRDefault="006D43D4" w:rsidP="005A4B56">
      <w:pPr>
        <w:widowControl w:val="0"/>
        <w:spacing w:before="60"/>
        <w:rPr>
          <w:rtl/>
        </w:rPr>
      </w:pPr>
      <w:r w:rsidRPr="005976CC">
        <w:rPr>
          <w:rFonts w:hint="cs"/>
          <w:b/>
          <w:bCs/>
          <w:rtl/>
        </w:rPr>
        <w:t>מי שלא ראה</w:t>
      </w:r>
      <w:r w:rsidRPr="00043784">
        <w:rPr>
          <w:rFonts w:hint="cs"/>
          <w:rtl/>
        </w:rPr>
        <w:t xml:space="preserve"> </w:t>
      </w:r>
      <w:r w:rsidRPr="00F8723C">
        <w:rPr>
          <w:rStyle w:val="ac"/>
          <w:rFonts w:cs="PFT_Frank" w:hint="cs"/>
          <w:sz w:val="14"/>
          <w:rtl/>
        </w:rPr>
        <w:t>ירושלים בתפארתה</w:t>
      </w:r>
      <w:r w:rsidRPr="00043784">
        <w:rPr>
          <w:rFonts w:hint="cs"/>
          <w:rtl/>
        </w:rPr>
        <w:t xml:space="preserve"> לא ראה כרך נחמד מעולם.</w:t>
      </w:r>
    </w:p>
    <w:p w14:paraId="0361C8F8" w14:textId="77777777" w:rsidR="00DC574C" w:rsidRPr="00043784" w:rsidRDefault="00E403A1" w:rsidP="006D43D4">
      <w:pPr>
        <w:pStyle w:val="affd"/>
        <w:rPr>
          <w:rtl/>
        </w:rPr>
      </w:pPr>
      <w:r w:rsidRPr="005976CC">
        <w:rPr>
          <w:rFonts w:hint="cs"/>
          <w:b/>
          <w:bCs/>
          <w:rtl/>
        </w:rPr>
        <w:t>מי שלא ראה</w:t>
      </w:r>
      <w:r w:rsidRPr="00043784">
        <w:rPr>
          <w:rFonts w:hint="cs"/>
          <w:rtl/>
        </w:rPr>
        <w:t xml:space="preserve"> </w:t>
      </w:r>
      <w:r w:rsidRPr="006D6217">
        <w:rPr>
          <w:rFonts w:cs="PFT_Frank" w:hint="cs"/>
          <w:b/>
          <w:bCs/>
          <w:sz w:val="14"/>
          <w:szCs w:val="14"/>
          <w:rtl/>
        </w:rPr>
        <w:t>ביהמ</w:t>
      </w:r>
      <w:r w:rsidRPr="006D6217">
        <w:rPr>
          <w:rFonts w:cs="PFT_Frank"/>
          <w:b/>
          <w:bCs/>
          <w:sz w:val="14"/>
          <w:szCs w:val="14"/>
          <w:rtl/>
        </w:rPr>
        <w:t>"</w:t>
      </w:r>
      <w:r w:rsidRPr="006D6217">
        <w:rPr>
          <w:rFonts w:cs="PFT_Frank" w:hint="cs"/>
          <w:b/>
          <w:bCs/>
          <w:sz w:val="14"/>
          <w:szCs w:val="14"/>
          <w:rtl/>
        </w:rPr>
        <w:t>ק בבנינו</w:t>
      </w:r>
      <w:r w:rsidR="00930F19" w:rsidRPr="006D6217">
        <w:rPr>
          <w:rFonts w:cs="PFT_Frank" w:hint="cs"/>
          <w:b/>
          <w:bCs/>
          <w:sz w:val="14"/>
          <w:szCs w:val="14"/>
          <w:rtl/>
        </w:rPr>
        <w:t>,</w:t>
      </w:r>
      <w:r w:rsidRPr="00043784">
        <w:rPr>
          <w:rFonts w:hint="cs"/>
          <w:rtl/>
        </w:rPr>
        <w:t xml:space="preserve"> לא ראה בנין מפואר מעולם, </w:t>
      </w:r>
    </w:p>
    <w:p w14:paraId="596772E9" w14:textId="77777777" w:rsidR="00E403A1" w:rsidRPr="000C1CD3" w:rsidRDefault="00E403A1" w:rsidP="006D43D4">
      <w:pPr>
        <w:pStyle w:val="affd"/>
        <w:rPr>
          <w:rStyle w:val="af6"/>
          <w:rtl/>
        </w:rPr>
      </w:pPr>
      <w:r w:rsidRPr="00043784">
        <w:rPr>
          <w:rFonts w:hint="cs"/>
          <w:rtl/>
        </w:rPr>
        <w:t xml:space="preserve">זה בנין הורדוס שבנאו בשיש ושיש לבן, </w:t>
      </w:r>
    </w:p>
    <w:p w14:paraId="66582391" w14:textId="77777777" w:rsidR="00E12D57" w:rsidRPr="00E12D57" w:rsidRDefault="00E403A1" w:rsidP="001711C4">
      <w:pPr>
        <w:pStyle w:val="31"/>
        <w:framePr w:wrap="notBeside"/>
        <w:rPr>
          <w:rtl/>
        </w:rPr>
      </w:pPr>
      <w:r w:rsidRPr="00E12D57">
        <w:rPr>
          <w:rFonts w:hint="cs"/>
          <w:rtl/>
        </w:rPr>
        <w:t>וא</w:t>
      </w:r>
      <w:r w:rsidRPr="00E12D57">
        <w:rPr>
          <w:rtl/>
        </w:rPr>
        <w:t>"</w:t>
      </w:r>
      <w:r w:rsidRPr="00E12D57">
        <w:rPr>
          <w:rFonts w:hint="cs"/>
          <w:rtl/>
        </w:rPr>
        <w:t>ד</w:t>
      </w:r>
    </w:p>
    <w:p w14:paraId="70B043E9" w14:textId="71160779" w:rsidR="00DC574C" w:rsidRPr="000C1CD3" w:rsidRDefault="00E403A1" w:rsidP="00E403A1">
      <w:pPr>
        <w:widowControl w:val="0"/>
        <w:rPr>
          <w:rStyle w:val="af6"/>
          <w:rtl/>
        </w:rPr>
      </w:pPr>
      <w:r w:rsidRPr="00043784">
        <w:rPr>
          <w:rFonts w:hint="cs"/>
          <w:rtl/>
        </w:rPr>
        <w:t>שיש</w:t>
      </w:r>
      <w:r w:rsidR="00DC574C" w:rsidRPr="00043784">
        <w:rPr>
          <w:rFonts w:hint="cs"/>
          <w:rtl/>
        </w:rPr>
        <w:t>,</w:t>
      </w:r>
      <w:r w:rsidRPr="00043784">
        <w:rPr>
          <w:rFonts w:hint="cs"/>
          <w:rtl/>
        </w:rPr>
        <w:t xml:space="preserve"> כחול</w:t>
      </w:r>
      <w:r w:rsidR="00DC574C" w:rsidRPr="00043784">
        <w:rPr>
          <w:rFonts w:hint="cs"/>
          <w:rtl/>
        </w:rPr>
        <w:t>,</w:t>
      </w:r>
      <w:r w:rsidRPr="00043784">
        <w:rPr>
          <w:rFonts w:hint="cs"/>
          <w:rtl/>
        </w:rPr>
        <w:t xml:space="preserve"> ולבן, יוצא ונכנס שורה כדי לקבל סיד </w:t>
      </w:r>
    </w:p>
    <w:p w14:paraId="4D9F6F4B" w14:textId="77777777" w:rsidR="00E12D57" w:rsidRPr="00E12D57" w:rsidRDefault="00E403A1" w:rsidP="001711C4">
      <w:pPr>
        <w:pStyle w:val="31"/>
        <w:framePr w:wrap="notBeside"/>
        <w:rPr>
          <w:rtl/>
        </w:rPr>
      </w:pPr>
      <w:r w:rsidRPr="00E12D57">
        <w:rPr>
          <w:rFonts w:hint="cs"/>
          <w:rtl/>
        </w:rPr>
        <w:t>ו</w:t>
      </w:r>
      <w:r w:rsidR="00DC574C" w:rsidRPr="00E12D57">
        <w:rPr>
          <w:rFonts w:hint="cs"/>
          <w:rtl/>
        </w:rPr>
        <w:t xml:space="preserve">א"ל </w:t>
      </w:r>
      <w:r w:rsidRPr="00E12D57">
        <w:rPr>
          <w:rFonts w:hint="cs"/>
          <w:rtl/>
        </w:rPr>
        <w:t>חכמים</w:t>
      </w:r>
      <w:r w:rsidR="00DC574C" w:rsidRPr="00E12D57">
        <w:rPr>
          <w:rFonts w:hint="cs"/>
          <w:rtl/>
        </w:rPr>
        <w:t>:</w:t>
      </w:r>
    </w:p>
    <w:p w14:paraId="352A37BC" w14:textId="029B413E" w:rsidR="00E403A1" w:rsidRPr="00043784" w:rsidRDefault="00FD2712" w:rsidP="00DC574C">
      <w:pPr>
        <w:widowControl w:val="0"/>
        <w:rPr>
          <w:rtl/>
        </w:rPr>
      </w:pPr>
      <w:r>
        <w:rPr>
          <w:rFonts w:hint="cs"/>
          <w:rtl/>
        </w:rPr>
        <w:t>ש</w:t>
      </w:r>
      <w:r w:rsidR="00E403A1" w:rsidRPr="00043784">
        <w:rPr>
          <w:rFonts w:hint="cs"/>
          <w:rtl/>
        </w:rPr>
        <w:t>לא בזהב</w:t>
      </w:r>
      <w:r>
        <w:rPr>
          <w:rFonts w:hint="cs"/>
          <w:rtl/>
        </w:rPr>
        <w:t>,</w:t>
      </w:r>
      <w:r w:rsidR="00E403A1" w:rsidRPr="00043784">
        <w:rPr>
          <w:rFonts w:hint="cs"/>
          <w:rtl/>
        </w:rPr>
        <w:t xml:space="preserve"> </w:t>
      </w:r>
      <w:r w:rsidR="00DC574C" w:rsidRPr="00043784">
        <w:rPr>
          <w:rFonts w:hint="cs"/>
          <w:rtl/>
        </w:rPr>
        <w:t>שכך</w:t>
      </w:r>
      <w:r w:rsidR="00E403A1" w:rsidRPr="00043784">
        <w:rPr>
          <w:rFonts w:hint="cs"/>
          <w:rtl/>
        </w:rPr>
        <w:t xml:space="preserve"> </w:t>
      </w:r>
      <w:r w:rsidR="00DC574C" w:rsidRPr="00043784">
        <w:rPr>
          <w:rFonts w:hint="cs"/>
          <w:rtl/>
        </w:rPr>
        <w:t>יפה יותר</w:t>
      </w:r>
      <w:r w:rsidR="00E403A1" w:rsidRPr="00043784">
        <w:rPr>
          <w:rFonts w:hint="cs"/>
          <w:rtl/>
        </w:rPr>
        <w:t xml:space="preserve"> </w:t>
      </w:r>
      <w:r w:rsidR="00DC574C" w:rsidRPr="00043784">
        <w:rPr>
          <w:rFonts w:hint="cs"/>
          <w:rtl/>
        </w:rPr>
        <w:t>ש</w:t>
      </w:r>
      <w:r w:rsidR="00E403A1" w:rsidRPr="00043784">
        <w:rPr>
          <w:rFonts w:hint="cs"/>
          <w:rtl/>
        </w:rPr>
        <w:t>נראה כגלי הים.</w:t>
      </w:r>
    </w:p>
    <w:p w14:paraId="2FA8E4F7" w14:textId="7EC248C0" w:rsidR="00692B22" w:rsidRPr="00043784" w:rsidRDefault="00E403A1" w:rsidP="00E502DF">
      <w:pPr>
        <w:pStyle w:val="affd"/>
        <w:rPr>
          <w:rtl/>
        </w:rPr>
      </w:pPr>
      <w:r w:rsidRPr="006D6217">
        <w:rPr>
          <w:rFonts w:cs="PFT_Frank" w:hint="cs"/>
          <w:b/>
          <w:bCs/>
          <w:sz w:val="14"/>
          <w:szCs w:val="14"/>
          <w:rtl/>
        </w:rPr>
        <w:t>מי שלא ראה דיופלוסטון של אלכסנדריא</w:t>
      </w:r>
      <w:r w:rsidRPr="00043784">
        <w:rPr>
          <w:rFonts w:hint="cs"/>
          <w:rtl/>
        </w:rPr>
        <w:t xml:space="preserve"> של מצרים לא ראה בכבודן של ישראל</w:t>
      </w:r>
      <w:r w:rsidR="00930F19" w:rsidRPr="00043784">
        <w:rPr>
          <w:rFonts w:hint="cs"/>
          <w:rtl/>
        </w:rPr>
        <w:t>,</w:t>
      </w:r>
      <w:r w:rsidRPr="00043784">
        <w:rPr>
          <w:rFonts w:hint="cs"/>
          <w:rtl/>
        </w:rPr>
        <w:t xml:space="preserve"> דכמין בסילקי גדולה היתה</w:t>
      </w:r>
      <w:r w:rsidR="00930F19" w:rsidRPr="00043784">
        <w:rPr>
          <w:rFonts w:hint="cs"/>
          <w:rtl/>
        </w:rPr>
        <w:t>,</w:t>
      </w:r>
      <w:r w:rsidRPr="00043784">
        <w:rPr>
          <w:rFonts w:hint="cs"/>
          <w:rtl/>
        </w:rPr>
        <w:t xml:space="preserve"> סטיו לפנים </w:t>
      </w:r>
      <w:r w:rsidRPr="00043784">
        <w:rPr>
          <w:rFonts w:hint="cs"/>
          <w:rtl/>
        </w:rPr>
        <w:lastRenderedPageBreak/>
        <w:t>מסטיו פעמים שהיו שם ששים ריבוא כיוצאי מצרים,</w:t>
      </w:r>
      <w:r w:rsidRPr="000C1CD3">
        <w:rPr>
          <w:rStyle w:val="af6"/>
          <w:rFonts w:hint="cs"/>
          <w:rtl/>
        </w:rPr>
        <w:t xml:space="preserve"> או </w:t>
      </w:r>
      <w:r w:rsidRPr="00043784">
        <w:rPr>
          <w:rFonts w:hint="cs"/>
          <w:rtl/>
        </w:rPr>
        <w:t>כפליים כיוצאי מצרים.</w:t>
      </w:r>
    </w:p>
    <w:p w14:paraId="4A69DE66" w14:textId="7396B590" w:rsidR="00E403A1" w:rsidRPr="00043784" w:rsidRDefault="00E403A1" w:rsidP="00FD2712">
      <w:pPr>
        <w:rPr>
          <w:rtl/>
        </w:rPr>
      </w:pPr>
      <w:r w:rsidRPr="00043784">
        <w:rPr>
          <w:rFonts w:hint="cs"/>
          <w:rtl/>
        </w:rPr>
        <w:t>והיו בה ע</w:t>
      </w:r>
      <w:r w:rsidRPr="00043784">
        <w:rPr>
          <w:rtl/>
        </w:rPr>
        <w:t>"</w:t>
      </w:r>
      <w:r w:rsidRPr="00043784">
        <w:rPr>
          <w:rFonts w:hint="cs"/>
          <w:rtl/>
        </w:rPr>
        <w:t>א קתדראות של זהב כנגד סנהד' גדולה, כ</w:t>
      </w:r>
      <w:r w:rsidRPr="00043784">
        <w:rPr>
          <w:rtl/>
        </w:rPr>
        <w:t>"</w:t>
      </w:r>
      <w:r w:rsidR="00DC574C" w:rsidRPr="00043784">
        <w:rPr>
          <w:rFonts w:hint="cs"/>
          <w:rtl/>
        </w:rPr>
        <w:t xml:space="preserve">א לפחות כ"א </w:t>
      </w:r>
      <w:r w:rsidRPr="00043784">
        <w:rPr>
          <w:rFonts w:hint="cs"/>
          <w:rtl/>
        </w:rPr>
        <w:t>ככרי זהב, ובימה של עץ באמצעיתה וחזן הכנסת עומד עליה</w:t>
      </w:r>
      <w:r w:rsidR="00DC574C" w:rsidRPr="00043784">
        <w:rPr>
          <w:rFonts w:hint="cs"/>
          <w:rtl/>
        </w:rPr>
        <w:t xml:space="preserve">, וכשמניף בסודרין כל העם עונין אמן, </w:t>
      </w:r>
      <w:r w:rsidRPr="00043784">
        <w:rPr>
          <w:rFonts w:hint="cs"/>
          <w:rtl/>
        </w:rPr>
        <w:t xml:space="preserve"> ולא ישבו מעורבין אלא זהבין בפנ</w:t>
      </w:r>
      <w:r w:rsidRPr="00043784">
        <w:rPr>
          <w:rtl/>
        </w:rPr>
        <w:t>"</w:t>
      </w:r>
      <w:r w:rsidRPr="00043784">
        <w:rPr>
          <w:rFonts w:hint="cs"/>
          <w:rtl/>
        </w:rPr>
        <w:t xml:space="preserve">ע וכו', כשעני נכנס מכיר בעלי אומנותו ונפנה לשם ומשם פרנסתו, ונענשו שעברו על </w:t>
      </w:r>
      <w:r w:rsidRPr="00043784">
        <w:rPr>
          <w:rStyle w:val="af8"/>
          <w:rFonts w:hint="cs"/>
          <w:rtl/>
        </w:rPr>
        <w:t>לא תשובו בדרך הזה עוד,</w:t>
      </w:r>
      <w:r w:rsidRPr="00043784">
        <w:rPr>
          <w:rFonts w:hint="cs"/>
          <w:rtl/>
        </w:rPr>
        <w:t xml:space="preserve"> וכשהגיע מצאם קורים </w:t>
      </w:r>
      <w:r w:rsidRPr="00043784">
        <w:rPr>
          <w:rStyle w:val="af8"/>
          <w:rFonts w:hint="cs"/>
          <w:rtl/>
        </w:rPr>
        <w:t>ישא ה' עליך גוי מרחוק</w:t>
      </w:r>
      <w:r w:rsidRPr="00043784">
        <w:rPr>
          <w:rFonts w:hint="cs"/>
          <w:rtl/>
        </w:rPr>
        <w:t>, אמר שעליו נאמר המקרא, שהיה צריך להגיע בעשרה ימים והגיע בחמשה, והרגם כולם.</w:t>
      </w:r>
    </w:p>
    <w:p w14:paraId="5A85DB7A" w14:textId="77777777" w:rsidR="002C3121" w:rsidRPr="00FD2712" w:rsidRDefault="00E403A1" w:rsidP="003049F3">
      <w:pPr>
        <w:pStyle w:val="a5"/>
        <w:rPr>
          <w:rtl/>
        </w:rPr>
      </w:pPr>
      <w:ins w:id="9854" w:author="מספור קטעי משנה" w:date="2026-10-06T06:45:53Z">
        <w:r>
          <w:rPr>
            <w:rStyle w:val="MisparKeta"/>
          </w:rPr>
          <w:t xml:space="preserve">ב. </w:t>
        </w:r>
      </w:ins>
      <w:bookmarkStart w:id="382" w:name="_Toc155720563"/>
      <w:r w:rsidRPr="00FD2712">
        <w:rPr>
          <w:rFonts w:hint="cs"/>
          <w:rtl/>
        </w:rPr>
        <w:t>תיקון גדול עשו שם</w:t>
      </w:r>
      <w:bookmarkEnd w:id="382"/>
      <w:r w:rsidRPr="00FD2712">
        <w:rPr>
          <w:rFonts w:hint="cs"/>
          <w:rtl/>
        </w:rPr>
        <w:t xml:space="preserve"> </w:t>
      </w:r>
    </w:p>
    <w:p w14:paraId="5C41AACA" w14:textId="77777777" w:rsidR="002C3121" w:rsidRPr="00043784" w:rsidRDefault="002C3121" w:rsidP="002C3121">
      <w:pPr>
        <w:pStyle w:val="affd"/>
        <w:rPr>
          <w:rtl/>
        </w:rPr>
      </w:pPr>
      <w:r w:rsidRPr="00043784">
        <w:rPr>
          <w:rFonts w:hint="cs"/>
          <w:rtl/>
        </w:rPr>
        <w:t>ש</w:t>
      </w:r>
      <w:r w:rsidR="00E403A1" w:rsidRPr="00043784">
        <w:rPr>
          <w:rFonts w:hint="cs"/>
          <w:rtl/>
        </w:rPr>
        <w:t xml:space="preserve">נשים מלמעלה ואנשים למטה, </w:t>
      </w:r>
    </w:p>
    <w:p w14:paraId="7AF70A07" w14:textId="1A2C858E" w:rsidR="003A51A8" w:rsidRDefault="00E403A1" w:rsidP="00DC574C">
      <w:pPr>
        <w:pStyle w:val="affd"/>
        <w:rPr>
          <w:rtl/>
        </w:rPr>
      </w:pPr>
      <w:r w:rsidRPr="00043784">
        <w:rPr>
          <w:rFonts w:hint="cs"/>
          <w:rtl/>
        </w:rPr>
        <w:t>בראשונה נשים מבפנים ואנשים מבחוץ</w:t>
      </w:r>
      <w:r w:rsidR="002C3121" w:rsidRPr="00043784">
        <w:rPr>
          <w:rFonts w:hint="cs"/>
          <w:rtl/>
        </w:rPr>
        <w:t>,</w:t>
      </w:r>
      <w:r w:rsidRPr="00043784">
        <w:rPr>
          <w:rFonts w:hint="cs"/>
          <w:rtl/>
        </w:rPr>
        <w:t xml:space="preserve"> ואח</w:t>
      </w:r>
      <w:r w:rsidRPr="00043784">
        <w:rPr>
          <w:rtl/>
        </w:rPr>
        <w:t>"</w:t>
      </w:r>
      <w:r w:rsidRPr="00043784">
        <w:rPr>
          <w:rFonts w:hint="cs"/>
          <w:rtl/>
        </w:rPr>
        <w:t>כ נשים מבחוץ ואנשים מבפנים</w:t>
      </w:r>
      <w:r w:rsidR="002C3121" w:rsidRPr="00043784">
        <w:rPr>
          <w:rFonts w:hint="cs"/>
          <w:rtl/>
        </w:rPr>
        <w:t>,</w:t>
      </w:r>
      <w:r w:rsidRPr="00043784">
        <w:rPr>
          <w:rFonts w:hint="cs"/>
          <w:rtl/>
        </w:rPr>
        <w:t xml:space="preserve"> ועדיין הגיעו לקלות ראש, </w:t>
      </w:r>
      <w:r w:rsidR="003A51A8">
        <w:rPr>
          <w:rFonts w:hint="cs"/>
          <w:rtl/>
        </w:rPr>
        <w:t xml:space="preserve">לכך תיקנו. </w:t>
      </w:r>
    </w:p>
    <w:p w14:paraId="5E41EE8F" w14:textId="61FE7C65" w:rsidR="00E403A1" w:rsidRPr="00043784" w:rsidRDefault="00DC574C" w:rsidP="00DC574C">
      <w:pPr>
        <w:pStyle w:val="affd"/>
        <w:rPr>
          <w:rtl/>
        </w:rPr>
      </w:pPr>
      <w:r w:rsidRPr="00043784">
        <w:rPr>
          <w:rFonts w:hint="cs"/>
          <w:rtl/>
        </w:rPr>
        <w:t xml:space="preserve">ואף דאין משנים בבנין ביהמ''ק, </w:t>
      </w:r>
      <w:r w:rsidR="00E403A1" w:rsidRPr="00043784">
        <w:rPr>
          <w:rFonts w:hint="cs"/>
          <w:rtl/>
        </w:rPr>
        <w:t>למדו ק</w:t>
      </w:r>
      <w:r w:rsidR="00E403A1" w:rsidRPr="00043784">
        <w:rPr>
          <w:rtl/>
        </w:rPr>
        <w:t>"</w:t>
      </w:r>
      <w:r w:rsidR="00E403A1" w:rsidRPr="00043784">
        <w:rPr>
          <w:rFonts w:hint="cs"/>
          <w:rtl/>
        </w:rPr>
        <w:t>ו מ</w:t>
      </w:r>
      <w:r w:rsidR="00E403A1" w:rsidRPr="00043784">
        <w:rPr>
          <w:rStyle w:val="af8"/>
          <w:rFonts w:hint="cs"/>
          <w:rtl/>
        </w:rPr>
        <w:t xml:space="preserve">וספדה הארץ משפחות </w:t>
      </w:r>
      <w:r w:rsidRPr="00043784">
        <w:rPr>
          <w:rFonts w:hint="cs"/>
          <w:rtl/>
        </w:rPr>
        <w:t>ד</w:t>
      </w:r>
      <w:r w:rsidR="00E403A1" w:rsidRPr="00043784">
        <w:rPr>
          <w:rStyle w:val="af8"/>
          <w:rFonts w:hint="cs"/>
          <w:rtl/>
        </w:rPr>
        <w:t>נשיהם לבד,</w:t>
      </w:r>
      <w:r w:rsidR="00E403A1" w:rsidRPr="00043784">
        <w:rPr>
          <w:rFonts w:hint="cs"/>
          <w:rtl/>
        </w:rPr>
        <w:t xml:space="preserve"> </w:t>
      </w:r>
      <w:r w:rsidR="003A51A8">
        <w:rPr>
          <w:rFonts w:hint="cs"/>
          <w:rtl/>
        </w:rPr>
        <w:t xml:space="preserve">ק''ו </w:t>
      </w:r>
      <w:r w:rsidR="00E403A1" w:rsidRPr="00043784">
        <w:rPr>
          <w:rFonts w:hint="cs"/>
          <w:rtl/>
        </w:rPr>
        <w:t>לזמן שמחה שיצה</w:t>
      </w:r>
      <w:r w:rsidR="00E403A1" w:rsidRPr="00043784">
        <w:rPr>
          <w:rtl/>
        </w:rPr>
        <w:t>"</w:t>
      </w:r>
      <w:r w:rsidR="00E403A1" w:rsidRPr="00043784">
        <w:rPr>
          <w:rFonts w:hint="cs"/>
          <w:rtl/>
        </w:rPr>
        <w:t>ר שולט בהם.</w:t>
      </w:r>
    </w:p>
    <w:p w14:paraId="2269C25C" w14:textId="77777777" w:rsidR="00E403A1" w:rsidRPr="00C91EAB" w:rsidRDefault="00E403A1" w:rsidP="009D377E">
      <w:pPr>
        <w:pStyle w:val="ad"/>
        <w:framePr w:wrap="around"/>
        <w:rPr>
          <w:rStyle w:val="ac"/>
          <w:rFonts w:cs="PFT_Frank"/>
          <w:b/>
          <w:rtl/>
        </w:rPr>
      </w:pPr>
      <w:bookmarkStart w:id="383" w:name="_Toc155720564"/>
      <w:r w:rsidRPr="00C01657">
        <w:rPr>
          <w:rStyle w:val="ae"/>
          <w:rFonts w:hint="cs"/>
          <w:rtl/>
        </w:rPr>
        <w:t>נב.</w:t>
      </w:r>
      <w:bookmarkEnd w:id="383"/>
      <w:r w:rsidRPr="00C01657">
        <w:rPr>
          <w:rStyle w:val="ae"/>
          <w:rFonts w:hint="cs"/>
          <w:rtl/>
        </w:rPr>
        <w:t xml:space="preserve"> </w:t>
      </w:r>
    </w:p>
    <w:p w14:paraId="34734D2A" w14:textId="77777777" w:rsidR="00FD2712" w:rsidRPr="00FD2712" w:rsidRDefault="00E403A1" w:rsidP="00FD2712">
      <w:pPr>
        <w:pStyle w:val="af1"/>
        <w:rPr>
          <w:rtl/>
        </w:rPr>
      </w:pPr>
      <w:bookmarkStart w:id="384" w:name="_Toc155720565"/>
      <w:r w:rsidRPr="00FD2712">
        <w:rPr>
          <w:rFonts w:hint="cs"/>
          <w:rtl/>
        </w:rPr>
        <w:t>הספד</w:t>
      </w:r>
      <w:bookmarkEnd w:id="384"/>
      <w:r w:rsidRPr="00FD2712">
        <w:rPr>
          <w:rFonts w:hint="cs"/>
          <w:rtl/>
        </w:rPr>
        <w:t xml:space="preserve"> </w:t>
      </w:r>
    </w:p>
    <w:p w14:paraId="2E384727" w14:textId="2FC125F7" w:rsidR="00FD2712" w:rsidRPr="00FD2712" w:rsidRDefault="005B1143" w:rsidP="001711C4">
      <w:pPr>
        <w:pStyle w:val="31"/>
        <w:framePr w:wrap="notBeside"/>
        <w:rPr>
          <w:rtl/>
        </w:rPr>
      </w:pPr>
      <w:r w:rsidRPr="00FD2712">
        <w:rPr>
          <w:rFonts w:hint="cs"/>
          <w:rtl/>
        </w:rPr>
        <w:t>חלקו</w:t>
      </w:r>
      <w:r w:rsidR="00E403A1" w:rsidRPr="00FD2712">
        <w:rPr>
          <w:rFonts w:hint="cs"/>
          <w:rtl/>
        </w:rPr>
        <w:t xml:space="preserve"> ר</w:t>
      </w:r>
      <w:r w:rsidR="00E403A1" w:rsidRPr="00FD2712">
        <w:rPr>
          <w:rtl/>
        </w:rPr>
        <w:t>"</w:t>
      </w:r>
      <w:r w:rsidR="00E403A1" w:rsidRPr="00FD2712">
        <w:rPr>
          <w:rFonts w:hint="cs"/>
          <w:rtl/>
        </w:rPr>
        <w:t>ד ורבנן</w:t>
      </w:r>
      <w:r w:rsidR="00FD2712">
        <w:rPr>
          <w:rFonts w:hint="cs"/>
          <w:rtl/>
        </w:rPr>
        <w:t>:</w:t>
      </w:r>
    </w:p>
    <w:p w14:paraId="4E52182A" w14:textId="198102AD" w:rsidR="002C3121" w:rsidRPr="00043784" w:rsidRDefault="00E403A1" w:rsidP="00FD2712">
      <w:pPr>
        <w:rPr>
          <w:rtl/>
        </w:rPr>
      </w:pPr>
      <w:r w:rsidRPr="00043784">
        <w:rPr>
          <w:rFonts w:hint="cs"/>
          <w:rtl/>
        </w:rPr>
        <w:t>א</w:t>
      </w:r>
      <w:r w:rsidR="00E12D57">
        <w:rPr>
          <w:rFonts w:hint="cs"/>
          <w:rtl/>
        </w:rPr>
        <w:t>ם</w:t>
      </w:r>
      <w:r w:rsidRPr="00043784">
        <w:rPr>
          <w:rFonts w:hint="cs"/>
          <w:rtl/>
        </w:rPr>
        <w:t xml:space="preserve"> על </w:t>
      </w:r>
      <w:r w:rsidRPr="00F8723C">
        <w:rPr>
          <w:rFonts w:cs="PFT_Frank" w:hint="cs"/>
          <w:b/>
          <w:bCs/>
          <w:sz w:val="14"/>
          <w:szCs w:val="14"/>
          <w:rtl/>
        </w:rPr>
        <w:t>מב</w:t>
      </w:r>
      <w:r w:rsidRPr="00F8723C">
        <w:rPr>
          <w:rFonts w:cs="PFT_Frank"/>
          <w:b/>
          <w:bCs/>
          <w:sz w:val="14"/>
          <w:szCs w:val="14"/>
          <w:rtl/>
        </w:rPr>
        <w:t>"</w:t>
      </w:r>
      <w:r w:rsidRPr="00F8723C">
        <w:rPr>
          <w:rFonts w:cs="PFT_Frank" w:hint="cs"/>
          <w:b/>
          <w:bCs/>
          <w:sz w:val="14"/>
          <w:szCs w:val="14"/>
          <w:rtl/>
        </w:rPr>
        <w:t xml:space="preserve">י </w:t>
      </w:r>
      <w:r w:rsidRPr="00043784">
        <w:rPr>
          <w:rFonts w:hint="cs"/>
          <w:rtl/>
        </w:rPr>
        <w:t xml:space="preserve">שנהרג, </w:t>
      </w:r>
    </w:p>
    <w:p w14:paraId="3E75EDCE" w14:textId="77777777" w:rsidR="00C817AB" w:rsidRPr="00F8723C" w:rsidRDefault="002C3121" w:rsidP="002C3121">
      <w:pPr>
        <w:pStyle w:val="affd"/>
        <w:rPr>
          <w:rStyle w:val="ac"/>
          <w:rFonts w:cs="PFT_Frank"/>
          <w:sz w:val="14"/>
          <w:rtl/>
        </w:rPr>
      </w:pPr>
      <w:r w:rsidRPr="00043784">
        <w:rPr>
          <w:rFonts w:hint="cs"/>
          <w:rtl/>
        </w:rPr>
        <w:t>או</w:t>
      </w:r>
      <w:r w:rsidR="00E403A1" w:rsidRPr="00043784">
        <w:rPr>
          <w:rFonts w:hint="cs"/>
          <w:rtl/>
        </w:rPr>
        <w:t xml:space="preserve"> על </w:t>
      </w:r>
      <w:r w:rsidR="00E403A1" w:rsidRPr="006D6217">
        <w:rPr>
          <w:rFonts w:cs="PFT_Frank" w:hint="cs"/>
          <w:b/>
          <w:bCs/>
          <w:sz w:val="14"/>
          <w:szCs w:val="14"/>
          <w:rtl/>
        </w:rPr>
        <w:t>יצה''ר</w:t>
      </w:r>
      <w:r w:rsidR="00E403A1" w:rsidRPr="00043784">
        <w:rPr>
          <w:rFonts w:hint="cs"/>
          <w:rtl/>
        </w:rPr>
        <w:t xml:space="preserve"> שלעת</w:t>
      </w:r>
      <w:r w:rsidR="00E403A1" w:rsidRPr="00043784">
        <w:rPr>
          <w:rtl/>
        </w:rPr>
        <w:t>"</w:t>
      </w:r>
      <w:r w:rsidR="00E403A1" w:rsidRPr="00043784">
        <w:rPr>
          <w:rFonts w:hint="cs"/>
          <w:rtl/>
        </w:rPr>
        <w:t>ל הקב''ה מביאו ושוחטו בפניהם</w:t>
      </w:r>
      <w:r w:rsidRPr="00043784">
        <w:rPr>
          <w:rFonts w:hint="cs"/>
          <w:rtl/>
        </w:rPr>
        <w:t>,</w:t>
      </w:r>
      <w:r w:rsidR="00E403A1" w:rsidRPr="00043784">
        <w:rPr>
          <w:rFonts w:hint="cs"/>
          <w:rtl/>
        </w:rPr>
        <w:t xml:space="preserve"> </w:t>
      </w:r>
    </w:p>
    <w:p w14:paraId="6697D81E" w14:textId="44429CF5" w:rsidR="00C817AB" w:rsidRPr="00957820" w:rsidRDefault="00E403A1" w:rsidP="00FD2712">
      <w:pPr>
        <w:pStyle w:val="affd"/>
        <w:rPr>
          <w:spacing w:val="-6"/>
          <w:rtl/>
        </w:rPr>
      </w:pPr>
      <w:r w:rsidRPr="00957820">
        <w:rPr>
          <w:rStyle w:val="ac"/>
          <w:rFonts w:cs="PFT_Frank" w:hint="cs"/>
          <w:spacing w:val="-6"/>
          <w:sz w:val="14"/>
          <w:rtl/>
        </w:rPr>
        <w:t>לצדיקים</w:t>
      </w:r>
      <w:r w:rsidR="00E81455" w:rsidRPr="00957820">
        <w:rPr>
          <w:rFonts w:hint="cs"/>
          <w:spacing w:val="-6"/>
          <w:rtl/>
        </w:rPr>
        <w:t xml:space="preserve"> נדמה כהר גבוה, </w:t>
      </w:r>
      <w:r w:rsidRPr="00957820">
        <w:rPr>
          <w:rFonts w:hint="cs"/>
          <w:spacing w:val="-6"/>
          <w:rtl/>
        </w:rPr>
        <w:t>ובוכין היאך יכולנו לכבוש הר גבוה כזה</w:t>
      </w:r>
    </w:p>
    <w:p w14:paraId="583E7A65" w14:textId="7D7EE94E" w:rsidR="00C817AB" w:rsidRPr="00043784" w:rsidRDefault="00E403A1" w:rsidP="00FD2712">
      <w:pPr>
        <w:pStyle w:val="affd"/>
        <w:rPr>
          <w:rtl/>
        </w:rPr>
      </w:pPr>
      <w:r w:rsidRPr="00957820">
        <w:rPr>
          <w:rStyle w:val="ac"/>
          <w:rFonts w:cs="PFT_Frank" w:hint="cs"/>
          <w:spacing w:val="-2"/>
          <w:sz w:val="14"/>
          <w:rtl/>
        </w:rPr>
        <w:t>ולרשעים</w:t>
      </w:r>
      <w:r w:rsidRPr="00957820">
        <w:rPr>
          <w:rFonts w:hint="cs"/>
          <w:spacing w:val="-2"/>
          <w:rtl/>
        </w:rPr>
        <w:t xml:space="preserve"> נדמה כחוט השערה, ובוכין היאך לא יכולנו לכובשו,</w:t>
      </w:r>
      <w:r w:rsidRPr="00043784">
        <w:rPr>
          <w:rFonts w:hint="cs"/>
          <w:rtl/>
        </w:rPr>
        <w:t xml:space="preserve"> </w:t>
      </w:r>
    </w:p>
    <w:p w14:paraId="6FEA4948" w14:textId="77777777" w:rsidR="00E403A1" w:rsidRPr="00043784" w:rsidRDefault="00E403A1" w:rsidP="00E12D57">
      <w:pPr>
        <w:pStyle w:val="affd"/>
        <w:spacing w:after="60"/>
        <w:ind w:left="340" w:firstLine="170"/>
        <w:rPr>
          <w:rStyle w:val="af8"/>
          <w:rtl/>
        </w:rPr>
      </w:pPr>
      <w:r w:rsidRPr="00043784">
        <w:rPr>
          <w:rFonts w:hint="cs"/>
          <w:rtl/>
        </w:rPr>
        <w:t>ואף הקב</w:t>
      </w:r>
      <w:r w:rsidRPr="00043784">
        <w:rPr>
          <w:rtl/>
        </w:rPr>
        <w:t>"</w:t>
      </w:r>
      <w:r w:rsidRPr="00043784">
        <w:rPr>
          <w:rFonts w:hint="cs"/>
          <w:rtl/>
        </w:rPr>
        <w:t>ה תמה עמם ד</w:t>
      </w:r>
      <w:r w:rsidRPr="00043784">
        <w:rPr>
          <w:rStyle w:val="af8"/>
          <w:rFonts w:hint="cs"/>
          <w:rtl/>
        </w:rPr>
        <w:t>גם בעיני יפלא.</w:t>
      </w:r>
    </w:p>
    <w:p w14:paraId="6E8931AA" w14:textId="77777777" w:rsidR="00FD2712" w:rsidRPr="00FD2712" w:rsidRDefault="00F26EA1" w:rsidP="001711C4">
      <w:pPr>
        <w:pStyle w:val="31"/>
        <w:framePr w:wrap="notBeside"/>
        <w:rPr>
          <w:rtl/>
        </w:rPr>
      </w:pPr>
      <w:r w:rsidRPr="00FD2712">
        <w:rPr>
          <w:rFonts w:hint="cs"/>
          <w:rtl/>
        </w:rPr>
        <w:t>ב.</w:t>
      </w:r>
    </w:p>
    <w:p w14:paraId="0A0A5222" w14:textId="73209984" w:rsidR="002C3121" w:rsidRPr="00660FC0" w:rsidRDefault="002C3121" w:rsidP="00E12D57">
      <w:pPr>
        <w:rPr>
          <w:rtl/>
        </w:rPr>
      </w:pPr>
      <w:r w:rsidRPr="00043784">
        <w:rPr>
          <w:rStyle w:val="af8"/>
          <w:rFonts w:hint="cs"/>
          <w:rtl/>
        </w:rPr>
        <w:t>הוי מושכי העון בחבלי השוא.</w:t>
      </w:r>
    </w:p>
    <w:p w14:paraId="493C3FE6" w14:textId="02512DED" w:rsidR="00092FB7" w:rsidRPr="00957820" w:rsidRDefault="00E403A1" w:rsidP="00957820">
      <w:pPr>
        <w:pStyle w:val="affd"/>
        <w:spacing w:after="60"/>
        <w:rPr>
          <w:rFonts w:ascii="BA Franknatan Decor" w:hAnsi="BA Franknatan Decor" w:cs="BA TM • Tzlotana"/>
          <w:spacing w:val="2"/>
          <w:sz w:val="14"/>
          <w:szCs w:val="16"/>
        </w:rPr>
      </w:pPr>
      <w:r w:rsidRPr="006D6217">
        <w:rPr>
          <w:rFonts w:cs="PFT_Frank" w:hint="cs"/>
          <w:b/>
          <w:bCs/>
          <w:sz w:val="14"/>
          <w:szCs w:val="14"/>
          <w:rtl/>
        </w:rPr>
        <w:t>יצה</w:t>
      </w:r>
      <w:r w:rsidRPr="006D6217">
        <w:rPr>
          <w:rFonts w:cs="PFT_Frank"/>
          <w:b/>
          <w:bCs/>
          <w:sz w:val="14"/>
          <w:szCs w:val="14"/>
          <w:rtl/>
        </w:rPr>
        <w:t>"</w:t>
      </w:r>
      <w:r w:rsidRPr="006D6217">
        <w:rPr>
          <w:rFonts w:cs="PFT_Frank" w:hint="cs"/>
          <w:b/>
          <w:bCs/>
          <w:sz w:val="14"/>
          <w:szCs w:val="14"/>
          <w:rtl/>
        </w:rPr>
        <w:t>ר</w:t>
      </w:r>
      <w:r w:rsidRPr="00660FC0">
        <w:rPr>
          <w:rFonts w:hint="cs"/>
          <w:rtl/>
        </w:rPr>
        <w:t xml:space="preserve"> </w:t>
      </w:r>
      <w:r w:rsidRPr="00F8723C">
        <w:rPr>
          <w:rStyle w:val="ac"/>
          <w:rFonts w:cs="PFT_Frank" w:hint="cs"/>
          <w:sz w:val="14"/>
          <w:rtl/>
        </w:rPr>
        <w:t>בתחילה דומה לחוט</w:t>
      </w:r>
      <w:r w:rsidR="00F26EA1" w:rsidRPr="00043784">
        <w:rPr>
          <w:rFonts w:hint="cs"/>
          <w:rtl/>
        </w:rPr>
        <w:t xml:space="preserve"> עכביש,</w:t>
      </w:r>
      <w:r w:rsidRPr="00043784">
        <w:rPr>
          <w:rFonts w:hint="cs"/>
          <w:rtl/>
        </w:rPr>
        <w:t xml:space="preserve"> ולבסוף כעבתות העגלה</w:t>
      </w:r>
      <w:r w:rsidR="00F26EA1" w:rsidRPr="00043784">
        <w:rPr>
          <w:rFonts w:hint="cs"/>
          <w:rtl/>
        </w:rPr>
        <w:t>,</w:t>
      </w:r>
    </w:p>
    <w:p w14:paraId="292CA4D8" w14:textId="77777777" w:rsidR="00FD2712" w:rsidRPr="00FD2712" w:rsidRDefault="00F26EA1" w:rsidP="001711C4">
      <w:pPr>
        <w:pStyle w:val="31"/>
        <w:framePr w:wrap="notBeside"/>
        <w:rPr>
          <w:rtl/>
        </w:rPr>
      </w:pPr>
      <w:r w:rsidRPr="00FD2712">
        <w:rPr>
          <w:rFonts w:hint="cs"/>
          <w:rtl/>
        </w:rPr>
        <w:t>ג.</w:t>
      </w:r>
    </w:p>
    <w:p w14:paraId="7E7EA8B6" w14:textId="08BD2DC2" w:rsidR="003164CA" w:rsidRPr="000C1CD3" w:rsidRDefault="00F26EA1" w:rsidP="000C1CD3">
      <w:pPr>
        <w:rPr>
          <w:spacing w:val="-2"/>
          <w:rtl/>
        </w:rPr>
      </w:pPr>
      <w:r w:rsidRPr="000C1CD3">
        <w:rPr>
          <w:rStyle w:val="af8"/>
          <w:rFonts w:hint="cs"/>
          <w:spacing w:val="2"/>
          <w:rtl/>
        </w:rPr>
        <w:t>שאל ממני ואתנה גוים נחלתך</w:t>
      </w:r>
      <w:r w:rsidR="00FD2712" w:rsidRPr="000C1CD3">
        <w:rPr>
          <w:rFonts w:hint="cs"/>
          <w:spacing w:val="2"/>
          <w:rtl/>
        </w:rPr>
        <w:t xml:space="preserve"> </w:t>
      </w:r>
      <w:r w:rsidR="00E403A1" w:rsidRPr="000C1CD3">
        <w:rPr>
          <w:rFonts w:hint="cs"/>
          <w:b/>
          <w:bCs/>
          <w:spacing w:val="-2"/>
          <w:rtl/>
        </w:rPr>
        <w:t xml:space="preserve">משיח בן דוד </w:t>
      </w:r>
      <w:r w:rsidRPr="000C1CD3">
        <w:rPr>
          <w:rFonts w:hint="cs"/>
          <w:b/>
          <w:bCs/>
          <w:spacing w:val="-2"/>
          <w:rtl/>
        </w:rPr>
        <w:t>ש</w:t>
      </w:r>
      <w:r w:rsidR="00E403A1" w:rsidRPr="000C1CD3">
        <w:rPr>
          <w:rFonts w:hint="cs"/>
          <w:b/>
          <w:bCs/>
          <w:spacing w:val="-2"/>
          <w:rtl/>
        </w:rPr>
        <w:t>עתיד להגלות ב</w:t>
      </w:r>
      <w:r w:rsidR="00E403A1" w:rsidRPr="000C1CD3">
        <w:rPr>
          <w:b/>
          <w:bCs/>
          <w:spacing w:val="-2"/>
          <w:rtl/>
        </w:rPr>
        <w:t>"</w:t>
      </w:r>
      <w:r w:rsidR="00E403A1" w:rsidRPr="000C1CD3">
        <w:rPr>
          <w:rFonts w:hint="cs"/>
          <w:b/>
          <w:bCs/>
          <w:spacing w:val="-2"/>
          <w:rtl/>
        </w:rPr>
        <w:t>ב</w:t>
      </w:r>
      <w:r w:rsidR="00E403A1" w:rsidRPr="000C1CD3">
        <w:rPr>
          <w:rFonts w:hint="cs"/>
          <w:spacing w:val="-2"/>
          <w:rtl/>
        </w:rPr>
        <w:t xml:space="preserve"> </w:t>
      </w:r>
    </w:p>
    <w:p w14:paraId="5C1B4DF2" w14:textId="77777777" w:rsidR="00E403A1" w:rsidRPr="00043784" w:rsidRDefault="00E403A1" w:rsidP="00957820">
      <w:pPr>
        <w:spacing w:after="60"/>
        <w:rPr>
          <w:rtl/>
        </w:rPr>
      </w:pPr>
      <w:r w:rsidRPr="00043784">
        <w:rPr>
          <w:rFonts w:hint="cs"/>
          <w:rtl/>
        </w:rPr>
        <w:t>וכיון שראה מב</w:t>
      </w:r>
      <w:r w:rsidRPr="00043784">
        <w:rPr>
          <w:rtl/>
        </w:rPr>
        <w:t>"</w:t>
      </w:r>
      <w:r w:rsidRPr="00043784">
        <w:rPr>
          <w:rFonts w:hint="cs"/>
          <w:rtl/>
        </w:rPr>
        <w:t xml:space="preserve">י שנהרג מבקש רק חיים, </w:t>
      </w:r>
      <w:r w:rsidRPr="000C1CD3">
        <w:rPr>
          <w:rStyle w:val="af6"/>
          <w:rFonts w:hint="cs"/>
          <w:rtl/>
        </w:rPr>
        <w:t>א</w:t>
      </w:r>
      <w:r w:rsidRPr="000C1CD3">
        <w:rPr>
          <w:rStyle w:val="af6"/>
          <w:rtl/>
        </w:rPr>
        <w:t>"</w:t>
      </w:r>
      <w:r w:rsidRPr="000C1CD3">
        <w:rPr>
          <w:rStyle w:val="af6"/>
          <w:rFonts w:hint="cs"/>
          <w:rtl/>
        </w:rPr>
        <w:t xml:space="preserve">ל </w:t>
      </w:r>
      <w:r w:rsidRPr="00043784">
        <w:rPr>
          <w:rFonts w:hint="cs"/>
          <w:rtl/>
        </w:rPr>
        <w:t>עד שלא אמרת כבר התנבא עליך</w:t>
      </w:r>
      <w:r w:rsidR="00CE513F" w:rsidRPr="00043784">
        <w:rPr>
          <w:rFonts w:hint="cs"/>
          <w:rtl/>
        </w:rPr>
        <w:t xml:space="preserve"> דוד אביך</w:t>
      </w:r>
      <w:r w:rsidRPr="00043784">
        <w:rPr>
          <w:rFonts w:hint="cs"/>
          <w:rtl/>
        </w:rPr>
        <w:t xml:space="preserve"> </w:t>
      </w:r>
      <w:r w:rsidRPr="00043784">
        <w:rPr>
          <w:rStyle w:val="af8"/>
          <w:rFonts w:hint="cs"/>
          <w:rtl/>
        </w:rPr>
        <w:t>דחיים שאל ממך נתת לו</w:t>
      </w:r>
    </w:p>
    <w:p w14:paraId="1D91E703" w14:textId="77777777" w:rsidR="00FD2712" w:rsidRPr="00FD2712" w:rsidRDefault="00F26EA1" w:rsidP="001711C4">
      <w:pPr>
        <w:pStyle w:val="31"/>
        <w:framePr w:wrap="notBeside"/>
        <w:rPr>
          <w:rtl/>
        </w:rPr>
      </w:pPr>
      <w:r w:rsidRPr="00FD2712">
        <w:rPr>
          <w:rFonts w:hint="cs"/>
          <w:rtl/>
        </w:rPr>
        <w:t>ד.</w:t>
      </w:r>
    </w:p>
    <w:p w14:paraId="1E8A1242" w14:textId="76642757" w:rsidR="00E403A1" w:rsidRPr="00FD2712" w:rsidRDefault="00E403A1" w:rsidP="00957820">
      <w:pPr>
        <w:pStyle w:val="af1"/>
        <w:spacing w:before="0"/>
        <w:rPr>
          <w:rtl/>
        </w:rPr>
      </w:pPr>
      <w:bookmarkStart w:id="385" w:name="_Toc155720566"/>
      <w:r w:rsidRPr="00FD2712">
        <w:rPr>
          <w:rFonts w:hint="cs"/>
          <w:rtl/>
        </w:rPr>
        <w:t>שבעה שמות ליצה</w:t>
      </w:r>
      <w:r w:rsidRPr="00FD2712">
        <w:rPr>
          <w:rtl/>
        </w:rPr>
        <w:t>"</w:t>
      </w:r>
      <w:r w:rsidRPr="00FD2712">
        <w:rPr>
          <w:rFonts w:hint="cs"/>
          <w:rtl/>
        </w:rPr>
        <w:t>ר,</w:t>
      </w:r>
      <w:bookmarkEnd w:id="385"/>
    </w:p>
    <w:p w14:paraId="31EB438C" w14:textId="77777777" w:rsidR="00D75119" w:rsidRPr="00043784" w:rsidRDefault="00E403A1" w:rsidP="00E403A1">
      <w:pPr>
        <w:pStyle w:val="affd"/>
        <w:rPr>
          <w:rtl/>
        </w:rPr>
      </w:pPr>
      <w:r w:rsidRPr="000C1CD3">
        <w:rPr>
          <w:rStyle w:val="af6"/>
          <w:rFonts w:hint="cs"/>
          <w:rtl/>
        </w:rPr>
        <w:t>הקב</w:t>
      </w:r>
      <w:r w:rsidRPr="000C1CD3">
        <w:rPr>
          <w:rStyle w:val="af6"/>
          <w:rtl/>
        </w:rPr>
        <w:t>"</w:t>
      </w:r>
      <w:r w:rsidRPr="000C1CD3">
        <w:rPr>
          <w:rStyle w:val="af6"/>
          <w:rFonts w:hint="cs"/>
          <w:rtl/>
        </w:rPr>
        <w:t>ה</w:t>
      </w:r>
      <w:r w:rsidRPr="00043784">
        <w:rPr>
          <w:rFonts w:hint="cs"/>
          <w:rtl/>
        </w:rPr>
        <w:t xml:space="preserve"> </w:t>
      </w:r>
      <w:r w:rsidR="00C817AB" w:rsidRPr="00043784">
        <w:rPr>
          <w:rtl/>
        </w:rPr>
        <w:tab/>
      </w:r>
      <w:r w:rsidRPr="00043784">
        <w:rPr>
          <w:rFonts w:hint="cs"/>
          <w:rtl/>
        </w:rPr>
        <w:t xml:space="preserve">קראו </w:t>
      </w:r>
      <w:r w:rsidRPr="00F8723C">
        <w:rPr>
          <w:rStyle w:val="ac"/>
          <w:rFonts w:cs="PFT_Frank" w:hint="cs"/>
          <w:sz w:val="14"/>
          <w:rtl/>
        </w:rPr>
        <w:t>רע</w:t>
      </w:r>
      <w:r w:rsidRPr="00043784">
        <w:rPr>
          <w:rFonts w:hint="cs"/>
          <w:rtl/>
        </w:rPr>
        <w:t xml:space="preserve"> </w:t>
      </w:r>
      <w:r w:rsidRPr="00043784">
        <w:rPr>
          <w:rStyle w:val="af8"/>
          <w:rFonts w:hint="cs"/>
          <w:rtl/>
        </w:rPr>
        <w:t>יצר לב האדם רע מנעוריו</w:t>
      </w:r>
      <w:r w:rsidRPr="00043784">
        <w:rPr>
          <w:rFonts w:hint="cs"/>
          <w:rtl/>
        </w:rPr>
        <w:t xml:space="preserve">, </w:t>
      </w:r>
    </w:p>
    <w:p w14:paraId="298B15F9" w14:textId="77777777" w:rsidR="00E403A1" w:rsidRPr="00043784" w:rsidRDefault="00E403A1" w:rsidP="003164CA">
      <w:pPr>
        <w:pStyle w:val="affd"/>
        <w:rPr>
          <w:rtl/>
        </w:rPr>
      </w:pPr>
      <w:r w:rsidRPr="000C1CD3">
        <w:rPr>
          <w:rStyle w:val="af6"/>
          <w:rFonts w:hint="cs"/>
          <w:rtl/>
        </w:rPr>
        <w:t>משה</w:t>
      </w:r>
      <w:r w:rsidRPr="00043784">
        <w:rPr>
          <w:rFonts w:hint="cs"/>
          <w:rtl/>
        </w:rPr>
        <w:t xml:space="preserve"> </w:t>
      </w:r>
      <w:r w:rsidR="00C817AB" w:rsidRPr="00043784">
        <w:rPr>
          <w:rtl/>
        </w:rPr>
        <w:tab/>
      </w:r>
      <w:r w:rsidRPr="00043784">
        <w:rPr>
          <w:rFonts w:hint="cs"/>
          <w:rtl/>
        </w:rPr>
        <w:t xml:space="preserve">קראו </w:t>
      </w:r>
      <w:r w:rsidRPr="00F8723C">
        <w:rPr>
          <w:rStyle w:val="ac"/>
          <w:rFonts w:cs="PFT_Frank" w:hint="cs"/>
          <w:sz w:val="14"/>
          <w:rtl/>
        </w:rPr>
        <w:t>ערל</w:t>
      </w:r>
      <w:r w:rsidRPr="00043784">
        <w:rPr>
          <w:rFonts w:hint="cs"/>
          <w:rtl/>
        </w:rPr>
        <w:t xml:space="preserve"> </w:t>
      </w:r>
      <w:r w:rsidRPr="00043784">
        <w:rPr>
          <w:rStyle w:val="af8"/>
          <w:rFonts w:hint="cs"/>
          <w:rtl/>
        </w:rPr>
        <w:t>ערלת לבבכם</w:t>
      </w:r>
      <w:r w:rsidRPr="00043784">
        <w:rPr>
          <w:rFonts w:hint="cs"/>
          <w:rtl/>
        </w:rPr>
        <w:t>,</w:t>
      </w:r>
    </w:p>
    <w:p w14:paraId="57D6A934" w14:textId="091AE60E" w:rsidR="00D75119" w:rsidRPr="000C1CD3" w:rsidRDefault="00E403A1" w:rsidP="00E403A1">
      <w:pPr>
        <w:pStyle w:val="affd"/>
        <w:rPr>
          <w:rStyle w:val="af6"/>
          <w:rtl/>
        </w:rPr>
      </w:pPr>
      <w:r w:rsidRPr="000C1CD3">
        <w:rPr>
          <w:rStyle w:val="af6"/>
          <w:rFonts w:hint="cs"/>
          <w:rtl/>
        </w:rPr>
        <w:t xml:space="preserve">דוד </w:t>
      </w:r>
      <w:r w:rsidR="00C817AB" w:rsidRPr="00043784">
        <w:rPr>
          <w:rtl/>
        </w:rPr>
        <w:tab/>
      </w:r>
      <w:r w:rsidRPr="00043784">
        <w:rPr>
          <w:rFonts w:hint="cs"/>
          <w:rtl/>
        </w:rPr>
        <w:t xml:space="preserve">קראו </w:t>
      </w:r>
      <w:r w:rsidRPr="00F8723C">
        <w:rPr>
          <w:rStyle w:val="ac"/>
          <w:rFonts w:cs="PFT_Frank" w:hint="cs"/>
          <w:sz w:val="14"/>
          <w:rtl/>
        </w:rPr>
        <w:t>טמא</w:t>
      </w:r>
      <w:r w:rsidRPr="00043784">
        <w:rPr>
          <w:rFonts w:hint="cs"/>
          <w:rtl/>
        </w:rPr>
        <w:t xml:space="preserve"> ד</w:t>
      </w:r>
      <w:r w:rsidRPr="00043784">
        <w:rPr>
          <w:rStyle w:val="af8"/>
          <w:rFonts w:hint="cs"/>
          <w:rtl/>
        </w:rPr>
        <w:t>לב טהור ברא לי אלוקים</w:t>
      </w:r>
      <w:r w:rsidRPr="00043784">
        <w:rPr>
          <w:rFonts w:hint="cs"/>
          <w:rtl/>
        </w:rPr>
        <w:t xml:space="preserve">, </w:t>
      </w:r>
    </w:p>
    <w:p w14:paraId="61260F1F" w14:textId="77777777" w:rsidR="00E403A1" w:rsidRPr="00043784" w:rsidRDefault="00E403A1" w:rsidP="00E403A1">
      <w:pPr>
        <w:pStyle w:val="affd"/>
        <w:rPr>
          <w:rtl/>
        </w:rPr>
      </w:pPr>
      <w:r w:rsidRPr="000C1CD3">
        <w:rPr>
          <w:rStyle w:val="af6"/>
          <w:rFonts w:hint="cs"/>
          <w:rtl/>
        </w:rPr>
        <w:t>שלמה</w:t>
      </w:r>
      <w:r w:rsidRPr="00043784">
        <w:rPr>
          <w:rFonts w:hint="cs"/>
          <w:rtl/>
        </w:rPr>
        <w:t xml:space="preserve"> </w:t>
      </w:r>
      <w:r w:rsidR="00C817AB" w:rsidRPr="00043784">
        <w:rPr>
          <w:rtl/>
        </w:rPr>
        <w:tab/>
      </w:r>
      <w:r w:rsidRPr="00043784">
        <w:rPr>
          <w:rFonts w:hint="cs"/>
          <w:rtl/>
        </w:rPr>
        <w:t xml:space="preserve">קראו </w:t>
      </w:r>
      <w:r w:rsidRPr="00F8723C">
        <w:rPr>
          <w:rStyle w:val="ac"/>
          <w:rFonts w:cs="PFT_Frank" w:hint="cs"/>
          <w:sz w:val="14"/>
          <w:rtl/>
        </w:rPr>
        <w:t>שונ</w:t>
      </w:r>
      <w:r w:rsidR="00CE513F" w:rsidRPr="00F8723C">
        <w:rPr>
          <w:rStyle w:val="ac"/>
          <w:rFonts w:cs="PFT_Frank" w:hint="cs"/>
          <w:sz w:val="14"/>
          <w:rtl/>
        </w:rPr>
        <w:t>א</w:t>
      </w:r>
      <w:r w:rsidRPr="00043784">
        <w:rPr>
          <w:rFonts w:hint="cs"/>
          <w:rtl/>
        </w:rPr>
        <w:t xml:space="preserve"> ד</w:t>
      </w:r>
      <w:r w:rsidRPr="00043784">
        <w:rPr>
          <w:rStyle w:val="af8"/>
          <w:rFonts w:hint="cs"/>
          <w:rtl/>
        </w:rPr>
        <w:t>רעב שונאך</w:t>
      </w:r>
      <w:r w:rsidR="00CE513F" w:rsidRPr="00043784">
        <w:rPr>
          <w:rStyle w:val="af8"/>
          <w:rFonts w:hint="cs"/>
          <w:rtl/>
        </w:rPr>
        <w:t>... ישלם לך</w:t>
      </w:r>
      <w:r w:rsidRPr="00043784">
        <w:rPr>
          <w:rFonts w:hint="cs"/>
          <w:rtl/>
        </w:rPr>
        <w:t xml:space="preserve"> ישל</w:t>
      </w:r>
      <w:r w:rsidR="00CE513F" w:rsidRPr="00043784">
        <w:rPr>
          <w:rFonts w:hint="cs"/>
          <w:rtl/>
        </w:rPr>
        <w:t>י</w:t>
      </w:r>
      <w:r w:rsidRPr="00043784">
        <w:rPr>
          <w:rFonts w:hint="cs"/>
          <w:rtl/>
        </w:rPr>
        <w:t xml:space="preserve">מנו לך, </w:t>
      </w:r>
    </w:p>
    <w:p w14:paraId="0C1F134C" w14:textId="77777777" w:rsidR="00E403A1" w:rsidRPr="00043784" w:rsidRDefault="00E403A1" w:rsidP="00E403A1">
      <w:pPr>
        <w:pStyle w:val="affd"/>
        <w:rPr>
          <w:rtl/>
        </w:rPr>
      </w:pPr>
      <w:r w:rsidRPr="000C1CD3">
        <w:rPr>
          <w:rStyle w:val="af6"/>
          <w:rFonts w:hint="cs"/>
          <w:rtl/>
        </w:rPr>
        <w:t>ישעיה</w:t>
      </w:r>
      <w:r w:rsidRPr="00043784">
        <w:rPr>
          <w:rFonts w:hint="cs"/>
          <w:rtl/>
        </w:rPr>
        <w:t xml:space="preserve"> </w:t>
      </w:r>
      <w:r w:rsidR="00C817AB" w:rsidRPr="00043784">
        <w:rPr>
          <w:rtl/>
        </w:rPr>
        <w:tab/>
      </w:r>
      <w:r w:rsidRPr="00043784">
        <w:rPr>
          <w:rFonts w:hint="cs"/>
          <w:rtl/>
        </w:rPr>
        <w:t xml:space="preserve">קראו </w:t>
      </w:r>
      <w:r w:rsidRPr="00F8723C">
        <w:rPr>
          <w:rStyle w:val="ac"/>
          <w:rFonts w:cs="PFT_Frank" w:hint="cs"/>
          <w:sz w:val="14"/>
          <w:rtl/>
        </w:rPr>
        <w:t>מכשול</w:t>
      </w:r>
      <w:r w:rsidRPr="00043784">
        <w:rPr>
          <w:rFonts w:hint="cs"/>
          <w:rtl/>
        </w:rPr>
        <w:t xml:space="preserve"> </w:t>
      </w:r>
      <w:r w:rsidRPr="00043784">
        <w:rPr>
          <w:rStyle w:val="af8"/>
          <w:rFonts w:hint="cs"/>
          <w:rtl/>
        </w:rPr>
        <w:t>דהרימו מכשול</w:t>
      </w:r>
      <w:r w:rsidRPr="00043784">
        <w:rPr>
          <w:rFonts w:hint="cs"/>
          <w:rtl/>
        </w:rPr>
        <w:t>,</w:t>
      </w:r>
    </w:p>
    <w:p w14:paraId="1F3407D4" w14:textId="006F738D" w:rsidR="00E403A1" w:rsidRPr="00043784" w:rsidRDefault="00E403A1" w:rsidP="00E403A1">
      <w:pPr>
        <w:pStyle w:val="affd"/>
        <w:rPr>
          <w:rStyle w:val="af8"/>
          <w:rtl/>
        </w:rPr>
      </w:pPr>
      <w:r w:rsidRPr="000C1CD3">
        <w:rPr>
          <w:rStyle w:val="af6"/>
          <w:rFonts w:hint="cs"/>
          <w:rtl/>
        </w:rPr>
        <w:t>יחזקאל</w:t>
      </w:r>
      <w:r w:rsidRPr="00043784">
        <w:rPr>
          <w:rFonts w:hint="cs"/>
          <w:rtl/>
        </w:rPr>
        <w:t xml:space="preserve"> קראו </w:t>
      </w:r>
      <w:r w:rsidRPr="00F8723C">
        <w:rPr>
          <w:rStyle w:val="ac"/>
          <w:rFonts w:cs="PFT_Frank" w:hint="cs"/>
          <w:sz w:val="14"/>
          <w:rtl/>
        </w:rPr>
        <w:t>אבן</w:t>
      </w:r>
      <w:r w:rsidRPr="00043784">
        <w:rPr>
          <w:rFonts w:hint="cs"/>
          <w:rtl/>
        </w:rPr>
        <w:t xml:space="preserve"> ד</w:t>
      </w:r>
      <w:r w:rsidRPr="00043784">
        <w:rPr>
          <w:rStyle w:val="af8"/>
          <w:rFonts w:hint="cs"/>
          <w:rtl/>
        </w:rPr>
        <w:t>לב האבן,</w:t>
      </w:r>
    </w:p>
    <w:p w14:paraId="38690FEF" w14:textId="7E6785DA" w:rsidR="00C817AB" w:rsidRPr="00043784" w:rsidRDefault="00E403A1" w:rsidP="00E12D57">
      <w:pPr>
        <w:pStyle w:val="affd"/>
        <w:spacing w:after="60"/>
        <w:rPr>
          <w:rtl/>
        </w:rPr>
      </w:pPr>
      <w:r w:rsidRPr="000C1CD3">
        <w:rPr>
          <w:rStyle w:val="af6"/>
          <w:rFonts w:hint="cs"/>
          <w:rtl/>
        </w:rPr>
        <w:t>יואל</w:t>
      </w:r>
      <w:r w:rsidRPr="00043784">
        <w:rPr>
          <w:rFonts w:hint="cs"/>
          <w:rtl/>
        </w:rPr>
        <w:t xml:space="preserve"> </w:t>
      </w:r>
      <w:r w:rsidR="00C817AB" w:rsidRPr="00957820">
        <w:rPr>
          <w:spacing w:val="-2"/>
          <w:rtl/>
        </w:rPr>
        <w:tab/>
      </w:r>
      <w:r w:rsidRPr="00957820">
        <w:rPr>
          <w:rFonts w:hint="cs"/>
          <w:spacing w:val="-2"/>
          <w:rtl/>
        </w:rPr>
        <w:t xml:space="preserve">קראו </w:t>
      </w:r>
      <w:r w:rsidRPr="00957820">
        <w:rPr>
          <w:rStyle w:val="ac"/>
          <w:rFonts w:cs="PFT_Frank" w:hint="cs"/>
          <w:spacing w:val="-2"/>
          <w:sz w:val="14"/>
          <w:rtl/>
        </w:rPr>
        <w:t>צפוני</w:t>
      </w:r>
      <w:r w:rsidRPr="00957820">
        <w:rPr>
          <w:rFonts w:hint="cs"/>
          <w:spacing w:val="-2"/>
          <w:rtl/>
        </w:rPr>
        <w:t xml:space="preserve"> </w:t>
      </w:r>
      <w:r w:rsidRPr="00957820">
        <w:rPr>
          <w:rStyle w:val="af8"/>
          <w:rFonts w:hint="cs"/>
          <w:spacing w:val="-2"/>
          <w:rtl/>
        </w:rPr>
        <w:t>דואת הצפוני ארחיק.</w:t>
      </w:r>
      <w:r w:rsidR="00FD2712" w:rsidRPr="00957820">
        <w:rPr>
          <w:rFonts w:hint="cs"/>
          <w:spacing w:val="-2"/>
          <w:rtl/>
        </w:rPr>
        <w:t xml:space="preserve"> </w:t>
      </w:r>
      <w:r w:rsidRPr="00957820">
        <w:rPr>
          <w:rFonts w:hint="cs"/>
          <w:spacing w:val="-2"/>
          <w:rtl/>
        </w:rPr>
        <w:t>יצה</w:t>
      </w:r>
      <w:r w:rsidRPr="00957820">
        <w:rPr>
          <w:spacing w:val="-2"/>
          <w:rtl/>
        </w:rPr>
        <w:t>"</w:t>
      </w:r>
      <w:r w:rsidRPr="00957820">
        <w:rPr>
          <w:rFonts w:hint="cs"/>
          <w:spacing w:val="-2"/>
          <w:rtl/>
        </w:rPr>
        <w:t xml:space="preserve">ר </w:t>
      </w:r>
      <w:r w:rsidR="00FD2712" w:rsidRPr="00957820">
        <w:rPr>
          <w:rFonts w:hint="cs"/>
          <w:spacing w:val="-2"/>
          <w:rtl/>
        </w:rPr>
        <w:t>ה</w:t>
      </w:r>
      <w:r w:rsidRPr="00957820">
        <w:rPr>
          <w:rFonts w:hint="cs"/>
          <w:spacing w:val="-2"/>
          <w:rtl/>
        </w:rPr>
        <w:t xml:space="preserve">צפון בלב </w:t>
      </w:r>
      <w:r w:rsidR="00FD2712" w:rsidRPr="00957820">
        <w:rPr>
          <w:rFonts w:hint="cs"/>
          <w:spacing w:val="-2"/>
          <w:rtl/>
        </w:rPr>
        <w:t>ה</w:t>
      </w:r>
      <w:r w:rsidRPr="00957820">
        <w:rPr>
          <w:rFonts w:hint="cs"/>
          <w:spacing w:val="-2"/>
          <w:rtl/>
        </w:rPr>
        <w:t>אדם.</w:t>
      </w:r>
      <w:r w:rsidRPr="00043784">
        <w:rPr>
          <w:rFonts w:hint="cs"/>
          <w:rtl/>
        </w:rPr>
        <w:t xml:space="preserve"> </w:t>
      </w:r>
    </w:p>
    <w:p w14:paraId="08B4F90F" w14:textId="77777777" w:rsidR="00E12D57" w:rsidRPr="00E12D57" w:rsidRDefault="00F26EA1" w:rsidP="001711C4">
      <w:pPr>
        <w:pStyle w:val="31"/>
        <w:framePr w:wrap="notBeside"/>
        <w:rPr>
          <w:rtl/>
        </w:rPr>
      </w:pPr>
      <w:r w:rsidRPr="00E12D57">
        <w:rPr>
          <w:rFonts w:hint="cs"/>
          <w:rtl/>
        </w:rPr>
        <w:t>ה.</w:t>
      </w:r>
    </w:p>
    <w:p w14:paraId="406EF6A1" w14:textId="3F1240CE" w:rsidR="00C817AB" w:rsidRPr="00D04C3E" w:rsidRDefault="00E403A1" w:rsidP="00FD2712">
      <w:pPr>
        <w:pStyle w:val="affd"/>
        <w:rPr>
          <w:rtl/>
        </w:rPr>
      </w:pPr>
      <w:r w:rsidRPr="00D04C3E">
        <w:rPr>
          <w:rStyle w:val="af8"/>
          <w:rFonts w:hint="cs"/>
          <w:spacing w:val="0"/>
          <w:rtl/>
        </w:rPr>
        <w:t>והדחתיו אל ארץ ציה</w:t>
      </w:r>
      <w:r w:rsidRPr="00D04C3E">
        <w:rPr>
          <w:rFonts w:hint="cs"/>
          <w:rtl/>
        </w:rPr>
        <w:t xml:space="preserve"> למקום שאין בנ</w:t>
      </w:r>
      <w:r w:rsidRPr="00D04C3E">
        <w:rPr>
          <w:rtl/>
        </w:rPr>
        <w:t>"</w:t>
      </w:r>
      <w:r w:rsidRPr="00D04C3E">
        <w:rPr>
          <w:rFonts w:hint="cs"/>
          <w:rtl/>
        </w:rPr>
        <w:t xml:space="preserve">א מצויין להתגרות בהן, </w:t>
      </w:r>
    </w:p>
    <w:p w14:paraId="00504C7A" w14:textId="7862A80D" w:rsidR="00C817AB" w:rsidRPr="00957820" w:rsidRDefault="00E403A1" w:rsidP="00E12D57">
      <w:pPr>
        <w:pStyle w:val="affd"/>
        <w:rPr>
          <w:rStyle w:val="af8"/>
          <w:spacing w:val="-8"/>
          <w:rtl/>
        </w:rPr>
      </w:pPr>
      <w:r w:rsidRPr="00957820">
        <w:rPr>
          <w:rStyle w:val="af8"/>
          <w:rFonts w:hint="cs"/>
          <w:spacing w:val="-8"/>
          <w:rtl/>
        </w:rPr>
        <w:t>פניו אל הים הקדמוני</w:t>
      </w:r>
      <w:r w:rsidR="00E12D57" w:rsidRPr="00957820">
        <w:rPr>
          <w:rFonts w:hint="cs"/>
          <w:spacing w:val="-8"/>
          <w:rtl/>
        </w:rPr>
        <w:t xml:space="preserve"> </w:t>
      </w:r>
      <w:r w:rsidRPr="00957820">
        <w:rPr>
          <w:rFonts w:hint="cs"/>
          <w:spacing w:val="-8"/>
          <w:rtl/>
        </w:rPr>
        <w:t>שנתן עיניו ב</w:t>
      </w:r>
      <w:r w:rsidR="00D4049F" w:rsidRPr="00957820">
        <w:rPr>
          <w:rFonts w:hint="cs"/>
          <w:spacing w:val="-8"/>
          <w:rtl/>
        </w:rPr>
        <w:t xml:space="preserve">מקדש </w:t>
      </w:r>
      <w:r w:rsidRPr="00957820">
        <w:rPr>
          <w:rFonts w:hint="cs"/>
          <w:spacing w:val="-8"/>
          <w:rtl/>
        </w:rPr>
        <w:t>ראשון והחריבו והרג ת</w:t>
      </w:r>
      <w:r w:rsidRPr="00957820">
        <w:rPr>
          <w:spacing w:val="-8"/>
          <w:rtl/>
        </w:rPr>
        <w:t>"</w:t>
      </w:r>
      <w:r w:rsidRPr="00957820">
        <w:rPr>
          <w:rFonts w:hint="cs"/>
          <w:spacing w:val="-8"/>
          <w:rtl/>
        </w:rPr>
        <w:t xml:space="preserve">ח שבו </w:t>
      </w:r>
    </w:p>
    <w:p w14:paraId="4AF5B1DA" w14:textId="7B808A6E" w:rsidR="00C817AB" w:rsidRPr="00957820" w:rsidRDefault="00E403A1" w:rsidP="00FD2712">
      <w:pPr>
        <w:pStyle w:val="affd"/>
        <w:rPr>
          <w:spacing w:val="-6"/>
          <w:rtl/>
        </w:rPr>
      </w:pPr>
      <w:r w:rsidRPr="00957820">
        <w:rPr>
          <w:rStyle w:val="af8"/>
          <w:rFonts w:hint="cs"/>
          <w:spacing w:val="-6"/>
          <w:rtl/>
        </w:rPr>
        <w:t>וסופו אל הים האחרון</w:t>
      </w:r>
      <w:r w:rsidR="00FD2712" w:rsidRPr="00957820">
        <w:rPr>
          <w:rFonts w:hint="cs"/>
          <w:spacing w:val="-6"/>
          <w:rtl/>
        </w:rPr>
        <w:t xml:space="preserve"> </w:t>
      </w:r>
      <w:r w:rsidRPr="00957820">
        <w:rPr>
          <w:rFonts w:hint="cs"/>
          <w:spacing w:val="-6"/>
          <w:rtl/>
        </w:rPr>
        <w:t>שנתן עיניו במקדש שני והחריבו והרג ת</w:t>
      </w:r>
      <w:r w:rsidRPr="00957820">
        <w:rPr>
          <w:spacing w:val="-6"/>
          <w:rtl/>
        </w:rPr>
        <w:t>"</w:t>
      </w:r>
      <w:r w:rsidRPr="00957820">
        <w:rPr>
          <w:rFonts w:hint="cs"/>
          <w:spacing w:val="-6"/>
          <w:rtl/>
        </w:rPr>
        <w:t>ח שבו</w:t>
      </w:r>
    </w:p>
    <w:p w14:paraId="78CC8B3A" w14:textId="3217356D" w:rsidR="00E12D57" w:rsidRPr="00E12D57" w:rsidRDefault="00E403A1" w:rsidP="001711C4">
      <w:pPr>
        <w:pStyle w:val="31"/>
        <w:framePr w:wrap="notBeside"/>
        <w:rPr>
          <w:rtl/>
        </w:rPr>
      </w:pPr>
      <w:r w:rsidRPr="00E12D57">
        <w:rPr>
          <w:rFonts w:hint="cs"/>
          <w:rtl/>
        </w:rPr>
        <w:t>ו</w:t>
      </w:r>
      <w:r w:rsidR="00E12D57">
        <w:rPr>
          <w:rFonts w:hint="cs"/>
          <w:rtl/>
        </w:rPr>
        <w:t>.</w:t>
      </w:r>
    </w:p>
    <w:p w14:paraId="07BCCE09" w14:textId="4F60CFF6" w:rsidR="00E403A1" w:rsidRPr="00043784" w:rsidRDefault="00E403A1" w:rsidP="00E12D57">
      <w:pPr>
        <w:pStyle w:val="affd"/>
        <w:rPr>
          <w:rtl/>
        </w:rPr>
      </w:pPr>
      <w:r w:rsidRPr="00043784">
        <w:rPr>
          <w:rStyle w:val="af8"/>
          <w:rFonts w:hint="cs"/>
          <w:rtl/>
        </w:rPr>
        <w:t>לה באשו ותעל צחנתו</w:t>
      </w:r>
      <w:r w:rsidRPr="00043784">
        <w:rPr>
          <w:rFonts w:hint="cs"/>
          <w:rtl/>
        </w:rPr>
        <w:t xml:space="preserve"> מניח או</w:t>
      </w:r>
      <w:r w:rsidR="00E12D57">
        <w:rPr>
          <w:rFonts w:hint="cs"/>
          <w:rtl/>
        </w:rPr>
        <w:t>ה''ע</w:t>
      </w:r>
      <w:r w:rsidRPr="00043784">
        <w:rPr>
          <w:rFonts w:hint="cs"/>
          <w:rtl/>
        </w:rPr>
        <w:t xml:space="preserve"> ומתגרה ב</w:t>
      </w:r>
      <w:r w:rsidR="00E12D57">
        <w:rPr>
          <w:rFonts w:hint="cs"/>
          <w:rtl/>
        </w:rPr>
        <w:t>'</w:t>
      </w:r>
      <w:r w:rsidRPr="00043784">
        <w:rPr>
          <w:rFonts w:hint="cs"/>
          <w:rtl/>
        </w:rPr>
        <w:t>שונאי ישראל</w:t>
      </w:r>
      <w:r w:rsidR="00E12D57">
        <w:rPr>
          <w:rFonts w:hint="cs"/>
          <w:rtl/>
        </w:rPr>
        <w:t>'</w:t>
      </w:r>
      <w:r w:rsidRPr="00043784">
        <w:rPr>
          <w:rFonts w:hint="cs"/>
          <w:rtl/>
        </w:rPr>
        <w:t>.</w:t>
      </w:r>
    </w:p>
    <w:p w14:paraId="7138DC26" w14:textId="77777777" w:rsidR="00E403A1" w:rsidRPr="00043784" w:rsidRDefault="00E403A1" w:rsidP="00E403A1">
      <w:pPr>
        <w:pStyle w:val="affd"/>
        <w:widowControl w:val="0"/>
        <w:rPr>
          <w:rtl/>
        </w:rPr>
      </w:pPr>
      <w:r w:rsidRPr="00043784">
        <w:rPr>
          <w:rStyle w:val="af8"/>
          <w:rFonts w:hint="cs"/>
          <w:rtl/>
        </w:rPr>
        <w:t>כי הגדיל לעשות</w:t>
      </w:r>
      <w:r w:rsidR="00D4049F" w:rsidRPr="00043784">
        <w:rPr>
          <w:rFonts w:hint="cs"/>
          <w:rtl/>
        </w:rPr>
        <w:t xml:space="preserve"> וב</w:t>
      </w:r>
      <w:r w:rsidRPr="00043784">
        <w:rPr>
          <w:rFonts w:hint="cs"/>
          <w:rtl/>
        </w:rPr>
        <w:t>ת</w:t>
      </w:r>
      <w:r w:rsidRPr="00043784">
        <w:rPr>
          <w:rtl/>
        </w:rPr>
        <w:t>"</w:t>
      </w:r>
      <w:r w:rsidRPr="00043784">
        <w:rPr>
          <w:rFonts w:hint="cs"/>
          <w:rtl/>
        </w:rPr>
        <w:t xml:space="preserve">ח יותר מכולם, </w:t>
      </w:r>
    </w:p>
    <w:p w14:paraId="2D629671" w14:textId="77777777" w:rsidR="003164CA" w:rsidRPr="00043784" w:rsidRDefault="00E403A1" w:rsidP="00E12D57">
      <w:pPr>
        <w:pStyle w:val="affd"/>
        <w:widowControl w:val="0"/>
        <w:ind w:firstLine="170"/>
        <w:rPr>
          <w:rtl/>
        </w:rPr>
      </w:pPr>
      <w:r w:rsidRPr="00043784">
        <w:rPr>
          <w:rFonts w:hint="cs"/>
          <w:rtl/>
        </w:rPr>
        <w:t>כמעשה שהלך אחריהם ג' פרסאות להצילם מיחוד</w:t>
      </w:r>
      <w:r w:rsidR="00F26EA1" w:rsidRPr="00043784">
        <w:rPr>
          <w:rFonts w:hint="cs"/>
          <w:rtl/>
        </w:rPr>
        <w:t>,</w:t>
      </w:r>
    </w:p>
    <w:p w14:paraId="3A32319C" w14:textId="77777777" w:rsidR="003164CA" w:rsidRPr="00043784" w:rsidRDefault="00B37066" w:rsidP="00E12D57">
      <w:pPr>
        <w:pStyle w:val="affd"/>
        <w:widowControl w:val="0"/>
        <w:ind w:firstLine="170"/>
        <w:rPr>
          <w:rtl/>
        </w:rPr>
      </w:pPr>
      <w:r w:rsidRPr="00043784">
        <w:rPr>
          <w:rFonts w:hint="cs"/>
          <w:rtl/>
        </w:rPr>
        <w:t>כשנפרדו</w:t>
      </w:r>
      <w:r w:rsidR="00E403A1" w:rsidRPr="00043784">
        <w:rPr>
          <w:rFonts w:hint="cs"/>
          <w:rtl/>
        </w:rPr>
        <w:t xml:space="preserve"> שמע</w:t>
      </w:r>
      <w:r w:rsidR="00F26EA1" w:rsidRPr="00043784">
        <w:rPr>
          <w:rFonts w:hint="cs"/>
          <w:rtl/>
        </w:rPr>
        <w:t>,</w:t>
      </w:r>
      <w:r w:rsidR="00E403A1" w:rsidRPr="00043784">
        <w:rPr>
          <w:rFonts w:hint="cs"/>
          <w:rtl/>
        </w:rPr>
        <w:t xml:space="preserve"> ש</w:t>
      </w:r>
      <w:r w:rsidRPr="00043784">
        <w:rPr>
          <w:rFonts w:hint="cs"/>
          <w:rtl/>
        </w:rPr>
        <w:t>אמרו שחברתם נעימה ושיכלו</w:t>
      </w:r>
      <w:r w:rsidR="00E403A1" w:rsidRPr="00043784">
        <w:rPr>
          <w:rFonts w:hint="cs"/>
          <w:rtl/>
        </w:rPr>
        <w:t xml:space="preserve"> להמשיך</w:t>
      </w:r>
      <w:r w:rsidR="00F26EA1" w:rsidRPr="00043784">
        <w:rPr>
          <w:rFonts w:hint="cs"/>
          <w:rtl/>
        </w:rPr>
        <w:t>,</w:t>
      </w:r>
      <w:r w:rsidR="00E403A1" w:rsidRPr="00043784">
        <w:rPr>
          <w:rFonts w:hint="cs"/>
          <w:rtl/>
        </w:rPr>
        <w:t xml:space="preserve"> </w:t>
      </w:r>
    </w:p>
    <w:p w14:paraId="32A60F3B" w14:textId="77777777" w:rsidR="00F26EA1" w:rsidRPr="00043784" w:rsidRDefault="00E403A1" w:rsidP="00E12D57">
      <w:pPr>
        <w:pStyle w:val="affd"/>
        <w:widowControl w:val="0"/>
        <w:ind w:firstLine="170"/>
        <w:rPr>
          <w:rtl/>
        </w:rPr>
      </w:pPr>
      <w:r w:rsidRPr="000C1CD3">
        <w:rPr>
          <w:rStyle w:val="af6"/>
          <w:rFonts w:hint="cs"/>
          <w:rtl/>
        </w:rPr>
        <w:t>וע</w:t>
      </w:r>
      <w:r w:rsidRPr="000C1CD3">
        <w:rPr>
          <w:rStyle w:val="af6"/>
          <w:rtl/>
        </w:rPr>
        <w:t>"</w:t>
      </w:r>
      <w:r w:rsidRPr="000C1CD3">
        <w:rPr>
          <w:rStyle w:val="af6"/>
          <w:rFonts w:hint="cs"/>
          <w:rtl/>
        </w:rPr>
        <w:t>ז אמר</w:t>
      </w:r>
      <w:r w:rsidR="00D4049F" w:rsidRPr="000C1CD3">
        <w:rPr>
          <w:rStyle w:val="af6"/>
          <w:rFonts w:hint="cs"/>
          <w:rtl/>
        </w:rPr>
        <w:t>:</w:t>
      </w:r>
      <w:r w:rsidRPr="00043784">
        <w:rPr>
          <w:rFonts w:hint="cs"/>
          <w:rtl/>
        </w:rPr>
        <w:t xml:space="preserve"> שאילו הוא לא יכל לעמוד בנסיון זה, </w:t>
      </w:r>
    </w:p>
    <w:p w14:paraId="27A310F1" w14:textId="77777777" w:rsidR="00E403A1" w:rsidRPr="00043784" w:rsidRDefault="00E403A1" w:rsidP="00E12D57">
      <w:pPr>
        <w:pStyle w:val="affd"/>
        <w:widowControl w:val="0"/>
        <w:ind w:firstLine="170"/>
        <w:rPr>
          <w:rtl/>
        </w:rPr>
      </w:pPr>
      <w:r w:rsidRPr="000C1CD3">
        <w:rPr>
          <w:rStyle w:val="af6"/>
          <w:rFonts w:hint="cs"/>
          <w:rtl/>
        </w:rPr>
        <w:t>ו</w:t>
      </w:r>
      <w:r w:rsidR="00D4049F" w:rsidRPr="000C1CD3">
        <w:rPr>
          <w:rStyle w:val="af6"/>
          <w:rFonts w:hint="cs"/>
          <w:rtl/>
        </w:rPr>
        <w:t>ההוא סבא:</w:t>
      </w:r>
      <w:r w:rsidRPr="00043784">
        <w:rPr>
          <w:rFonts w:hint="cs"/>
          <w:rtl/>
        </w:rPr>
        <w:t xml:space="preserve"> ניחמו כי כל הגדול מחבירו יצרו גדול הימנו.</w:t>
      </w:r>
    </w:p>
    <w:p w14:paraId="35CDC478" w14:textId="77777777" w:rsidR="00D75119" w:rsidRPr="00C01657" w:rsidRDefault="00D75119" w:rsidP="009D377E">
      <w:pPr>
        <w:pStyle w:val="ad"/>
        <w:framePr w:wrap="around"/>
        <w:rPr>
          <w:rStyle w:val="af4"/>
          <w:color w:val="auto"/>
          <w:rtl/>
        </w:rPr>
      </w:pPr>
      <w:bookmarkStart w:id="386" w:name="_Toc155720567"/>
      <w:r w:rsidRPr="00C01657">
        <w:rPr>
          <w:rFonts w:hint="cs"/>
          <w:rtl/>
        </w:rPr>
        <w:t>נב:</w:t>
      </w:r>
      <w:bookmarkEnd w:id="386"/>
    </w:p>
    <w:p w14:paraId="17E2C51B" w14:textId="77777777" w:rsidR="00E12D57" w:rsidRPr="00E12D57" w:rsidRDefault="00F26EA1" w:rsidP="001711C4">
      <w:pPr>
        <w:pStyle w:val="31"/>
        <w:framePr w:wrap="notBeside"/>
        <w:rPr>
          <w:rtl/>
        </w:rPr>
      </w:pPr>
      <w:r w:rsidRPr="00E12D57">
        <w:rPr>
          <w:rFonts w:hint="cs"/>
          <w:rtl/>
        </w:rPr>
        <w:t>ז</w:t>
      </w:r>
      <w:r w:rsidR="00E403A1" w:rsidRPr="00E12D57">
        <w:rPr>
          <w:rFonts w:hint="cs"/>
          <w:rtl/>
        </w:rPr>
        <w:t>.</w:t>
      </w:r>
    </w:p>
    <w:p w14:paraId="31F6FE0B" w14:textId="48F7E240" w:rsidR="00E403A1" w:rsidRPr="00043784" w:rsidRDefault="00D4049F" w:rsidP="00E403A1">
      <w:pPr>
        <w:pStyle w:val="affd"/>
        <w:widowControl w:val="0"/>
        <w:rPr>
          <w:rStyle w:val="af4"/>
          <w:color w:val="auto"/>
          <w:rtl/>
        </w:rPr>
      </w:pPr>
      <w:r w:rsidRPr="00F8723C">
        <w:rPr>
          <w:rStyle w:val="ac"/>
          <w:rFonts w:cs="PFT_Frank" w:hint="cs"/>
          <w:sz w:val="14"/>
          <w:rtl/>
        </w:rPr>
        <w:t xml:space="preserve">יצה''ר </w:t>
      </w:r>
      <w:r w:rsidR="00E403A1" w:rsidRPr="00F8723C">
        <w:rPr>
          <w:rStyle w:val="ac"/>
          <w:rFonts w:cs="PFT_Frank" w:hint="cs"/>
          <w:sz w:val="14"/>
          <w:rtl/>
        </w:rPr>
        <w:t>מתגבר עליו בכל יום</w:t>
      </w:r>
      <w:r w:rsidR="00E403A1" w:rsidRPr="00043784">
        <w:rPr>
          <w:rFonts w:hint="cs"/>
          <w:rtl/>
        </w:rPr>
        <w:t xml:space="preserve"> </w:t>
      </w:r>
      <w:r w:rsidR="00E403A1" w:rsidRPr="00043784">
        <w:rPr>
          <w:rStyle w:val="af8"/>
          <w:rFonts w:hint="cs"/>
          <w:rtl/>
        </w:rPr>
        <w:t>רק רע כל היום</w:t>
      </w:r>
      <w:r w:rsidR="00E403A1" w:rsidRPr="00043784">
        <w:rPr>
          <w:rFonts w:hint="cs"/>
          <w:rtl/>
        </w:rPr>
        <w:t>.</w:t>
      </w:r>
    </w:p>
    <w:p w14:paraId="597D9997" w14:textId="77777777" w:rsidR="00E12D57" w:rsidRPr="00E12D57" w:rsidRDefault="00F26EA1" w:rsidP="001711C4">
      <w:pPr>
        <w:pStyle w:val="31"/>
        <w:framePr w:wrap="notBeside"/>
        <w:rPr>
          <w:rtl/>
        </w:rPr>
      </w:pPr>
      <w:r w:rsidRPr="00E12D57">
        <w:rPr>
          <w:rFonts w:hint="cs"/>
          <w:rtl/>
        </w:rPr>
        <w:t>ח</w:t>
      </w:r>
      <w:r w:rsidR="00E403A1" w:rsidRPr="00E12D57">
        <w:rPr>
          <w:rFonts w:hint="cs"/>
          <w:rtl/>
        </w:rPr>
        <w:t>.</w:t>
      </w:r>
    </w:p>
    <w:p w14:paraId="6B7CCCA7" w14:textId="3954DA22" w:rsidR="00E403A1" w:rsidRPr="00D04C3E" w:rsidRDefault="00D4049F" w:rsidP="00E403A1">
      <w:pPr>
        <w:pStyle w:val="affd"/>
        <w:widowControl w:val="0"/>
        <w:rPr>
          <w:rStyle w:val="af4"/>
          <w:color w:val="auto"/>
          <w:spacing w:val="-4"/>
          <w:rtl/>
        </w:rPr>
      </w:pPr>
      <w:r w:rsidRPr="00D04C3E">
        <w:rPr>
          <w:rStyle w:val="af8"/>
          <w:rFonts w:hint="cs"/>
          <w:spacing w:val="-4"/>
          <w:rtl/>
        </w:rPr>
        <w:t xml:space="preserve">ומבקש </w:t>
      </w:r>
      <w:r w:rsidR="00E403A1" w:rsidRPr="00D04C3E">
        <w:rPr>
          <w:rStyle w:val="af8"/>
          <w:rFonts w:hint="cs"/>
          <w:spacing w:val="-4"/>
          <w:rtl/>
        </w:rPr>
        <w:t xml:space="preserve">להמיתו </w:t>
      </w:r>
      <w:r w:rsidR="00E403A1" w:rsidRPr="00D04C3E">
        <w:rPr>
          <w:rFonts w:hint="cs"/>
          <w:spacing w:val="-4"/>
          <w:rtl/>
        </w:rPr>
        <w:t>ואלמלא הקב</w:t>
      </w:r>
      <w:r w:rsidR="00E403A1" w:rsidRPr="00D04C3E">
        <w:rPr>
          <w:spacing w:val="-4"/>
          <w:rtl/>
        </w:rPr>
        <w:t>"</w:t>
      </w:r>
      <w:r w:rsidR="00E403A1" w:rsidRPr="00D04C3E">
        <w:rPr>
          <w:rFonts w:hint="cs"/>
          <w:spacing w:val="-4"/>
          <w:rtl/>
        </w:rPr>
        <w:t>ה עוזרו לא יכול לו, ד</w:t>
      </w:r>
      <w:r w:rsidR="00E403A1" w:rsidRPr="00D04C3E">
        <w:rPr>
          <w:rStyle w:val="af8"/>
          <w:rFonts w:hint="cs"/>
          <w:spacing w:val="-4"/>
          <w:rtl/>
        </w:rPr>
        <w:t>לא יעזבנו בידו</w:t>
      </w:r>
      <w:r w:rsidR="00E403A1" w:rsidRPr="00D04C3E">
        <w:rPr>
          <w:rFonts w:hint="cs"/>
          <w:spacing w:val="-4"/>
          <w:rtl/>
        </w:rPr>
        <w:t>.</w:t>
      </w:r>
    </w:p>
    <w:p w14:paraId="6C98F7EF" w14:textId="77777777" w:rsidR="00E12D57" w:rsidRPr="00E12D57" w:rsidRDefault="00F26EA1" w:rsidP="001711C4">
      <w:pPr>
        <w:pStyle w:val="31"/>
        <w:framePr w:wrap="notBeside"/>
        <w:rPr>
          <w:rtl/>
        </w:rPr>
      </w:pPr>
      <w:r w:rsidRPr="00E12D57">
        <w:rPr>
          <w:rFonts w:hint="cs"/>
          <w:rtl/>
        </w:rPr>
        <w:t>ט</w:t>
      </w:r>
      <w:r w:rsidR="00E403A1" w:rsidRPr="00E12D57">
        <w:rPr>
          <w:rFonts w:hint="cs"/>
          <w:rtl/>
        </w:rPr>
        <w:t>.</w:t>
      </w:r>
    </w:p>
    <w:p w14:paraId="2DC408A6" w14:textId="36D27FF2" w:rsidR="00E403A1" w:rsidRPr="00043784" w:rsidRDefault="00E403A1" w:rsidP="00E403A1">
      <w:pPr>
        <w:pStyle w:val="affd"/>
        <w:widowControl w:val="0"/>
        <w:rPr>
          <w:rStyle w:val="af4"/>
          <w:color w:val="auto"/>
          <w:rtl/>
        </w:rPr>
      </w:pPr>
      <w:r w:rsidRPr="00F8723C">
        <w:rPr>
          <w:rStyle w:val="ac"/>
          <w:rFonts w:cs="PFT_Frank" w:hint="cs"/>
          <w:sz w:val="14"/>
          <w:rtl/>
        </w:rPr>
        <w:t>אם פגע בך מנוול משכהו לביהמ</w:t>
      </w:r>
      <w:r w:rsidRPr="00F8723C">
        <w:rPr>
          <w:rStyle w:val="ac"/>
          <w:rFonts w:cs="PFT_Frank"/>
          <w:sz w:val="14"/>
          <w:rtl/>
        </w:rPr>
        <w:t>"</w:t>
      </w:r>
      <w:r w:rsidRPr="00F8723C">
        <w:rPr>
          <w:rStyle w:val="ac"/>
          <w:rFonts w:cs="PFT_Frank" w:hint="cs"/>
          <w:sz w:val="14"/>
          <w:rtl/>
        </w:rPr>
        <w:t>ד</w:t>
      </w:r>
      <w:r w:rsidRPr="00043784">
        <w:rPr>
          <w:rFonts w:hint="cs"/>
          <w:rtl/>
        </w:rPr>
        <w:t xml:space="preserve"> אם אבן נימוח </w:t>
      </w:r>
      <w:r w:rsidRPr="00043784">
        <w:rPr>
          <w:rStyle w:val="af8"/>
          <w:rFonts w:hint="cs"/>
          <w:rtl/>
        </w:rPr>
        <w:t>אבנים שחקו מים</w:t>
      </w:r>
      <w:r w:rsidRPr="00043784">
        <w:rPr>
          <w:rFonts w:hint="cs"/>
          <w:rtl/>
        </w:rPr>
        <w:t xml:space="preserve">, </w:t>
      </w:r>
      <w:r w:rsidR="00C817AB" w:rsidRPr="00043784">
        <w:rPr>
          <w:rFonts w:hint="cs"/>
          <w:rtl/>
        </w:rPr>
        <w:t xml:space="preserve">ואם </w:t>
      </w:r>
      <w:r w:rsidRPr="00043784">
        <w:rPr>
          <w:rFonts w:hint="cs"/>
          <w:rtl/>
        </w:rPr>
        <w:t xml:space="preserve">ברזל מתפוצץ </w:t>
      </w:r>
      <w:r w:rsidRPr="00043784">
        <w:rPr>
          <w:rStyle w:val="af8"/>
          <w:rFonts w:hint="cs"/>
          <w:rtl/>
        </w:rPr>
        <w:t>כפטיש יפוצץ סלע</w:t>
      </w:r>
      <w:r w:rsidRPr="00043784">
        <w:rPr>
          <w:rFonts w:hint="cs"/>
          <w:rtl/>
        </w:rPr>
        <w:t>.</w:t>
      </w:r>
    </w:p>
    <w:p w14:paraId="7807A800" w14:textId="77777777" w:rsidR="00E12D57" w:rsidRPr="00E12D57" w:rsidRDefault="00F26EA1" w:rsidP="001711C4">
      <w:pPr>
        <w:pStyle w:val="31"/>
        <w:framePr w:wrap="notBeside"/>
        <w:rPr>
          <w:rtl/>
        </w:rPr>
      </w:pPr>
      <w:r w:rsidRPr="00E12D57">
        <w:rPr>
          <w:rFonts w:hint="cs"/>
          <w:rtl/>
        </w:rPr>
        <w:t>י</w:t>
      </w:r>
      <w:r w:rsidR="00E403A1" w:rsidRPr="00E12D57">
        <w:rPr>
          <w:rFonts w:hint="cs"/>
          <w:rtl/>
        </w:rPr>
        <w:t>.</w:t>
      </w:r>
    </w:p>
    <w:p w14:paraId="548C8406" w14:textId="75D09FEA" w:rsidR="00F26EA1" w:rsidRPr="00043784" w:rsidRDefault="00E403A1" w:rsidP="00E403A1">
      <w:pPr>
        <w:pStyle w:val="affd"/>
        <w:widowControl w:val="0"/>
        <w:rPr>
          <w:rStyle w:val="af8"/>
          <w:rtl/>
        </w:rPr>
      </w:pPr>
      <w:r w:rsidRPr="00F8723C">
        <w:rPr>
          <w:rStyle w:val="ac"/>
          <w:rFonts w:cs="PFT_Frank" w:hint="cs"/>
          <w:sz w:val="14"/>
          <w:rtl/>
        </w:rPr>
        <w:t>יצה</w:t>
      </w:r>
      <w:r w:rsidRPr="00F8723C">
        <w:rPr>
          <w:rStyle w:val="ac"/>
          <w:rFonts w:cs="PFT_Frank"/>
          <w:sz w:val="14"/>
          <w:rtl/>
        </w:rPr>
        <w:t>"</w:t>
      </w:r>
      <w:r w:rsidRPr="00F8723C">
        <w:rPr>
          <w:rStyle w:val="ac"/>
          <w:rFonts w:cs="PFT_Frank" w:hint="cs"/>
          <w:sz w:val="14"/>
          <w:rtl/>
        </w:rPr>
        <w:t>ר מסיתו</w:t>
      </w:r>
      <w:r w:rsidRPr="00043784">
        <w:rPr>
          <w:rFonts w:hint="cs"/>
          <w:rtl/>
        </w:rPr>
        <w:t xml:space="preserve"> לאדם בעוה</w:t>
      </w:r>
      <w:r w:rsidRPr="00043784">
        <w:rPr>
          <w:rtl/>
        </w:rPr>
        <w:t>"</w:t>
      </w:r>
      <w:r w:rsidRPr="00043784">
        <w:rPr>
          <w:rFonts w:hint="cs"/>
          <w:rtl/>
        </w:rPr>
        <w:t>ז, ומעידו לעוה</w:t>
      </w:r>
      <w:r w:rsidRPr="00043784">
        <w:rPr>
          <w:rtl/>
        </w:rPr>
        <w:t>"</w:t>
      </w:r>
      <w:r w:rsidRPr="00043784">
        <w:rPr>
          <w:rFonts w:hint="cs"/>
          <w:rtl/>
        </w:rPr>
        <w:t xml:space="preserve">ב, </w:t>
      </w:r>
    </w:p>
    <w:p w14:paraId="2DB1AB1B" w14:textId="729492C0" w:rsidR="00E403A1" w:rsidRPr="00043784" w:rsidRDefault="00E403A1" w:rsidP="00D4049F">
      <w:pPr>
        <w:pStyle w:val="affd"/>
        <w:widowControl w:val="0"/>
        <w:rPr>
          <w:rStyle w:val="af4"/>
          <w:color w:val="auto"/>
          <w:rtl/>
        </w:rPr>
      </w:pPr>
      <w:r w:rsidRPr="00043784">
        <w:rPr>
          <w:rStyle w:val="af8"/>
          <w:rFonts w:hint="cs"/>
          <w:rtl/>
        </w:rPr>
        <w:t>ואחריתו יהיה מנון</w:t>
      </w:r>
      <w:r w:rsidRPr="00043784">
        <w:rPr>
          <w:rFonts w:hint="cs"/>
          <w:rtl/>
        </w:rPr>
        <w:t xml:space="preserve"> שבאטב</w:t>
      </w:r>
      <w:r w:rsidRPr="00043784">
        <w:rPr>
          <w:rtl/>
        </w:rPr>
        <w:t>"</w:t>
      </w:r>
      <w:r w:rsidRPr="00043784">
        <w:rPr>
          <w:rFonts w:hint="cs"/>
          <w:rtl/>
        </w:rPr>
        <w:t xml:space="preserve">ח </w:t>
      </w:r>
      <w:r w:rsidRPr="000C1CD3">
        <w:rPr>
          <w:rStyle w:val="af6"/>
          <w:rFonts w:hint="cs"/>
          <w:rtl/>
        </w:rPr>
        <w:t>דר</w:t>
      </w:r>
      <w:r w:rsidRPr="000C1CD3">
        <w:rPr>
          <w:rStyle w:val="af6"/>
          <w:rtl/>
        </w:rPr>
        <w:t>"</w:t>
      </w:r>
      <w:r w:rsidRPr="000C1CD3">
        <w:rPr>
          <w:rStyle w:val="af6"/>
          <w:rFonts w:hint="cs"/>
          <w:rtl/>
        </w:rPr>
        <w:t>ה</w:t>
      </w:r>
      <w:r w:rsidR="00AF5BE6" w:rsidRPr="000C1CD3">
        <w:rPr>
          <w:rStyle w:val="af6"/>
          <w:rFonts w:hint="cs"/>
          <w:rtl/>
        </w:rPr>
        <w:t>:</w:t>
      </w:r>
      <w:r w:rsidRPr="00043784">
        <w:rPr>
          <w:rFonts w:hint="cs"/>
          <w:rtl/>
        </w:rPr>
        <w:t xml:space="preserve"> קורין לס</w:t>
      </w:r>
      <w:r w:rsidR="00D4049F" w:rsidRPr="00043784">
        <w:rPr>
          <w:rFonts w:hint="cs"/>
          <w:rtl/>
        </w:rPr>
        <w:t>הד</w:t>
      </w:r>
      <w:r w:rsidRPr="00043784">
        <w:rPr>
          <w:rFonts w:hint="cs"/>
          <w:rtl/>
        </w:rPr>
        <w:t>ה מנון.</w:t>
      </w:r>
    </w:p>
    <w:p w14:paraId="7443DA80" w14:textId="77777777" w:rsidR="00E12D57" w:rsidRPr="00E12D57" w:rsidRDefault="00F26EA1" w:rsidP="001711C4">
      <w:pPr>
        <w:pStyle w:val="31"/>
        <w:framePr w:wrap="notBeside"/>
        <w:rPr>
          <w:rtl/>
        </w:rPr>
      </w:pPr>
      <w:r w:rsidRPr="00E12D57">
        <w:rPr>
          <w:rFonts w:hint="cs"/>
          <w:rtl/>
        </w:rPr>
        <w:t>יא</w:t>
      </w:r>
      <w:r w:rsidR="00E403A1" w:rsidRPr="00E12D57">
        <w:rPr>
          <w:rFonts w:hint="cs"/>
          <w:rtl/>
        </w:rPr>
        <w:t>.</w:t>
      </w:r>
    </w:p>
    <w:p w14:paraId="13FDE4E2" w14:textId="232D6D2C" w:rsidR="00E403A1" w:rsidRPr="00043784" w:rsidRDefault="00E403A1" w:rsidP="00E403A1">
      <w:pPr>
        <w:pStyle w:val="affd"/>
        <w:widowControl w:val="0"/>
        <w:rPr>
          <w:rStyle w:val="af4"/>
          <w:color w:val="auto"/>
          <w:rtl/>
        </w:rPr>
      </w:pPr>
      <w:r w:rsidRPr="00043784">
        <w:rPr>
          <w:rStyle w:val="af8"/>
          <w:rFonts w:hint="cs"/>
          <w:rtl/>
        </w:rPr>
        <w:t xml:space="preserve">רוח זנונים התעה </w:t>
      </w:r>
      <w:r w:rsidRPr="00043784">
        <w:rPr>
          <w:rFonts w:hint="cs"/>
          <w:rtl/>
        </w:rPr>
        <w:t>בתחילה</w:t>
      </w:r>
      <w:r w:rsidR="00D4049F" w:rsidRPr="00043784">
        <w:rPr>
          <w:rFonts w:hint="cs"/>
          <w:rtl/>
        </w:rPr>
        <w:t>,</w:t>
      </w:r>
      <w:r w:rsidRPr="00043784">
        <w:rPr>
          <w:rFonts w:hint="cs"/>
          <w:rtl/>
        </w:rPr>
        <w:t xml:space="preserve"> ואח</w:t>
      </w:r>
      <w:r w:rsidRPr="00043784">
        <w:rPr>
          <w:rtl/>
        </w:rPr>
        <w:t>"</w:t>
      </w:r>
      <w:r w:rsidR="00D4049F" w:rsidRPr="00043784">
        <w:rPr>
          <w:rFonts w:hint="cs"/>
          <w:rtl/>
        </w:rPr>
        <w:t>כ</w:t>
      </w:r>
      <w:r w:rsidR="00D4049F" w:rsidRPr="00043784">
        <w:rPr>
          <w:rStyle w:val="af8"/>
          <w:rFonts w:hint="cs"/>
          <w:rtl/>
        </w:rPr>
        <w:t xml:space="preserve"> בקרבם</w:t>
      </w:r>
      <w:r w:rsidRPr="00043784">
        <w:rPr>
          <w:rFonts w:hint="cs"/>
          <w:rtl/>
        </w:rPr>
        <w:t>.</w:t>
      </w:r>
    </w:p>
    <w:p w14:paraId="4CF7A684" w14:textId="77777777" w:rsidR="00E12D57" w:rsidRPr="00E12D57" w:rsidRDefault="00F26EA1" w:rsidP="001711C4">
      <w:pPr>
        <w:pStyle w:val="31"/>
        <w:framePr w:wrap="notBeside"/>
        <w:rPr>
          <w:rtl/>
        </w:rPr>
      </w:pPr>
      <w:r w:rsidRPr="00E12D57">
        <w:rPr>
          <w:rFonts w:hint="cs"/>
          <w:rtl/>
        </w:rPr>
        <w:t>יב</w:t>
      </w:r>
      <w:r w:rsidR="00E403A1" w:rsidRPr="00E12D57">
        <w:rPr>
          <w:rFonts w:hint="cs"/>
          <w:rtl/>
        </w:rPr>
        <w:t>.</w:t>
      </w:r>
    </w:p>
    <w:p w14:paraId="0E425CD0" w14:textId="14D15F14" w:rsidR="00E403A1" w:rsidRPr="00043784" w:rsidRDefault="00E403A1" w:rsidP="00D4049F">
      <w:pPr>
        <w:pStyle w:val="affd"/>
        <w:widowControl w:val="0"/>
        <w:rPr>
          <w:rStyle w:val="af4"/>
          <w:color w:val="auto"/>
          <w:rtl/>
        </w:rPr>
      </w:pPr>
      <w:r w:rsidRPr="00043784">
        <w:rPr>
          <w:rFonts w:hint="cs"/>
          <w:rtl/>
        </w:rPr>
        <w:t xml:space="preserve">תחלה קראו </w:t>
      </w:r>
      <w:r w:rsidRPr="00043784">
        <w:rPr>
          <w:rStyle w:val="af8"/>
          <w:rFonts w:hint="cs"/>
          <w:rtl/>
        </w:rPr>
        <w:t>הלך</w:t>
      </w:r>
      <w:r w:rsidR="005C7D64" w:rsidRPr="00043784">
        <w:rPr>
          <w:rFonts w:hint="cs"/>
          <w:rtl/>
        </w:rPr>
        <w:t xml:space="preserve">,  </w:t>
      </w:r>
      <w:r w:rsidRPr="00043784">
        <w:rPr>
          <w:rFonts w:hint="cs"/>
          <w:rtl/>
        </w:rPr>
        <w:t xml:space="preserve">בסוף </w:t>
      </w:r>
      <w:r w:rsidRPr="00043784">
        <w:rPr>
          <w:rStyle w:val="af8"/>
          <w:rFonts w:hint="cs"/>
          <w:rtl/>
        </w:rPr>
        <w:t>אור</w:t>
      </w:r>
      <w:r w:rsidR="00D4049F" w:rsidRPr="00043784">
        <w:rPr>
          <w:rStyle w:val="af8"/>
          <w:rFonts w:hint="cs"/>
          <w:rtl/>
        </w:rPr>
        <w:t>ח</w:t>
      </w:r>
      <w:r w:rsidR="005C7D64" w:rsidRPr="00043784">
        <w:rPr>
          <w:rFonts w:hint="cs"/>
          <w:rtl/>
        </w:rPr>
        <w:t xml:space="preserve"> </w:t>
      </w:r>
      <w:r w:rsidRPr="00043784">
        <w:rPr>
          <w:rFonts w:hint="cs"/>
          <w:rtl/>
        </w:rPr>
        <w:t xml:space="preserve">לבסוף </w:t>
      </w:r>
      <w:r w:rsidRPr="00043784">
        <w:rPr>
          <w:rStyle w:val="af8"/>
          <w:rFonts w:hint="cs"/>
          <w:rtl/>
        </w:rPr>
        <w:t>איש</w:t>
      </w:r>
      <w:r w:rsidR="00F26EA1" w:rsidRPr="00043784">
        <w:rPr>
          <w:rFonts w:hint="cs"/>
          <w:rtl/>
        </w:rPr>
        <w:t>.</w:t>
      </w:r>
    </w:p>
    <w:p w14:paraId="581B004D" w14:textId="77777777" w:rsidR="00E12D57" w:rsidRPr="00E12D57" w:rsidRDefault="00F26EA1" w:rsidP="001711C4">
      <w:pPr>
        <w:pStyle w:val="31"/>
        <w:framePr w:wrap="notBeside"/>
        <w:rPr>
          <w:rtl/>
        </w:rPr>
      </w:pPr>
      <w:r w:rsidRPr="00E12D57">
        <w:rPr>
          <w:rFonts w:hint="cs"/>
          <w:rtl/>
        </w:rPr>
        <w:t>יג</w:t>
      </w:r>
      <w:r w:rsidR="00E403A1" w:rsidRPr="00E12D57">
        <w:rPr>
          <w:rFonts w:hint="cs"/>
          <w:rtl/>
        </w:rPr>
        <w:t>.</w:t>
      </w:r>
    </w:p>
    <w:p w14:paraId="41721880" w14:textId="1DD47378" w:rsidR="00E12D57" w:rsidRDefault="00F26EA1" w:rsidP="00D4049F">
      <w:pPr>
        <w:pStyle w:val="affd"/>
        <w:widowControl w:val="0"/>
        <w:rPr>
          <w:rStyle w:val="af4"/>
          <w:color w:val="auto"/>
          <w:rtl/>
        </w:rPr>
      </w:pPr>
      <w:r w:rsidRPr="00043784">
        <w:rPr>
          <w:rStyle w:val="af8"/>
          <w:rFonts w:hint="cs"/>
          <w:rtl/>
        </w:rPr>
        <w:t>כמרעית</w:t>
      </w:r>
      <w:r w:rsidR="00D4049F" w:rsidRPr="00043784">
        <w:rPr>
          <w:rStyle w:val="af8"/>
          <w:rFonts w:hint="cs"/>
          <w:rtl/>
        </w:rPr>
        <w:t>ם</w:t>
      </w:r>
      <w:r w:rsidRPr="00043784">
        <w:rPr>
          <w:rStyle w:val="af8"/>
          <w:rFonts w:hint="cs"/>
          <w:rtl/>
        </w:rPr>
        <w:t xml:space="preserve"> וישבעו</w:t>
      </w:r>
      <w:r w:rsidRPr="00043784">
        <w:rPr>
          <w:rFonts w:hint="cs"/>
          <w:rtl/>
        </w:rPr>
        <w:t xml:space="preserve"> </w:t>
      </w:r>
      <w:r w:rsidR="00E403A1" w:rsidRPr="00043784">
        <w:rPr>
          <w:rFonts w:hint="cs"/>
          <w:rtl/>
        </w:rPr>
        <w:t>אבר קטן מרעיבו שבע משביעו רעב</w:t>
      </w:r>
      <w:r w:rsidRPr="00043784">
        <w:rPr>
          <w:rFonts w:hint="cs"/>
          <w:rtl/>
        </w:rPr>
        <w:t>.</w:t>
      </w:r>
    </w:p>
    <w:p w14:paraId="7416A853" w14:textId="77777777" w:rsidR="00E12D57" w:rsidRPr="00E12D57" w:rsidRDefault="00E403A1" w:rsidP="001711C4">
      <w:pPr>
        <w:pStyle w:val="31"/>
        <w:framePr w:wrap="notBeside"/>
        <w:rPr>
          <w:rtl/>
        </w:rPr>
      </w:pPr>
      <w:r w:rsidRPr="00E12D57">
        <w:rPr>
          <w:rFonts w:hint="cs"/>
          <w:rtl/>
        </w:rPr>
        <w:t>י</w:t>
      </w:r>
      <w:r w:rsidR="00F26EA1" w:rsidRPr="00E12D57">
        <w:rPr>
          <w:rFonts w:hint="cs"/>
          <w:rtl/>
        </w:rPr>
        <w:t>ד</w:t>
      </w:r>
      <w:r w:rsidRPr="00E12D57">
        <w:rPr>
          <w:rFonts w:hint="cs"/>
          <w:rtl/>
        </w:rPr>
        <w:t>.</w:t>
      </w:r>
    </w:p>
    <w:p w14:paraId="54322CDE" w14:textId="42558300" w:rsidR="00E403A1" w:rsidRPr="006F2339" w:rsidRDefault="00E403A1" w:rsidP="00E12D57">
      <w:pPr>
        <w:pStyle w:val="affd"/>
        <w:widowControl w:val="0"/>
        <w:rPr>
          <w:spacing w:val="-6"/>
          <w:rtl/>
        </w:rPr>
      </w:pPr>
      <w:r w:rsidRPr="006F2339">
        <w:rPr>
          <w:rStyle w:val="ac"/>
          <w:rFonts w:cs="PFT_Frank" w:hint="cs"/>
          <w:spacing w:val="-6"/>
          <w:sz w:val="14"/>
          <w:rtl/>
        </w:rPr>
        <w:t>ד' מתחרט עליהן הקב</w:t>
      </w:r>
      <w:r w:rsidRPr="006F2339">
        <w:rPr>
          <w:rStyle w:val="ac"/>
          <w:rFonts w:cs="PFT_Frank"/>
          <w:spacing w:val="-6"/>
          <w:sz w:val="14"/>
          <w:rtl/>
        </w:rPr>
        <w:t>"</w:t>
      </w:r>
      <w:r w:rsidRPr="006F2339">
        <w:rPr>
          <w:rStyle w:val="ac"/>
          <w:rFonts w:cs="PFT_Frank" w:hint="cs"/>
          <w:spacing w:val="-6"/>
          <w:sz w:val="14"/>
          <w:rtl/>
        </w:rPr>
        <w:t>ה שבראם</w:t>
      </w:r>
      <w:r w:rsidRPr="006F2339">
        <w:rPr>
          <w:rFonts w:hint="cs"/>
          <w:spacing w:val="-6"/>
          <w:rtl/>
        </w:rPr>
        <w:t xml:space="preserve"> גלות, כשדים, ישמעאלים, </w:t>
      </w:r>
      <w:r w:rsidRPr="006F2339">
        <w:rPr>
          <w:rFonts w:cs="PFT_Frank" w:hint="cs"/>
          <w:b/>
          <w:bCs/>
          <w:spacing w:val="-6"/>
          <w:sz w:val="14"/>
          <w:szCs w:val="14"/>
          <w:rtl/>
        </w:rPr>
        <w:t>יצה</w:t>
      </w:r>
      <w:r w:rsidRPr="006F2339">
        <w:rPr>
          <w:rFonts w:cs="PFT_Frank"/>
          <w:b/>
          <w:bCs/>
          <w:spacing w:val="-6"/>
          <w:sz w:val="14"/>
          <w:szCs w:val="14"/>
          <w:rtl/>
        </w:rPr>
        <w:t>"</w:t>
      </w:r>
      <w:r w:rsidRPr="006F2339">
        <w:rPr>
          <w:rFonts w:cs="PFT_Frank" w:hint="cs"/>
          <w:b/>
          <w:bCs/>
          <w:spacing w:val="-6"/>
          <w:sz w:val="14"/>
          <w:szCs w:val="14"/>
          <w:rtl/>
        </w:rPr>
        <w:t>ר</w:t>
      </w:r>
    </w:p>
    <w:p w14:paraId="7DB3B9A5" w14:textId="77777777" w:rsidR="00E12D57" w:rsidRPr="00E12D57" w:rsidRDefault="00F26EA1" w:rsidP="001711C4">
      <w:pPr>
        <w:pStyle w:val="31"/>
        <w:framePr w:wrap="notBeside"/>
        <w:rPr>
          <w:rtl/>
        </w:rPr>
      </w:pPr>
      <w:r w:rsidRPr="00E12D57">
        <w:rPr>
          <w:rFonts w:hint="cs"/>
          <w:rtl/>
        </w:rPr>
        <w:t>טו</w:t>
      </w:r>
      <w:r w:rsidR="00E403A1" w:rsidRPr="00E12D57">
        <w:rPr>
          <w:rFonts w:hint="cs"/>
          <w:rtl/>
        </w:rPr>
        <w:t>.</w:t>
      </w:r>
    </w:p>
    <w:p w14:paraId="23F02FC5" w14:textId="44640AA9" w:rsidR="00C817AB" w:rsidRPr="00043784" w:rsidRDefault="00E403A1" w:rsidP="00E403A1">
      <w:pPr>
        <w:pStyle w:val="affd"/>
        <w:widowControl w:val="0"/>
        <w:rPr>
          <w:rStyle w:val="af4"/>
          <w:color w:val="auto"/>
          <w:rtl/>
        </w:rPr>
      </w:pPr>
      <w:r w:rsidRPr="00043784">
        <w:rPr>
          <w:rFonts w:hint="cs"/>
          <w:rtl/>
        </w:rPr>
        <w:t>אלמלא ג' מקראות נתמוטטו שונאי ישראל</w:t>
      </w:r>
      <w:r w:rsidRPr="00043784">
        <w:rPr>
          <w:rStyle w:val="af4"/>
          <w:rFonts w:hint="cs"/>
          <w:color w:val="auto"/>
          <w:rtl/>
        </w:rPr>
        <w:t xml:space="preserve"> </w:t>
      </w:r>
    </w:p>
    <w:p w14:paraId="50655A5A" w14:textId="77777777" w:rsidR="00C817AB" w:rsidRPr="00043784" w:rsidRDefault="00E403A1" w:rsidP="00FD2712">
      <w:pPr>
        <w:pStyle w:val="affd"/>
        <w:widowControl w:val="0"/>
        <w:rPr>
          <w:rStyle w:val="af4"/>
          <w:color w:val="auto"/>
          <w:rtl/>
        </w:rPr>
      </w:pPr>
      <w:r w:rsidRPr="00043784">
        <w:rPr>
          <w:rStyle w:val="af4"/>
          <w:rFonts w:hint="cs"/>
          <w:color w:val="auto"/>
          <w:rtl/>
        </w:rPr>
        <w:t>א.</w:t>
      </w:r>
      <w:r w:rsidRPr="00043784">
        <w:rPr>
          <w:rFonts w:hint="cs"/>
          <w:rtl/>
        </w:rPr>
        <w:t xml:space="preserve"> </w:t>
      </w:r>
      <w:r w:rsidRPr="00043784">
        <w:rPr>
          <w:rStyle w:val="af8"/>
          <w:rFonts w:hint="cs"/>
          <w:rtl/>
        </w:rPr>
        <w:t>ואשר הרעותי,</w:t>
      </w:r>
      <w:r w:rsidRPr="00043784">
        <w:rPr>
          <w:rStyle w:val="af4"/>
          <w:rFonts w:hint="cs"/>
          <w:color w:val="auto"/>
          <w:rtl/>
        </w:rPr>
        <w:t xml:space="preserve"> ב.</w:t>
      </w:r>
      <w:r w:rsidRPr="00043784">
        <w:rPr>
          <w:rFonts w:hint="cs"/>
          <w:rtl/>
        </w:rPr>
        <w:t xml:space="preserve"> </w:t>
      </w:r>
      <w:r w:rsidRPr="00043784">
        <w:rPr>
          <w:rStyle w:val="af8"/>
          <w:rFonts w:hint="cs"/>
          <w:rtl/>
        </w:rPr>
        <w:t>כחומר ביד היוצר כן אדם וגו'.</w:t>
      </w:r>
      <w:r w:rsidRPr="00043784">
        <w:rPr>
          <w:rStyle w:val="af4"/>
          <w:rFonts w:hint="cs"/>
          <w:color w:val="auto"/>
          <w:rtl/>
        </w:rPr>
        <w:t xml:space="preserve"> </w:t>
      </w:r>
    </w:p>
    <w:p w14:paraId="5B481AF7" w14:textId="77777777" w:rsidR="00E403A1" w:rsidRPr="00043784" w:rsidRDefault="00E403A1" w:rsidP="00FD2712">
      <w:pPr>
        <w:pStyle w:val="affd"/>
        <w:widowControl w:val="0"/>
        <w:rPr>
          <w:rStyle w:val="af8"/>
          <w:rtl/>
        </w:rPr>
      </w:pPr>
      <w:r w:rsidRPr="00043784">
        <w:rPr>
          <w:rStyle w:val="af4"/>
          <w:rFonts w:hint="cs"/>
          <w:color w:val="auto"/>
          <w:rtl/>
        </w:rPr>
        <w:t>ג.</w:t>
      </w:r>
      <w:r w:rsidRPr="00043784">
        <w:rPr>
          <w:rFonts w:hint="cs"/>
          <w:rtl/>
        </w:rPr>
        <w:t xml:space="preserve"> </w:t>
      </w:r>
      <w:r w:rsidRPr="00043784">
        <w:rPr>
          <w:rStyle w:val="af8"/>
          <w:rFonts w:hint="cs"/>
          <w:rtl/>
        </w:rPr>
        <w:t xml:space="preserve">והסירתי לב האבן מבשרכם </w:t>
      </w:r>
      <w:del w:id="9062" w:author="הגהת סוכה" w:date="2026-09-27T12:23:34Z">
        <w:r w:rsidRPr="00043784">
          <w:rPr>
            <w:rStyle w:val="af8"/>
            <w:rFonts w:hint="cs"/>
            <w:rtl/>
          </w:rPr>
          <w:delText xml:space="preserve">וגו,</w:delText>
        </w:r>
      </w:del>
      <w:ins w:id="9063" w:author="הגהת סוכה" w:date="2026-09-27T12:23:34Z">
        <w:r w:rsidRPr="00043784">
          <w:rPr>
            <w:rStyle w:val="af8"/>
            <w:rFonts w:hint="cs"/>
            <w:rtl/>
          </w:rPr>
          <w:t xml:space="preserve">וגו',</w:t>
        </w:r>
      </w:ins>
      <w:r w:rsidRPr="00043784">
        <w:rPr>
          <w:rFonts w:hint="cs"/>
          <w:rtl/>
        </w:rPr>
        <w:t xml:space="preserve"> </w:t>
      </w:r>
      <w:r w:rsidR="00D4049F" w:rsidRPr="00043784">
        <w:rPr>
          <w:rStyle w:val="af4"/>
          <w:rFonts w:hint="cs"/>
          <w:color w:val="auto"/>
          <w:rtl/>
        </w:rPr>
        <w:t>ד.</w:t>
      </w:r>
      <w:r w:rsidR="00D4049F" w:rsidRPr="000C1CD3">
        <w:rPr>
          <w:rStyle w:val="af6"/>
          <w:rFonts w:hint="cs"/>
          <w:rtl/>
        </w:rPr>
        <w:t xml:space="preserve"> ר"פ: </w:t>
      </w:r>
      <w:r w:rsidRPr="00043784">
        <w:rPr>
          <w:rStyle w:val="af8"/>
          <w:rFonts w:hint="cs"/>
          <w:rtl/>
        </w:rPr>
        <w:t xml:space="preserve">ואת רוחי אתן בקרבך. </w:t>
      </w:r>
    </w:p>
    <w:p w14:paraId="783F61A0" w14:textId="77777777" w:rsidR="00E403A1" w:rsidRPr="00F8723C" w:rsidRDefault="00E403A1" w:rsidP="00E403A1">
      <w:pPr>
        <w:pStyle w:val="affd"/>
        <w:widowControl w:val="0"/>
        <w:rPr>
          <w:rStyle w:val="ac"/>
          <w:rFonts w:cs="PFT_Frank"/>
          <w:sz w:val="14"/>
          <w:rtl/>
        </w:rPr>
      </w:pPr>
      <w:r w:rsidRPr="00043784">
        <w:rPr>
          <w:rStyle w:val="af8"/>
          <w:rFonts w:hint="cs"/>
          <w:rtl/>
        </w:rPr>
        <w:t>ויראני ה' ארבעה חרשים</w:t>
      </w:r>
      <w:r w:rsidRPr="00043784">
        <w:rPr>
          <w:rFonts w:hint="cs"/>
          <w:rtl/>
        </w:rPr>
        <w:t xml:space="preserve"> מב</w:t>
      </w:r>
      <w:r w:rsidRPr="00043784">
        <w:rPr>
          <w:rtl/>
        </w:rPr>
        <w:t>"</w:t>
      </w:r>
      <w:r w:rsidRPr="00043784">
        <w:rPr>
          <w:rFonts w:hint="cs"/>
          <w:rtl/>
        </w:rPr>
        <w:t>ד ומב</w:t>
      </w:r>
      <w:r w:rsidRPr="00043784">
        <w:rPr>
          <w:rtl/>
        </w:rPr>
        <w:t>"</w:t>
      </w:r>
      <w:r w:rsidRPr="00043784">
        <w:rPr>
          <w:rFonts w:hint="cs"/>
          <w:rtl/>
        </w:rPr>
        <w:t>י</w:t>
      </w:r>
      <w:r w:rsidR="00D4049F" w:rsidRPr="00043784">
        <w:rPr>
          <w:rFonts w:hint="cs"/>
          <w:rtl/>
        </w:rPr>
        <w:t>,</w:t>
      </w:r>
      <w:r w:rsidRPr="00043784">
        <w:rPr>
          <w:rFonts w:hint="cs"/>
          <w:rtl/>
        </w:rPr>
        <w:t xml:space="preserve"> אליהו וכהן צדק, </w:t>
      </w:r>
    </w:p>
    <w:p w14:paraId="3291268B" w14:textId="77777777" w:rsidR="00E403A1" w:rsidRPr="00043784" w:rsidRDefault="00E403A1" w:rsidP="00D4049F">
      <w:pPr>
        <w:pStyle w:val="affd"/>
        <w:widowControl w:val="0"/>
        <w:rPr>
          <w:rStyle w:val="af8"/>
          <w:rtl/>
        </w:rPr>
      </w:pPr>
      <w:r w:rsidRPr="00F8723C">
        <w:rPr>
          <w:rStyle w:val="ac"/>
          <w:rFonts w:cs="PFT_Frank" w:hint="cs"/>
          <w:sz w:val="14"/>
          <w:rtl/>
        </w:rPr>
        <w:t>ו</w:t>
      </w:r>
      <w:r w:rsidRPr="00043784">
        <w:rPr>
          <w:rStyle w:val="af8"/>
          <w:rFonts w:hint="cs"/>
          <w:rtl/>
        </w:rPr>
        <w:t>אלה הקרנות</w:t>
      </w:r>
      <w:r w:rsidRPr="00043784">
        <w:rPr>
          <w:rFonts w:hint="cs"/>
          <w:rtl/>
        </w:rPr>
        <w:t xml:space="preserve"> לסיפא ד</w:t>
      </w:r>
      <w:r w:rsidR="00D4049F" w:rsidRPr="00043784">
        <w:rPr>
          <w:rStyle w:val="af8"/>
          <w:rFonts w:hint="cs"/>
          <w:rtl/>
        </w:rPr>
        <w:t>וי</w:t>
      </w:r>
      <w:r w:rsidRPr="00043784">
        <w:rPr>
          <w:rStyle w:val="af8"/>
          <w:rFonts w:hint="cs"/>
          <w:rtl/>
        </w:rPr>
        <w:t>באו להח</w:t>
      </w:r>
      <w:r w:rsidR="00D4049F" w:rsidRPr="00043784">
        <w:rPr>
          <w:rStyle w:val="af8"/>
          <w:rFonts w:hint="cs"/>
          <w:rtl/>
        </w:rPr>
        <w:t>ריד אותם לידות את קרנות הגויים הנושאים</w:t>
      </w:r>
      <w:r w:rsidRPr="00043784">
        <w:rPr>
          <w:rStyle w:val="af8"/>
          <w:rFonts w:hint="cs"/>
          <w:rtl/>
        </w:rPr>
        <w:t xml:space="preserve"> קרן </w:t>
      </w:r>
      <w:r w:rsidR="00D4049F" w:rsidRPr="00043784">
        <w:rPr>
          <w:rStyle w:val="af8"/>
          <w:rFonts w:hint="cs"/>
          <w:rtl/>
        </w:rPr>
        <w:t>א</w:t>
      </w:r>
      <w:r w:rsidRPr="00043784">
        <w:rPr>
          <w:rStyle w:val="af8"/>
          <w:rFonts w:hint="cs"/>
          <w:rtl/>
        </w:rPr>
        <w:t>ל ארץ יהודה.</w:t>
      </w:r>
    </w:p>
    <w:p w14:paraId="0B73E368" w14:textId="77777777" w:rsidR="00660FC0" w:rsidRPr="00660FC0" w:rsidRDefault="00E403A1" w:rsidP="00660FC0">
      <w:pPr>
        <w:pStyle w:val="af1"/>
        <w:rPr>
          <w:rtl/>
        </w:rPr>
      </w:pPr>
      <w:bookmarkStart w:id="387" w:name="_Toc155720568"/>
      <w:r w:rsidRPr="00660FC0">
        <w:rPr>
          <w:rFonts w:hint="cs"/>
          <w:rtl/>
        </w:rPr>
        <w:t>שבעה רועים</w:t>
      </w:r>
      <w:r w:rsidR="00F26EA1" w:rsidRPr="00660FC0">
        <w:rPr>
          <w:rFonts w:hint="cs"/>
          <w:rtl/>
        </w:rPr>
        <w:t>:</w:t>
      </w:r>
      <w:bookmarkEnd w:id="387"/>
      <w:r w:rsidRPr="00660FC0">
        <w:rPr>
          <w:rFonts w:hint="cs"/>
          <w:rtl/>
        </w:rPr>
        <w:t xml:space="preserve"> </w:t>
      </w:r>
    </w:p>
    <w:p w14:paraId="2DC43A31" w14:textId="37178C26" w:rsidR="00E403A1" w:rsidRPr="00660FC0" w:rsidRDefault="00E403A1" w:rsidP="00660FC0">
      <w:pPr>
        <w:widowControl w:val="0"/>
        <w:rPr>
          <w:spacing w:val="-6"/>
          <w:rtl/>
        </w:rPr>
      </w:pPr>
      <w:r w:rsidRPr="00660FC0">
        <w:rPr>
          <w:rFonts w:hint="cs"/>
          <w:spacing w:val="-6"/>
          <w:rtl/>
        </w:rPr>
        <w:t xml:space="preserve">דוד </w:t>
      </w:r>
      <w:r w:rsidRPr="00660FC0">
        <w:rPr>
          <w:rFonts w:hint="cs"/>
          <w:b/>
          <w:bCs/>
          <w:spacing w:val="-6"/>
          <w:rtl/>
        </w:rPr>
        <w:t>באמצע</w:t>
      </w:r>
      <w:r w:rsidRPr="00660FC0">
        <w:rPr>
          <w:rFonts w:hint="cs"/>
          <w:spacing w:val="-6"/>
          <w:rtl/>
        </w:rPr>
        <w:t xml:space="preserve"> אדם שת מתושלח </w:t>
      </w:r>
      <w:r w:rsidRPr="00660FC0">
        <w:rPr>
          <w:rFonts w:hint="cs"/>
          <w:b/>
          <w:bCs/>
          <w:spacing w:val="-6"/>
          <w:rtl/>
        </w:rPr>
        <w:t>בימינו</w:t>
      </w:r>
      <w:r w:rsidRPr="00660FC0">
        <w:rPr>
          <w:rFonts w:hint="cs"/>
          <w:spacing w:val="-6"/>
          <w:rtl/>
        </w:rPr>
        <w:t xml:space="preserve"> אברהם יעקב משה </w:t>
      </w:r>
      <w:r w:rsidRPr="00660FC0">
        <w:rPr>
          <w:rFonts w:hint="cs"/>
          <w:b/>
          <w:bCs/>
          <w:spacing w:val="-6"/>
          <w:rtl/>
        </w:rPr>
        <w:t>משמאלו</w:t>
      </w:r>
    </w:p>
    <w:p w14:paraId="5BF92CB6" w14:textId="77777777" w:rsidR="00F26EA1" w:rsidRPr="00660FC0" w:rsidRDefault="00E403A1" w:rsidP="00660FC0">
      <w:pPr>
        <w:pStyle w:val="af1"/>
        <w:rPr>
          <w:rtl/>
        </w:rPr>
      </w:pPr>
      <w:bookmarkStart w:id="388" w:name="_Toc155720569"/>
      <w:r w:rsidRPr="00660FC0">
        <w:rPr>
          <w:rFonts w:hint="cs"/>
          <w:rtl/>
        </w:rPr>
        <w:t>שמונה נסיכי אדם</w:t>
      </w:r>
      <w:bookmarkEnd w:id="388"/>
      <w:r w:rsidRPr="00660FC0">
        <w:rPr>
          <w:rFonts w:hint="cs"/>
          <w:rtl/>
        </w:rPr>
        <w:t xml:space="preserve"> </w:t>
      </w:r>
    </w:p>
    <w:p w14:paraId="013523D4" w14:textId="77777777" w:rsidR="00E403A1" w:rsidRPr="00043784" w:rsidRDefault="00E403A1" w:rsidP="00660FC0">
      <w:pPr>
        <w:pStyle w:val="affd"/>
        <w:jc w:val="center"/>
        <w:rPr>
          <w:rtl/>
        </w:rPr>
      </w:pPr>
      <w:r w:rsidRPr="00043784">
        <w:rPr>
          <w:rFonts w:hint="cs"/>
          <w:rtl/>
        </w:rPr>
        <w:t>ישי שאול שמואל עמוס צפניה צדקיה משיח ואליהו.</w:t>
      </w:r>
    </w:p>
    <w:p w14:paraId="6EAC2A18" w14:textId="77777777" w:rsidR="0020388C" w:rsidRPr="00043784" w:rsidRDefault="00E403A1" w:rsidP="003164CA">
      <w:pPr>
        <w:spacing w:before="60"/>
        <w:rPr>
          <w:rtl/>
        </w:rPr>
      </w:pPr>
      <w:bookmarkStart w:id="389" w:name="_Toc155720570"/>
      <w:r w:rsidRPr="00043784">
        <w:rPr>
          <w:rStyle w:val="a6"/>
          <w:rFonts w:hint="cs"/>
          <w:spacing w:val="0"/>
          <w:rtl/>
        </w:rPr>
        <w:t>ד' סולמות</w:t>
      </w:r>
      <w:bookmarkEnd w:id="389"/>
      <w:r w:rsidRPr="00F8723C">
        <w:rPr>
          <w:rFonts w:cs="PFT_Frank" w:hint="cs"/>
          <w:b/>
          <w:bCs/>
          <w:sz w:val="14"/>
          <w:szCs w:val="14"/>
          <w:rtl/>
        </w:rPr>
        <w:t xml:space="preserve"> </w:t>
      </w:r>
      <w:r w:rsidR="00876664" w:rsidRPr="00043784">
        <w:rPr>
          <w:rFonts w:hint="cs"/>
          <w:rtl/>
        </w:rPr>
        <w:t>ג</w:t>
      </w:r>
      <w:r w:rsidRPr="00043784">
        <w:rPr>
          <w:rFonts w:hint="cs"/>
          <w:rtl/>
        </w:rPr>
        <w:t xml:space="preserve">ובה מנורה נ' אמה </w:t>
      </w:r>
    </w:p>
    <w:p w14:paraId="5DD7CFC2" w14:textId="77777777" w:rsidR="00E403A1" w:rsidRPr="00043784" w:rsidRDefault="00E403A1" w:rsidP="00D4049F">
      <w:pPr>
        <w:rPr>
          <w:rtl/>
        </w:rPr>
      </w:pPr>
      <w:bookmarkStart w:id="390" w:name="_Toc155720571"/>
      <w:r w:rsidRPr="00043784">
        <w:rPr>
          <w:rStyle w:val="a6"/>
          <w:rFonts w:hint="cs"/>
          <w:spacing w:val="0"/>
          <w:rtl/>
        </w:rPr>
        <w:t>ו</w:t>
      </w:r>
      <w:r w:rsidR="00D4049F" w:rsidRPr="00043784">
        <w:rPr>
          <w:rStyle w:val="a6"/>
          <w:rFonts w:hint="cs"/>
          <w:spacing w:val="0"/>
          <w:rtl/>
        </w:rPr>
        <w:t xml:space="preserve">ארבע </w:t>
      </w:r>
      <w:r w:rsidR="00876664" w:rsidRPr="00043784">
        <w:rPr>
          <w:rStyle w:val="a6"/>
          <w:rFonts w:hint="cs"/>
          <w:spacing w:val="0"/>
          <w:rtl/>
        </w:rPr>
        <w:t>פרחי כהונה</w:t>
      </w:r>
      <w:r w:rsidR="0020388C" w:rsidRPr="00043784">
        <w:rPr>
          <w:rStyle w:val="a6"/>
          <w:rFonts w:hint="cs"/>
          <w:spacing w:val="0"/>
          <w:rtl/>
        </w:rPr>
        <w:t xml:space="preserve"> </w:t>
      </w:r>
      <w:r w:rsidRPr="00043784">
        <w:rPr>
          <w:rStyle w:val="a6"/>
          <w:rFonts w:hint="cs"/>
          <w:spacing w:val="0"/>
          <w:rtl/>
        </w:rPr>
        <w:t xml:space="preserve">ובידיהם </w:t>
      </w:r>
      <w:r w:rsidR="00D4049F" w:rsidRPr="00043784">
        <w:rPr>
          <w:rStyle w:val="a6"/>
          <w:rFonts w:hint="cs"/>
          <w:spacing w:val="0"/>
          <w:rtl/>
        </w:rPr>
        <w:t>ל'</w:t>
      </w:r>
      <w:r w:rsidR="00B37066" w:rsidRPr="00043784">
        <w:rPr>
          <w:rStyle w:val="a6"/>
          <w:rFonts w:hint="cs"/>
          <w:spacing w:val="0"/>
          <w:rtl/>
        </w:rPr>
        <w:t xml:space="preserve"> לוג</w:t>
      </w:r>
      <w:r w:rsidRPr="00043784">
        <w:rPr>
          <w:rStyle w:val="a6"/>
          <w:rFonts w:hint="cs"/>
          <w:spacing w:val="0"/>
          <w:rtl/>
        </w:rPr>
        <w:t>,</w:t>
      </w:r>
      <w:bookmarkEnd w:id="390"/>
      <w:r w:rsidRPr="00043784">
        <w:rPr>
          <w:rFonts w:hint="cs"/>
          <w:rtl/>
        </w:rPr>
        <w:t xml:space="preserve"> </w:t>
      </w:r>
      <w:r w:rsidR="00B37066" w:rsidRPr="00043784">
        <w:rPr>
          <w:rFonts w:hint="cs"/>
          <w:rtl/>
        </w:rPr>
        <w:t xml:space="preserve">ושל כולם יחד </w:t>
      </w:r>
      <w:r w:rsidR="00D4049F" w:rsidRPr="00043784">
        <w:rPr>
          <w:rFonts w:hint="cs"/>
          <w:rtl/>
        </w:rPr>
        <w:t xml:space="preserve">קכ' </w:t>
      </w:r>
      <w:r w:rsidR="00B37066" w:rsidRPr="00043784">
        <w:rPr>
          <w:rFonts w:hint="cs"/>
          <w:rtl/>
        </w:rPr>
        <w:t xml:space="preserve">לוג. </w:t>
      </w:r>
    </w:p>
    <w:p w14:paraId="3B4A2037" w14:textId="77777777" w:rsidR="00E403A1" w:rsidRPr="00043784" w:rsidRDefault="00E403A1" w:rsidP="00E403A1">
      <w:pPr>
        <w:pStyle w:val="affd"/>
        <w:rPr>
          <w:rtl/>
        </w:rPr>
      </w:pPr>
      <w:r w:rsidRPr="00F8723C">
        <w:rPr>
          <w:rStyle w:val="ac"/>
          <w:rFonts w:cs="PFT_Frank" w:hint="cs"/>
          <w:sz w:val="14"/>
          <w:rtl/>
        </w:rPr>
        <w:t xml:space="preserve">ומשובחין </w:t>
      </w:r>
      <w:r w:rsidRPr="00043784">
        <w:rPr>
          <w:rFonts w:hint="cs"/>
          <w:rtl/>
        </w:rPr>
        <w:t>יותר מבנה של מרתא בת בייתוס שנטל ב' ירכות של שור הגדול באלף זוז</w:t>
      </w:r>
      <w:r w:rsidR="0020388C" w:rsidRPr="00043784">
        <w:rPr>
          <w:rFonts w:hint="cs"/>
          <w:rtl/>
        </w:rPr>
        <w:t>,</w:t>
      </w:r>
      <w:r w:rsidRPr="00043784">
        <w:rPr>
          <w:rFonts w:hint="cs"/>
          <w:rtl/>
        </w:rPr>
        <w:t xml:space="preserve"> ומהלך עקב בצד גודל ולא הניחוהו אחיו הכהנים ד</w:t>
      </w:r>
      <w:r w:rsidRPr="00043784">
        <w:rPr>
          <w:rStyle w:val="af8"/>
          <w:rFonts w:hint="cs"/>
          <w:rtl/>
        </w:rPr>
        <w:t>ברוב עם הדרת מלך</w:t>
      </w:r>
      <w:r w:rsidRPr="00043784">
        <w:rPr>
          <w:rFonts w:hint="cs"/>
          <w:rtl/>
        </w:rPr>
        <w:t xml:space="preserve">, </w:t>
      </w:r>
      <w:r w:rsidRPr="006D6217">
        <w:rPr>
          <w:rFonts w:cs="PFT_Frank" w:hint="cs"/>
          <w:b/>
          <w:bCs/>
          <w:sz w:val="14"/>
          <w:szCs w:val="14"/>
          <w:rtl/>
        </w:rPr>
        <w:t>ומשובחים-</w:t>
      </w:r>
      <w:r w:rsidRPr="00043784">
        <w:rPr>
          <w:rFonts w:hint="cs"/>
          <w:rtl/>
        </w:rPr>
        <w:t xml:space="preserve"> מפני הסולמות שהיו זקופין.</w:t>
      </w:r>
    </w:p>
    <w:p w14:paraId="25C2B68C" w14:textId="77777777" w:rsidR="00E403A1" w:rsidRPr="00C01657" w:rsidRDefault="00E403A1" w:rsidP="009D377E">
      <w:pPr>
        <w:pStyle w:val="ad"/>
        <w:framePr w:wrap="around"/>
        <w:rPr>
          <w:rtl/>
        </w:rPr>
      </w:pPr>
      <w:bookmarkStart w:id="391" w:name="_Toc155720572"/>
      <w:r w:rsidRPr="00C01657">
        <w:rPr>
          <w:rStyle w:val="ae"/>
          <w:rFonts w:hint="cs"/>
          <w:rtl/>
        </w:rPr>
        <w:t>נג.</w:t>
      </w:r>
      <w:bookmarkEnd w:id="391"/>
      <w:r w:rsidRPr="00C01657">
        <w:rPr>
          <w:rFonts w:hint="cs"/>
          <w:rtl/>
        </w:rPr>
        <w:t xml:space="preserve"> </w:t>
      </w:r>
    </w:p>
    <w:p w14:paraId="39E1E729" w14:textId="77777777" w:rsidR="00F57FBB" w:rsidRPr="00FD2712" w:rsidRDefault="003164CA" w:rsidP="003049F3">
      <w:pPr>
        <w:pStyle w:val="a5"/>
        <w:rPr>
          <w:rtl/>
        </w:rPr>
      </w:pPr>
      <w:ins w:id="9855" w:author="מספור קטעי משנה" w:date="2026-10-06T06:45:53Z">
        <w:r>
          <w:rPr>
            <w:rStyle w:val="MisparKeta"/>
          </w:rPr>
          <w:t xml:space="preserve">ד. </w:t>
        </w:r>
      </w:ins>
      <w:bookmarkStart w:id="392" w:name="_Toc155720573"/>
      <w:r w:rsidRPr="00FD2712">
        <w:rPr>
          <w:rFonts w:hint="cs"/>
          <w:rtl/>
        </w:rPr>
        <w:t>ולא היתה חצר בירושלים ש</w:t>
      </w:r>
      <w:r w:rsidR="00F57FBB" w:rsidRPr="00FD2712">
        <w:rPr>
          <w:rFonts w:hint="cs"/>
          <w:rtl/>
        </w:rPr>
        <w:t>א</w:t>
      </w:r>
      <w:r w:rsidRPr="00FD2712">
        <w:rPr>
          <w:rFonts w:hint="cs"/>
          <w:rtl/>
        </w:rPr>
        <w:t>י</w:t>
      </w:r>
      <w:r w:rsidR="00F57FBB" w:rsidRPr="00FD2712">
        <w:rPr>
          <w:rFonts w:hint="cs"/>
          <w:rtl/>
        </w:rPr>
        <w:t>נה מאירה</w:t>
      </w:r>
      <w:bookmarkEnd w:id="392"/>
      <w:r w:rsidR="00F57FBB" w:rsidRPr="00FD2712">
        <w:rPr>
          <w:rFonts w:hint="cs"/>
          <w:rtl/>
        </w:rPr>
        <w:t xml:space="preserve"> </w:t>
      </w:r>
    </w:p>
    <w:p w14:paraId="2A6DE29E" w14:textId="77777777" w:rsidR="00E403A1" w:rsidRPr="00AE32A9" w:rsidRDefault="00E403A1" w:rsidP="00F57FBB">
      <w:pPr>
        <w:widowControl w:val="0"/>
        <w:rPr>
          <w:rtl/>
        </w:rPr>
      </w:pPr>
      <w:r w:rsidRPr="00043784">
        <w:rPr>
          <w:rFonts w:hint="cs"/>
          <w:rtl/>
        </w:rPr>
        <w:t xml:space="preserve">אשה יכלה לברור חיטים מאור בית השואבה, </w:t>
      </w:r>
    </w:p>
    <w:p w14:paraId="549B8F41" w14:textId="77777777" w:rsidR="00876664" w:rsidRPr="00FD2712" w:rsidRDefault="00E403A1" w:rsidP="003049F3">
      <w:pPr>
        <w:pStyle w:val="a5"/>
        <w:rPr>
          <w:rtl/>
        </w:rPr>
      </w:pPr>
      <w:ins w:id="9856" w:author="מספור קטעי משנה" w:date="2026-10-06T06:45:53Z">
        <w:r>
          <w:rPr>
            <w:rStyle w:val="MisparKeta"/>
          </w:rPr>
          <w:t xml:space="preserve">א. </w:t>
        </w:r>
      </w:ins>
      <w:bookmarkStart w:id="393" w:name="_Toc155720574"/>
      <w:r w:rsidRPr="00FD2712">
        <w:rPr>
          <w:rFonts w:hint="cs"/>
          <w:rtl/>
        </w:rPr>
        <w:t>חסידים ואנשי מעשה אומרים:</w:t>
      </w:r>
      <w:bookmarkEnd w:id="393"/>
      <w:r w:rsidRPr="00FD2712">
        <w:rPr>
          <w:rFonts w:hint="cs"/>
          <w:rtl/>
        </w:rPr>
        <w:t xml:space="preserve"> </w:t>
      </w:r>
    </w:p>
    <w:p w14:paraId="6ED391DE" w14:textId="77777777" w:rsidR="00E403A1" w:rsidRPr="00AE32A9" w:rsidRDefault="00876664" w:rsidP="00876664">
      <w:pPr>
        <w:pStyle w:val="affd"/>
        <w:ind w:left="568"/>
        <w:rPr>
          <w:rtl/>
        </w:rPr>
      </w:pPr>
      <w:r w:rsidRPr="00043784">
        <w:rPr>
          <w:rFonts w:hint="cs"/>
          <w:rtl/>
        </w:rPr>
        <w:t xml:space="preserve">     </w:t>
      </w:r>
      <w:r w:rsidR="00E403A1" w:rsidRPr="00043784">
        <w:rPr>
          <w:rFonts w:hint="cs"/>
          <w:rtl/>
        </w:rPr>
        <w:t xml:space="preserve">אשרי ילדותנו </w:t>
      </w:r>
      <w:r w:rsidR="00E403A1" w:rsidRPr="00043784">
        <w:rPr>
          <w:rFonts w:ascii="BA Haketer Regular" w:hAnsi="BA Haketer Regular" w:cs="BA Haketer Regular"/>
          <w:rtl/>
        </w:rPr>
        <w:t>שלא</w:t>
      </w:r>
      <w:r w:rsidR="00E403A1" w:rsidRPr="00043784">
        <w:rPr>
          <w:rFonts w:hint="cs"/>
          <w:rtl/>
        </w:rPr>
        <w:t xml:space="preserve"> ביישה זקנותנו, </w:t>
      </w:r>
    </w:p>
    <w:p w14:paraId="458FE902" w14:textId="77777777" w:rsidR="00E403A1" w:rsidRPr="00043784" w:rsidRDefault="00E403A1" w:rsidP="00E403A1">
      <w:pPr>
        <w:pStyle w:val="affd"/>
        <w:rPr>
          <w:rtl/>
        </w:rPr>
      </w:pPr>
      <w:r w:rsidRPr="00F8723C">
        <w:rPr>
          <w:rStyle w:val="ac"/>
          <w:rFonts w:cs="PFT_Frank" w:hint="cs"/>
          <w:sz w:val="14"/>
          <w:rtl/>
        </w:rPr>
        <w:t>בעלי תשובה:</w:t>
      </w:r>
      <w:r w:rsidRPr="00043784">
        <w:rPr>
          <w:rFonts w:hint="cs"/>
          <w:rtl/>
        </w:rPr>
        <w:t xml:space="preserve"> אשרי זקנותנו שכפרה ילדותנו, </w:t>
      </w:r>
    </w:p>
    <w:p w14:paraId="189B73D0" w14:textId="25AD44C4" w:rsidR="00E403A1" w:rsidRPr="00043784" w:rsidRDefault="00E403A1" w:rsidP="00E12D57">
      <w:pPr>
        <w:pStyle w:val="affd"/>
        <w:rPr>
          <w:rStyle w:val="af4"/>
          <w:color w:val="auto"/>
          <w:rtl/>
        </w:rPr>
      </w:pPr>
      <w:r w:rsidRPr="00F8723C">
        <w:rPr>
          <w:rStyle w:val="ac"/>
          <w:rFonts w:cs="PFT_Frank" w:hint="cs"/>
          <w:sz w:val="14"/>
          <w:rtl/>
        </w:rPr>
        <w:t>ושניהם אמרו:</w:t>
      </w:r>
      <w:r w:rsidRPr="00043784">
        <w:rPr>
          <w:rFonts w:hint="cs"/>
          <w:rtl/>
        </w:rPr>
        <w:t xml:space="preserve"> </w:t>
      </w:r>
      <w:r w:rsidRPr="00E12D57">
        <w:rPr>
          <w:rFonts w:hint="cs"/>
          <w:spacing w:val="-2"/>
          <w:rtl/>
        </w:rPr>
        <w:t xml:space="preserve">אשרי מי שלא חטא, ומי שחטא ישוב וימחל לו. </w:t>
      </w:r>
    </w:p>
    <w:p w14:paraId="1B9D0AD6" w14:textId="77777777" w:rsidR="00FD2712" w:rsidRPr="00FD2712" w:rsidRDefault="00E403A1" w:rsidP="001711C4">
      <w:pPr>
        <w:pStyle w:val="31"/>
        <w:framePr w:wrap="notBeside"/>
        <w:rPr>
          <w:rtl/>
        </w:rPr>
      </w:pPr>
      <w:r w:rsidRPr="00FD2712">
        <w:rPr>
          <w:rFonts w:hint="cs"/>
          <w:rtl/>
        </w:rPr>
        <w:t>ב. הלל אמר:</w:t>
      </w:r>
    </w:p>
    <w:p w14:paraId="1EB6B6D3" w14:textId="06EB41DE" w:rsidR="00E403A1" w:rsidRPr="00043784" w:rsidRDefault="00E403A1" w:rsidP="00E403A1">
      <w:pPr>
        <w:pStyle w:val="affd"/>
        <w:rPr>
          <w:rStyle w:val="af4"/>
          <w:color w:val="auto"/>
          <w:rtl/>
        </w:rPr>
      </w:pPr>
      <w:r w:rsidRPr="00043784">
        <w:rPr>
          <w:rFonts w:hint="cs"/>
          <w:rtl/>
        </w:rPr>
        <w:t>אם אני כאן הכל כאן, אם איני כאן מי כאן,</w:t>
      </w:r>
    </w:p>
    <w:p w14:paraId="5E49F280" w14:textId="77777777" w:rsidR="00FD2712" w:rsidRPr="00FD2712" w:rsidRDefault="00E403A1" w:rsidP="001711C4">
      <w:pPr>
        <w:pStyle w:val="31"/>
        <w:framePr w:wrap="notBeside"/>
        <w:rPr>
          <w:rtl/>
        </w:rPr>
      </w:pPr>
      <w:r w:rsidRPr="00FD2712">
        <w:rPr>
          <w:rFonts w:hint="cs"/>
          <w:rtl/>
        </w:rPr>
        <w:t>ג.</w:t>
      </w:r>
    </w:p>
    <w:p w14:paraId="62908255" w14:textId="01664038" w:rsidR="00E403A1" w:rsidRPr="00043784" w:rsidRDefault="00E403A1" w:rsidP="00E403A1">
      <w:pPr>
        <w:pStyle w:val="affd"/>
        <w:rPr>
          <w:rStyle w:val="af4"/>
          <w:color w:val="auto"/>
          <w:rtl/>
        </w:rPr>
      </w:pPr>
      <w:r w:rsidRPr="00043784">
        <w:rPr>
          <w:rFonts w:hint="cs"/>
          <w:rtl/>
        </w:rPr>
        <w:t xml:space="preserve">למקום שאני אוהב </w:t>
      </w:r>
      <w:r w:rsidRPr="00F8723C">
        <w:rPr>
          <w:rStyle w:val="ac"/>
          <w:rFonts w:cs="PFT_Frank" w:hint="cs"/>
          <w:sz w:val="14"/>
          <w:rtl/>
        </w:rPr>
        <w:t>רגלי מוליכות אותי</w:t>
      </w:r>
      <w:r w:rsidRPr="00043784">
        <w:rPr>
          <w:rFonts w:hint="cs"/>
          <w:rtl/>
        </w:rPr>
        <w:t xml:space="preserve">, </w:t>
      </w:r>
      <w:r w:rsidR="00A57A66" w:rsidRPr="00043784">
        <w:rPr>
          <w:rFonts w:hint="cs"/>
          <w:rtl/>
        </w:rPr>
        <w:t>אם תבוא אל ביתי אני אבוא אל ביתך ד</w:t>
      </w:r>
      <w:r w:rsidRPr="00043784">
        <w:rPr>
          <w:rStyle w:val="af8"/>
          <w:rFonts w:hint="cs"/>
          <w:rtl/>
        </w:rPr>
        <w:t>אבוא אליך וברכתיך</w:t>
      </w:r>
      <w:r w:rsidRPr="00043784">
        <w:rPr>
          <w:rStyle w:val="af4"/>
          <w:rFonts w:hint="cs"/>
          <w:color w:val="auto"/>
          <w:rtl/>
        </w:rPr>
        <w:t xml:space="preserve"> </w:t>
      </w:r>
    </w:p>
    <w:p w14:paraId="49AC927E" w14:textId="77777777" w:rsidR="00FD2712" w:rsidRPr="00FD2712" w:rsidRDefault="00E403A1" w:rsidP="001711C4">
      <w:pPr>
        <w:pStyle w:val="31"/>
        <w:framePr w:wrap="notBeside"/>
        <w:rPr>
          <w:rtl/>
        </w:rPr>
      </w:pPr>
      <w:r w:rsidRPr="00FD2712">
        <w:rPr>
          <w:rFonts w:hint="cs"/>
          <w:rtl/>
        </w:rPr>
        <w:t>ד.</w:t>
      </w:r>
    </w:p>
    <w:p w14:paraId="5CE4F43C" w14:textId="7E40221A" w:rsidR="00E403A1" w:rsidRPr="00043784" w:rsidRDefault="00E403A1" w:rsidP="00E403A1">
      <w:pPr>
        <w:pStyle w:val="affd"/>
        <w:rPr>
          <w:rStyle w:val="af4"/>
          <w:color w:val="auto"/>
          <w:rtl/>
        </w:rPr>
      </w:pPr>
      <w:r w:rsidRPr="00043784">
        <w:rPr>
          <w:rFonts w:hint="cs"/>
          <w:rtl/>
        </w:rPr>
        <w:t xml:space="preserve">ראה </w:t>
      </w:r>
      <w:r w:rsidRPr="00F8723C">
        <w:rPr>
          <w:rStyle w:val="ac"/>
          <w:rFonts w:cs="PFT_Frank" w:hint="cs"/>
          <w:sz w:val="14"/>
          <w:rtl/>
        </w:rPr>
        <w:t>גולגלת</w:t>
      </w:r>
      <w:r w:rsidRPr="00043784">
        <w:rPr>
          <w:rFonts w:hint="cs"/>
          <w:rtl/>
        </w:rPr>
        <w:t xml:space="preserve"> שצפה ע</w:t>
      </w:r>
      <w:r w:rsidRPr="00043784">
        <w:rPr>
          <w:rtl/>
        </w:rPr>
        <w:t>"</w:t>
      </w:r>
      <w:r w:rsidRPr="00043784">
        <w:rPr>
          <w:rFonts w:hint="cs"/>
          <w:rtl/>
        </w:rPr>
        <w:t xml:space="preserve">פ המים </w:t>
      </w:r>
      <w:r w:rsidRPr="000C1CD3">
        <w:rPr>
          <w:rStyle w:val="af6"/>
          <w:rFonts w:hint="cs"/>
          <w:rtl/>
        </w:rPr>
        <w:t>א</w:t>
      </w:r>
      <w:r w:rsidRPr="000C1CD3">
        <w:rPr>
          <w:rStyle w:val="af6"/>
          <w:rtl/>
        </w:rPr>
        <w:t>"</w:t>
      </w:r>
      <w:r w:rsidRPr="000C1CD3">
        <w:rPr>
          <w:rStyle w:val="af6"/>
          <w:rFonts w:hint="cs"/>
          <w:rtl/>
        </w:rPr>
        <w:t>ל</w:t>
      </w:r>
      <w:r w:rsidRPr="00043784">
        <w:rPr>
          <w:rFonts w:hint="cs"/>
          <w:rtl/>
        </w:rPr>
        <w:t xml:space="preserve"> דאטפת אטפוך,</w:t>
      </w:r>
    </w:p>
    <w:p w14:paraId="6A0A7197" w14:textId="77777777" w:rsidR="00FD2712" w:rsidRPr="00FD2712" w:rsidRDefault="00E403A1" w:rsidP="001711C4">
      <w:pPr>
        <w:pStyle w:val="31"/>
        <w:framePr w:wrap="notBeside"/>
        <w:rPr>
          <w:rtl/>
        </w:rPr>
      </w:pPr>
      <w:r w:rsidRPr="00FD2712">
        <w:rPr>
          <w:rFonts w:hint="cs"/>
          <w:rtl/>
        </w:rPr>
        <w:t>ה.</w:t>
      </w:r>
    </w:p>
    <w:p w14:paraId="567A7737" w14:textId="0A4214D6" w:rsidR="00E403A1" w:rsidRPr="00043784" w:rsidRDefault="00E403A1" w:rsidP="00E403A1">
      <w:pPr>
        <w:pStyle w:val="affd"/>
        <w:rPr>
          <w:rStyle w:val="af4"/>
          <w:color w:val="auto"/>
          <w:rtl/>
        </w:rPr>
      </w:pPr>
      <w:r w:rsidRPr="00043784">
        <w:rPr>
          <w:rFonts w:hint="cs"/>
          <w:rtl/>
        </w:rPr>
        <w:t>ב' כושיים סופרי שלמה המלך, ששלחם ללוז מפני מלאך המוות ומתו שם, ובדח מלאה</w:t>
      </w:r>
      <w:r w:rsidRPr="00043784">
        <w:rPr>
          <w:rtl/>
        </w:rPr>
        <w:t>"</w:t>
      </w:r>
      <w:r w:rsidRPr="00043784">
        <w:rPr>
          <w:rFonts w:hint="cs"/>
          <w:rtl/>
        </w:rPr>
        <w:t xml:space="preserve">מ ששם היו צריכין למות </w:t>
      </w:r>
      <w:r w:rsidRPr="006D6217">
        <w:rPr>
          <w:rFonts w:cs="PFT_Frank" w:hint="cs"/>
          <w:b/>
          <w:bCs/>
          <w:sz w:val="14"/>
          <w:szCs w:val="14"/>
          <w:rtl/>
        </w:rPr>
        <w:t>דרגלי אדם ערבין בו</w:t>
      </w:r>
      <w:r w:rsidRPr="00043784">
        <w:rPr>
          <w:rFonts w:hint="cs"/>
          <w:rtl/>
        </w:rPr>
        <w:t>, ומובל להיכן שנתבע,</w:t>
      </w:r>
      <w:r w:rsidRPr="00043784">
        <w:rPr>
          <w:rStyle w:val="af4"/>
          <w:rFonts w:hint="cs"/>
          <w:color w:val="auto"/>
          <w:rtl/>
        </w:rPr>
        <w:t xml:space="preserve"> </w:t>
      </w:r>
    </w:p>
    <w:p w14:paraId="45E557F3" w14:textId="77777777" w:rsidR="00FD2712" w:rsidRPr="00FD2712" w:rsidRDefault="00E403A1" w:rsidP="001711C4">
      <w:pPr>
        <w:pStyle w:val="31"/>
        <w:framePr w:wrap="notBeside"/>
        <w:rPr>
          <w:rtl/>
        </w:rPr>
      </w:pPr>
      <w:r w:rsidRPr="00FD2712">
        <w:rPr>
          <w:rFonts w:hint="cs"/>
          <w:rtl/>
        </w:rPr>
        <w:t>ו.</w:t>
      </w:r>
    </w:p>
    <w:p w14:paraId="333C5585" w14:textId="2466C556" w:rsidR="005E46B9" w:rsidRPr="00043784" w:rsidRDefault="00E403A1" w:rsidP="00E403A1">
      <w:pPr>
        <w:pStyle w:val="affd"/>
        <w:rPr>
          <w:rtl/>
        </w:rPr>
      </w:pPr>
      <w:r>
        <w:rPr>
          <w:rStyle w:val="af6"/>
          <w:rFonts w:cs="PFT_Frank" w:hint="cs"/>
          <w:sz w:val="14"/>
          <w:rtl/>
          <w:rPrChange w:id="9081" w:author="מנוע אמוראים" w:date="2026-10-05T16:41:47Z">
            <w:rPr>
              <w:rStyle w:val="ac"/>
              <w:rFonts w:cs="PFT_Frank" w:hint="cs"/>
              <w:sz w:val="14"/>
              <w:rtl/>
            </w:rPr>
          </w:rPrChange>
        </w:rPr>
        <w:t xml:space="preserve">רשב</w:t>
      </w:r>
      <w:r>
        <w:rPr>
          <w:rStyle w:val="af6"/>
          <w:rFonts w:cs="PFT_Frank"/>
          <w:sz w:val="14"/>
          <w:rtl/>
          <w:rPrChange w:id="9082" w:author="מנוע אמוראים" w:date="2026-10-05T16:41:47Z">
            <w:rPr>
              <w:rStyle w:val="ac"/>
              <w:rFonts w:cs="PFT_Frank"/>
              <w:sz w:val="14"/>
              <w:rtl/>
            </w:rPr>
          </w:rPrChange>
        </w:rPr>
        <w:t xml:space="preserve">"</w:t>
      </w:r>
      <w:r>
        <w:rPr>
          <w:rStyle w:val="af6"/>
          <w:rFonts w:cs="PFT_Frank" w:hint="cs"/>
          <w:sz w:val="14"/>
          <w:rtl/>
          <w:rPrChange w:id="9083" w:author="מנוע אמוראים" w:date="2026-10-05T16:41:47Z">
            <w:rPr>
              <w:rStyle w:val="ac"/>
              <w:rFonts w:cs="PFT_Frank" w:hint="cs"/>
              <w:sz w:val="14"/>
              <w:rtl/>
            </w:rPr>
          </w:rPrChange>
        </w:rPr>
        <w:t xml:space="preserve">ג</w:t>
      </w:r>
      <w:r>
        <w:rPr>
          <w:rStyle w:val="ac"/>
          <w:rFonts w:cs="PFT_Frank" w:hint="cs"/>
          <w:sz w:val="14"/>
          <w:rtl/>
        </w:rPr>
        <w:t xml:space="preserve"> זרק</w:t>
      </w:r>
      <w:r w:rsidRPr="00043784">
        <w:rPr>
          <w:rFonts w:hint="cs"/>
          <w:rtl/>
        </w:rPr>
        <w:t xml:space="preserve"> שמונה אבוקות ונטלן ולא נגעו זב</w:t>
      </w:r>
      <w:r w:rsidRPr="00043784">
        <w:rPr>
          <w:rtl/>
        </w:rPr>
        <w:t>"</w:t>
      </w:r>
      <w:r w:rsidRPr="00043784">
        <w:rPr>
          <w:rFonts w:hint="cs"/>
          <w:rtl/>
        </w:rPr>
        <w:t xml:space="preserve">ז, </w:t>
      </w:r>
    </w:p>
    <w:p w14:paraId="2CA98F4F" w14:textId="77777777" w:rsidR="00E403A1" w:rsidRPr="00043784" w:rsidRDefault="00E403A1" w:rsidP="00E403A1">
      <w:pPr>
        <w:pStyle w:val="affd"/>
        <w:rPr>
          <w:rtl/>
        </w:rPr>
      </w:pPr>
      <w:r w:rsidRPr="00F8723C">
        <w:rPr>
          <w:rStyle w:val="ac"/>
          <w:rFonts w:cs="PFT_Frank" w:hint="cs"/>
          <w:sz w:val="14"/>
          <w:rtl/>
        </w:rPr>
        <w:t>קד</w:t>
      </w:r>
      <w:r w:rsidRPr="00043784">
        <w:rPr>
          <w:rFonts w:hint="cs"/>
          <w:rtl/>
        </w:rPr>
        <w:t xml:space="preserve"> </w:t>
      </w:r>
      <w:r w:rsidRPr="00F8723C">
        <w:rPr>
          <w:rStyle w:val="ac"/>
          <w:rFonts w:cs="PFT_Frank" w:hint="cs"/>
          <w:sz w:val="14"/>
          <w:rtl/>
        </w:rPr>
        <w:t>נעץ</w:t>
      </w:r>
      <w:r w:rsidRPr="00043784">
        <w:rPr>
          <w:rFonts w:hint="cs"/>
          <w:rtl/>
        </w:rPr>
        <w:t xml:space="preserve"> ב' גודליו בארץ</w:t>
      </w:r>
      <w:r w:rsidR="00F57FBB" w:rsidRPr="00043784">
        <w:rPr>
          <w:rFonts w:hint="cs"/>
          <w:rtl/>
        </w:rPr>
        <w:t>,</w:t>
      </w:r>
      <w:r w:rsidRPr="00043784">
        <w:rPr>
          <w:rFonts w:hint="cs"/>
          <w:rtl/>
        </w:rPr>
        <w:t xml:space="preserve"> ושוהה נושק הרצפה וזוקף</w:t>
      </w:r>
      <w:r w:rsidR="00F57FBB" w:rsidRPr="00043784">
        <w:rPr>
          <w:rFonts w:hint="cs"/>
          <w:rtl/>
        </w:rPr>
        <w:t>,</w:t>
      </w:r>
      <w:r w:rsidRPr="00043784">
        <w:rPr>
          <w:rFonts w:hint="cs"/>
          <w:rtl/>
        </w:rPr>
        <w:t xml:space="preserve"> </w:t>
      </w:r>
      <w:r w:rsidRPr="00F8723C">
        <w:rPr>
          <w:rStyle w:val="ac"/>
          <w:rFonts w:cs="PFT_Frank" w:hint="cs"/>
          <w:sz w:val="14"/>
          <w:rtl/>
        </w:rPr>
        <w:t>קידה</w:t>
      </w:r>
      <w:r w:rsidRPr="00043784">
        <w:rPr>
          <w:rFonts w:hint="cs"/>
          <w:rtl/>
        </w:rPr>
        <w:t xml:space="preserve"> אין כל בריה יכולה לעשות, </w:t>
      </w:r>
    </w:p>
    <w:p w14:paraId="7FEB81D1" w14:textId="77777777" w:rsidR="00E403A1" w:rsidRPr="00F8723C" w:rsidRDefault="00E403A1" w:rsidP="00A57A66">
      <w:pPr>
        <w:pStyle w:val="affd"/>
        <w:spacing w:before="60"/>
        <w:rPr>
          <w:rStyle w:val="ac"/>
          <w:rFonts w:cs="PFT_Frank"/>
          <w:sz w:val="14"/>
          <w:rtl/>
        </w:rPr>
      </w:pPr>
      <w:r w:rsidRPr="00F8723C">
        <w:rPr>
          <w:rStyle w:val="ac"/>
          <w:rFonts w:cs="PFT_Frank" w:hint="cs"/>
          <w:sz w:val="14"/>
          <w:rtl/>
        </w:rPr>
        <w:t xml:space="preserve">כשלוי </w:t>
      </w:r>
      <w:r w:rsidR="00A57A66" w:rsidRPr="00F8723C">
        <w:rPr>
          <w:rStyle w:val="ac"/>
          <w:rFonts w:cs="PFT_Frank" w:hint="cs"/>
          <w:sz w:val="14"/>
          <w:rtl/>
        </w:rPr>
        <w:t xml:space="preserve">הראה קידה </w:t>
      </w:r>
      <w:r w:rsidR="00A57A66" w:rsidRPr="00043784">
        <w:rPr>
          <w:rFonts w:hint="cs"/>
          <w:rtl/>
        </w:rPr>
        <w:t xml:space="preserve">לפני רבי, </w:t>
      </w:r>
      <w:r w:rsidRPr="00043784">
        <w:rPr>
          <w:rFonts w:hint="cs"/>
          <w:rtl/>
        </w:rPr>
        <w:t>איטלע גם על שהטיח דברים כלפי מעלה, אפי' שהיה אדם גדול.</w:t>
      </w:r>
    </w:p>
    <w:p w14:paraId="3D7E6A4C" w14:textId="77777777" w:rsidR="00FD2712" w:rsidRPr="00FD2712" w:rsidRDefault="00E403A1" w:rsidP="001711C4">
      <w:pPr>
        <w:pStyle w:val="31"/>
        <w:framePr w:wrap="notBeside"/>
        <w:rPr>
          <w:rtl/>
        </w:rPr>
      </w:pPr>
      <w:r w:rsidRPr="00FD2712">
        <w:rPr>
          <w:rFonts w:hint="cs"/>
          <w:rtl/>
        </w:rPr>
        <w:t>לוי:</w:t>
      </w:r>
    </w:p>
    <w:p w14:paraId="08E03101" w14:textId="329A8111" w:rsidR="00381B41" w:rsidRPr="00F8723C" w:rsidRDefault="00E403A1" w:rsidP="00E403A1">
      <w:pPr>
        <w:pStyle w:val="affd"/>
        <w:rPr>
          <w:rStyle w:val="ac"/>
          <w:rFonts w:cs="PFT_Frank"/>
          <w:sz w:val="14"/>
          <w:rtl/>
        </w:rPr>
      </w:pPr>
      <w:r w:rsidRPr="00043784">
        <w:rPr>
          <w:rFonts w:hint="cs"/>
          <w:rtl/>
        </w:rPr>
        <w:t xml:space="preserve">לפני רבה בשמונה </w:t>
      </w:r>
      <w:r w:rsidRPr="00F8723C">
        <w:rPr>
          <w:rStyle w:val="ac"/>
          <w:rFonts w:cs="PFT_Frank" w:hint="cs"/>
          <w:sz w:val="14"/>
          <w:rtl/>
        </w:rPr>
        <w:t>סכינים</w:t>
      </w:r>
      <w:r w:rsidRPr="00043784">
        <w:rPr>
          <w:rFonts w:hint="cs"/>
          <w:rtl/>
        </w:rPr>
        <w:t xml:space="preserve">, </w:t>
      </w:r>
    </w:p>
    <w:p w14:paraId="2AE53220" w14:textId="77777777" w:rsidR="00FD2712" w:rsidRPr="00FD2712" w:rsidRDefault="00E403A1" w:rsidP="001711C4">
      <w:pPr>
        <w:pStyle w:val="31"/>
        <w:framePr w:wrap="notBeside"/>
        <w:rPr>
          <w:rtl/>
        </w:rPr>
      </w:pPr>
      <w:r w:rsidRPr="00FD2712">
        <w:rPr>
          <w:rFonts w:hint="cs"/>
          <w:rtl/>
        </w:rPr>
        <w:t>שמואל:</w:t>
      </w:r>
    </w:p>
    <w:p w14:paraId="1BC4B36E" w14:textId="03DBEFCD" w:rsidR="00E403A1" w:rsidRPr="000C1CD3" w:rsidRDefault="00E403A1" w:rsidP="00E403A1">
      <w:pPr>
        <w:pStyle w:val="affd"/>
        <w:rPr>
          <w:rStyle w:val="af6"/>
          <w:rtl/>
        </w:rPr>
      </w:pPr>
      <w:r w:rsidRPr="00043784">
        <w:rPr>
          <w:rFonts w:hint="cs"/>
          <w:rtl/>
        </w:rPr>
        <w:t xml:space="preserve">לפני מלך פרס בח' </w:t>
      </w:r>
      <w:r w:rsidRPr="00F8723C">
        <w:rPr>
          <w:rStyle w:val="ac"/>
          <w:rFonts w:cs="PFT_Frank" w:hint="cs"/>
          <w:sz w:val="14"/>
          <w:rtl/>
        </w:rPr>
        <w:t>כוסות</w:t>
      </w:r>
      <w:r w:rsidRPr="00043784">
        <w:rPr>
          <w:rFonts w:hint="cs"/>
          <w:rtl/>
        </w:rPr>
        <w:t xml:space="preserve"> </w:t>
      </w:r>
      <w:r w:rsidRPr="00F8723C">
        <w:rPr>
          <w:rStyle w:val="ac"/>
          <w:rFonts w:cs="PFT_Frank" w:hint="cs"/>
          <w:sz w:val="14"/>
          <w:rtl/>
        </w:rPr>
        <w:t>יין</w:t>
      </w:r>
      <w:r w:rsidRPr="00043784">
        <w:rPr>
          <w:rFonts w:hint="cs"/>
          <w:rtl/>
        </w:rPr>
        <w:t xml:space="preserve">, </w:t>
      </w:r>
    </w:p>
    <w:p w14:paraId="198F672F" w14:textId="77777777" w:rsidR="00FD2712" w:rsidRPr="00FD2712" w:rsidRDefault="00E403A1" w:rsidP="001711C4">
      <w:pPr>
        <w:pStyle w:val="31"/>
        <w:framePr w:wrap="notBeside"/>
        <w:rPr>
          <w:rtl/>
        </w:rPr>
      </w:pPr>
      <w:r w:rsidRPr="00FD2712">
        <w:rPr>
          <w:rFonts w:hint="cs"/>
          <w:rtl/>
        </w:rPr>
        <w:t>אביי:</w:t>
      </w:r>
    </w:p>
    <w:p w14:paraId="6424420C" w14:textId="339E1BEF" w:rsidR="00E403A1" w:rsidRPr="00043784" w:rsidRDefault="00E403A1" w:rsidP="00E403A1">
      <w:pPr>
        <w:pStyle w:val="affd"/>
        <w:widowControl w:val="0"/>
        <w:rPr>
          <w:rtl/>
        </w:rPr>
      </w:pPr>
      <w:r w:rsidRPr="00043784">
        <w:rPr>
          <w:rFonts w:hint="cs"/>
          <w:rtl/>
        </w:rPr>
        <w:t xml:space="preserve">לפני רבה בשמונה [ד'] </w:t>
      </w:r>
      <w:r w:rsidRPr="00F8723C">
        <w:rPr>
          <w:rStyle w:val="ac"/>
          <w:rFonts w:cs="PFT_Frank" w:hint="cs"/>
          <w:sz w:val="14"/>
          <w:rtl/>
        </w:rPr>
        <w:t>ביצים</w:t>
      </w:r>
      <w:r w:rsidRPr="00043784">
        <w:rPr>
          <w:rFonts w:hint="cs"/>
          <w:rtl/>
        </w:rPr>
        <w:t>.</w:t>
      </w:r>
    </w:p>
    <w:p w14:paraId="5E06C450" w14:textId="77777777" w:rsidR="00E403A1" w:rsidRPr="00043784" w:rsidRDefault="00E403A1" w:rsidP="00381B41">
      <w:pPr>
        <w:widowControl w:val="0"/>
        <w:spacing w:before="60"/>
        <w:rPr>
          <w:rtl/>
        </w:rPr>
      </w:pPr>
      <w:bookmarkStart w:id="394" w:name="_Toc155720575"/>
      <w:r w:rsidRPr="00AE32A9">
        <w:rPr>
          <w:rStyle w:val="af2"/>
          <w:rFonts w:hint="cs"/>
          <w:rtl/>
        </w:rPr>
        <w:t>כששמחו בבית השואבה</w:t>
      </w:r>
      <w:bookmarkEnd w:id="394"/>
      <w:r w:rsidRPr="00043784">
        <w:rPr>
          <w:rFonts w:hint="cs"/>
          <w:rtl/>
        </w:rPr>
        <w:t xml:space="preserve"> לא טעמו טעם שינה נמנמו על כתפי השני, שעה ראשונה תמיד שחר, תפלה, קרבן מוסף מוספין, משם לביהמ</w:t>
      </w:r>
      <w:r w:rsidRPr="00043784">
        <w:rPr>
          <w:rtl/>
        </w:rPr>
        <w:t>"</w:t>
      </w:r>
      <w:r w:rsidRPr="00043784">
        <w:rPr>
          <w:rFonts w:hint="cs"/>
          <w:rtl/>
        </w:rPr>
        <w:t>ד, ואח</w:t>
      </w:r>
      <w:r w:rsidRPr="00043784">
        <w:rPr>
          <w:rtl/>
        </w:rPr>
        <w:t>"</w:t>
      </w:r>
      <w:r w:rsidRPr="00043784">
        <w:rPr>
          <w:rFonts w:hint="cs"/>
          <w:rtl/>
        </w:rPr>
        <w:t>כ לאכילה ושתיה, למנחה, לתמיד דבין הערביים, מכאן ואילך לשמחת בית השואבה.</w:t>
      </w:r>
    </w:p>
    <w:p w14:paraId="44A617DD" w14:textId="77777777" w:rsidR="00930F19" w:rsidRPr="00043784" w:rsidRDefault="00E403A1" w:rsidP="00A57A66">
      <w:pPr>
        <w:widowControl w:val="0"/>
        <w:spacing w:before="60"/>
        <w:rPr>
          <w:rtl/>
        </w:rPr>
      </w:pPr>
      <w:bookmarkStart w:id="395" w:name="_Toc155720576"/>
      <w:r w:rsidRPr="00043784">
        <w:rPr>
          <w:rStyle w:val="a6"/>
          <w:rFonts w:hint="cs"/>
          <w:spacing w:val="0"/>
          <w:rtl/>
        </w:rPr>
        <w:t>ט</w:t>
      </w:r>
      <w:r w:rsidRPr="00043784">
        <w:rPr>
          <w:rStyle w:val="a6"/>
          <w:spacing w:val="0"/>
          <w:rtl/>
        </w:rPr>
        <w:t>"</w:t>
      </w:r>
      <w:r w:rsidRPr="00043784">
        <w:rPr>
          <w:rStyle w:val="a6"/>
          <w:rFonts w:hint="cs"/>
          <w:spacing w:val="0"/>
          <w:rtl/>
        </w:rPr>
        <w:t>ו מעלות</w:t>
      </w:r>
      <w:bookmarkEnd w:id="395"/>
      <w:r w:rsidRPr="00AE32A9">
        <w:rPr>
          <w:rFonts w:hint="cs"/>
          <w:rtl/>
        </w:rPr>
        <w:t xml:space="preserve"> </w:t>
      </w:r>
      <w:r w:rsidRPr="00F8723C">
        <w:rPr>
          <w:rStyle w:val="ac"/>
          <w:rFonts w:cs="PFT_Frank" w:hint="cs"/>
          <w:sz w:val="14"/>
          <w:rtl/>
        </w:rPr>
        <w:t>אמרם דוד</w:t>
      </w:r>
      <w:r w:rsidRPr="00043784">
        <w:rPr>
          <w:rFonts w:hint="cs"/>
          <w:rtl/>
        </w:rPr>
        <w:t xml:space="preserve"> כשכרה השיתין</w:t>
      </w:r>
      <w:r w:rsidR="00A57A66" w:rsidRPr="00043784">
        <w:rPr>
          <w:rFonts w:hint="cs"/>
          <w:rtl/>
        </w:rPr>
        <w:t>,</w:t>
      </w:r>
      <w:r w:rsidRPr="00043784">
        <w:rPr>
          <w:rFonts w:hint="cs"/>
          <w:rtl/>
        </w:rPr>
        <w:t xml:space="preserve"> </w:t>
      </w:r>
      <w:r w:rsidR="00A57A66" w:rsidRPr="00043784">
        <w:rPr>
          <w:rFonts w:hint="cs"/>
          <w:rtl/>
        </w:rPr>
        <w:t xml:space="preserve">צף התהום ואיים לשטוף העולם שאל מי יודע אם מותר להטיל שם למים, </w:t>
      </w:r>
      <w:r w:rsidRPr="00043784">
        <w:rPr>
          <w:rFonts w:hint="cs"/>
          <w:rtl/>
        </w:rPr>
        <w:t xml:space="preserve">וכשלא אמרו לו קילל דהיודע ולא אומר יחנק בגרונו, </w:t>
      </w:r>
      <w:r w:rsidRPr="000C1CD3">
        <w:rPr>
          <w:rStyle w:val="af6"/>
          <w:rFonts w:hint="cs"/>
          <w:rtl/>
        </w:rPr>
        <w:t>ועשה אחיתופל ק</w:t>
      </w:r>
      <w:r w:rsidRPr="000C1CD3">
        <w:rPr>
          <w:rStyle w:val="af6"/>
          <w:rtl/>
        </w:rPr>
        <w:t>"</w:t>
      </w:r>
      <w:r w:rsidRPr="000C1CD3">
        <w:rPr>
          <w:rStyle w:val="af6"/>
          <w:rFonts w:hint="cs"/>
          <w:rtl/>
        </w:rPr>
        <w:t xml:space="preserve">ו </w:t>
      </w:r>
      <w:r w:rsidRPr="00043784">
        <w:rPr>
          <w:rFonts w:hint="cs"/>
          <w:rtl/>
        </w:rPr>
        <w:t>אם הקב''ה מוחק שמו לעשות שלום בין איש לאשתו</w:t>
      </w:r>
      <w:r w:rsidR="00930F19" w:rsidRPr="00043784">
        <w:rPr>
          <w:rFonts w:hint="cs"/>
          <w:rtl/>
        </w:rPr>
        <w:t>,</w:t>
      </w:r>
      <w:r w:rsidRPr="00043784">
        <w:rPr>
          <w:rFonts w:hint="cs"/>
          <w:rtl/>
        </w:rPr>
        <w:t xml:space="preserve"> כ''ש לכל העולם כולו. </w:t>
      </w:r>
    </w:p>
    <w:p w14:paraId="32EE5B38" w14:textId="77777777" w:rsidR="00D75119" w:rsidRPr="00043784" w:rsidRDefault="00E403A1" w:rsidP="00930F19">
      <w:pPr>
        <w:pStyle w:val="affd"/>
        <w:rPr>
          <w:rtl/>
        </w:rPr>
      </w:pPr>
      <w:r w:rsidRPr="00043784">
        <w:rPr>
          <w:rFonts w:hint="cs"/>
          <w:rtl/>
        </w:rPr>
        <w:t>כתב שם על חרס</w:t>
      </w:r>
      <w:r w:rsidR="00930F19" w:rsidRPr="00043784">
        <w:rPr>
          <w:rFonts w:hint="cs"/>
          <w:rtl/>
        </w:rPr>
        <w:t>,</w:t>
      </w:r>
      <w:r w:rsidRPr="00043784">
        <w:rPr>
          <w:rFonts w:hint="cs"/>
          <w:rtl/>
        </w:rPr>
        <w:t xml:space="preserve"> וזרק לתהום</w:t>
      </w:r>
      <w:r w:rsidR="00930F19" w:rsidRPr="00043784">
        <w:rPr>
          <w:rFonts w:hint="cs"/>
          <w:rtl/>
        </w:rPr>
        <w:t>,</w:t>
      </w:r>
      <w:r w:rsidRPr="00043784">
        <w:rPr>
          <w:rFonts w:hint="cs"/>
          <w:rtl/>
        </w:rPr>
        <w:t xml:space="preserve"> וירד ט</w:t>
      </w:r>
      <w:r w:rsidRPr="00043784">
        <w:rPr>
          <w:rtl/>
        </w:rPr>
        <w:t>"</w:t>
      </w:r>
      <w:r w:rsidRPr="00043784">
        <w:rPr>
          <w:rFonts w:hint="cs"/>
          <w:rtl/>
        </w:rPr>
        <w:t>ז אלף אמה.</w:t>
      </w:r>
    </w:p>
    <w:p w14:paraId="7D2E3654" w14:textId="77777777" w:rsidR="00E403A1" w:rsidRPr="00C01657" w:rsidRDefault="00D75119" w:rsidP="009D377E">
      <w:pPr>
        <w:pStyle w:val="ad"/>
        <w:framePr w:wrap="around"/>
        <w:rPr>
          <w:rtl/>
        </w:rPr>
      </w:pPr>
      <w:bookmarkStart w:id="396" w:name="_Toc155720577"/>
      <w:r w:rsidRPr="00C01657">
        <w:rPr>
          <w:rFonts w:hint="cs"/>
          <w:rtl/>
        </w:rPr>
        <w:t>נג:</w:t>
      </w:r>
      <w:bookmarkEnd w:id="396"/>
      <w:r w:rsidR="00E403A1" w:rsidRPr="00C01657">
        <w:rPr>
          <w:rFonts w:hint="cs"/>
          <w:rtl/>
        </w:rPr>
        <w:t xml:space="preserve"> </w:t>
      </w:r>
    </w:p>
    <w:p w14:paraId="70E71D30" w14:textId="7E81E5FE" w:rsidR="00E403A1" w:rsidRPr="00043784" w:rsidRDefault="00E403A1" w:rsidP="00A57A66">
      <w:pPr>
        <w:pStyle w:val="affd"/>
        <w:rPr>
          <w:rtl/>
        </w:rPr>
      </w:pPr>
      <w:r w:rsidRPr="000C1CD3">
        <w:rPr>
          <w:rStyle w:val="af6"/>
          <w:rFonts w:hint="cs"/>
          <w:rtl/>
        </w:rPr>
        <w:t>ואמר דוד</w:t>
      </w:r>
      <w:r w:rsidRPr="00043784">
        <w:rPr>
          <w:rFonts w:hint="cs"/>
          <w:rtl/>
        </w:rPr>
        <w:t xml:space="preserve"> ט</w:t>
      </w:r>
      <w:r w:rsidRPr="00043784">
        <w:rPr>
          <w:rtl/>
        </w:rPr>
        <w:t>"</w:t>
      </w:r>
      <w:r w:rsidRPr="00043784">
        <w:rPr>
          <w:rFonts w:hint="cs"/>
          <w:rtl/>
        </w:rPr>
        <w:t>ו מעלות להעלותו</w:t>
      </w:r>
      <w:r w:rsidR="00930F19" w:rsidRPr="00043784">
        <w:rPr>
          <w:rFonts w:hint="cs"/>
          <w:rtl/>
        </w:rPr>
        <w:t>,</w:t>
      </w:r>
      <w:r w:rsidRPr="00043784">
        <w:rPr>
          <w:rFonts w:hint="cs"/>
          <w:rtl/>
        </w:rPr>
        <w:t xml:space="preserve"> שתהא רטיבות בקרקע והעמיד באלף אמה. ש</w:t>
      </w:r>
      <w:r w:rsidRPr="00043784">
        <w:rPr>
          <w:rtl/>
        </w:rPr>
        <w:t>"</w:t>
      </w:r>
      <w:r w:rsidRPr="00043784">
        <w:rPr>
          <w:rFonts w:hint="cs"/>
          <w:rtl/>
        </w:rPr>
        <w:t xml:space="preserve">מ סומכא דארעא אלף אמות, ומה </w:t>
      </w:r>
      <w:r w:rsidR="00E12D57">
        <w:rPr>
          <w:rFonts w:hint="cs"/>
          <w:rtl/>
        </w:rPr>
        <w:t>ש</w:t>
      </w:r>
      <w:r w:rsidR="00A57A66" w:rsidRPr="00043784">
        <w:rPr>
          <w:rFonts w:hint="cs"/>
          <w:rtl/>
        </w:rPr>
        <w:t xml:space="preserve">כשכורין קצת יוצאין מים </w:t>
      </w:r>
      <w:r w:rsidR="00E12D57">
        <w:rPr>
          <w:rFonts w:hint="cs"/>
          <w:rtl/>
        </w:rPr>
        <w:t>-</w:t>
      </w:r>
      <w:r w:rsidR="00A57A66" w:rsidRPr="00043784">
        <w:rPr>
          <w:rFonts w:hint="cs"/>
          <w:rtl/>
        </w:rPr>
        <w:t xml:space="preserve"> </w:t>
      </w:r>
      <w:r w:rsidR="00E12D57">
        <w:rPr>
          <w:rFonts w:hint="cs"/>
          <w:rtl/>
        </w:rPr>
        <w:t xml:space="preserve">הוא </w:t>
      </w:r>
      <w:r w:rsidR="00A57A66" w:rsidRPr="00043784">
        <w:rPr>
          <w:rFonts w:hint="cs"/>
          <w:rtl/>
        </w:rPr>
        <w:t>מסולמא דפרת</w:t>
      </w:r>
      <w:r w:rsidRPr="00043784">
        <w:rPr>
          <w:rFonts w:hint="cs"/>
          <w:rtl/>
        </w:rPr>
        <w:t>.</w:t>
      </w:r>
    </w:p>
    <w:p w14:paraId="6D57B132" w14:textId="77777777" w:rsidR="00E403A1" w:rsidRPr="00043784" w:rsidRDefault="00E403A1" w:rsidP="00381B41">
      <w:pPr>
        <w:widowControl w:val="0"/>
        <w:spacing w:before="60"/>
        <w:rPr>
          <w:rtl/>
        </w:rPr>
      </w:pPr>
      <w:bookmarkStart w:id="397" w:name="_Toc155720578"/>
      <w:r w:rsidRPr="00FD2712">
        <w:rPr>
          <w:rStyle w:val="a6"/>
          <w:rFonts w:hint="cs"/>
          <w:rtl/>
        </w:rPr>
        <w:t>באו למעלה עשירית</w:t>
      </w:r>
      <w:bookmarkEnd w:id="397"/>
      <w:r w:rsidRPr="000C1CD3">
        <w:rPr>
          <w:rStyle w:val="af6"/>
          <w:rFonts w:hint="cs"/>
          <w:rtl/>
        </w:rPr>
        <w:t xml:space="preserve"> אי </w:t>
      </w:r>
      <w:r w:rsidRPr="00043784">
        <w:rPr>
          <w:rFonts w:hint="cs"/>
          <w:rtl/>
        </w:rPr>
        <w:t xml:space="preserve">ירדו ה' </w:t>
      </w:r>
      <w:r w:rsidRPr="000C1CD3">
        <w:rPr>
          <w:rStyle w:val="af6"/>
          <w:rFonts w:hint="cs"/>
          <w:rtl/>
        </w:rPr>
        <w:t>או</w:t>
      </w:r>
      <w:r w:rsidRPr="00043784">
        <w:rPr>
          <w:rFonts w:hint="cs"/>
          <w:rtl/>
        </w:rPr>
        <w:t xml:space="preserve"> י'- </w:t>
      </w:r>
      <w:r w:rsidRPr="00F8723C">
        <w:rPr>
          <w:rStyle w:val="ac"/>
          <w:rFonts w:cs="PFT_Frank" w:hint="cs"/>
          <w:sz w:val="14"/>
          <w:rtl/>
        </w:rPr>
        <w:t>תיקו</w:t>
      </w:r>
      <w:r w:rsidRPr="00043784">
        <w:rPr>
          <w:rFonts w:hint="cs"/>
          <w:rtl/>
        </w:rPr>
        <w:t>.</w:t>
      </w:r>
    </w:p>
    <w:p w14:paraId="5835C79E" w14:textId="77777777" w:rsidR="00E403A1" w:rsidRPr="000C1CD3" w:rsidRDefault="00E403A1" w:rsidP="00A57A66">
      <w:pPr>
        <w:pStyle w:val="affd"/>
        <w:rPr>
          <w:rStyle w:val="af6"/>
          <w:rtl/>
        </w:rPr>
      </w:pPr>
      <w:bookmarkStart w:id="398" w:name="_Toc155720579"/>
      <w:r w:rsidRPr="00043784">
        <w:rPr>
          <w:rStyle w:val="a6"/>
          <w:rFonts w:hint="cs"/>
          <w:spacing w:val="0"/>
          <w:rtl/>
        </w:rPr>
        <w:t>אחוריהם אל היכל ה'</w:t>
      </w:r>
      <w:bookmarkEnd w:id="398"/>
      <w:r w:rsidRPr="00043784">
        <w:rPr>
          <w:rFonts w:hint="cs"/>
          <w:rtl/>
        </w:rPr>
        <w:t xml:space="preserve"> שפרעו ומתריזין </w:t>
      </w:r>
      <w:r w:rsidR="00A57A66" w:rsidRPr="00043784">
        <w:rPr>
          <w:rFonts w:hint="cs"/>
          <w:rtl/>
        </w:rPr>
        <w:t xml:space="preserve">כלפי </w:t>
      </w:r>
      <w:r w:rsidRPr="00043784">
        <w:rPr>
          <w:rFonts w:hint="cs"/>
          <w:rtl/>
        </w:rPr>
        <w:t xml:space="preserve">מטה, </w:t>
      </w:r>
    </w:p>
    <w:p w14:paraId="2237ED5D" w14:textId="77777777" w:rsidR="00876664" w:rsidRPr="00043784" w:rsidRDefault="005C7D64" w:rsidP="003D6607">
      <w:pPr>
        <w:rPr>
          <w:rtl/>
        </w:rPr>
      </w:pPr>
      <w:bookmarkStart w:id="399" w:name="_Toc155720580"/>
      <w:r w:rsidRPr="00043784">
        <w:rPr>
          <w:rStyle w:val="a6"/>
          <w:rFonts w:hint="cs"/>
          <w:spacing w:val="0"/>
          <w:rtl/>
        </w:rPr>
        <w:t>כך</w:t>
      </w:r>
      <w:r w:rsidR="00E403A1" w:rsidRPr="00043784">
        <w:rPr>
          <w:rStyle w:val="a6"/>
          <w:rFonts w:hint="cs"/>
          <w:spacing w:val="0"/>
          <w:rtl/>
        </w:rPr>
        <w:t xml:space="preserve"> אמרו:</w:t>
      </w:r>
      <w:bookmarkEnd w:id="399"/>
      <w:r w:rsidR="00E403A1" w:rsidRPr="00043784">
        <w:rPr>
          <w:rFonts w:hint="cs"/>
          <w:rtl/>
        </w:rPr>
        <w:t xml:space="preserve"> </w:t>
      </w:r>
      <w:r w:rsidR="00876664" w:rsidRPr="00043784">
        <w:rPr>
          <w:rtl/>
        </w:rPr>
        <w:tab/>
      </w:r>
      <w:r w:rsidR="00E403A1" w:rsidRPr="00043784">
        <w:rPr>
          <w:rFonts w:hint="cs"/>
          <w:rtl/>
        </w:rPr>
        <w:t>הם משתחוים קדמה,</w:t>
      </w:r>
      <w:r w:rsidR="00A57A66" w:rsidRPr="00043784">
        <w:rPr>
          <w:rFonts w:hint="cs"/>
          <w:rtl/>
        </w:rPr>
        <w:t xml:space="preserve"> </w:t>
      </w:r>
      <w:r w:rsidR="00E403A1" w:rsidRPr="00043784">
        <w:rPr>
          <w:rFonts w:hint="cs"/>
          <w:rtl/>
        </w:rPr>
        <w:t xml:space="preserve"> </w:t>
      </w:r>
    </w:p>
    <w:p w14:paraId="5699D104" w14:textId="77777777" w:rsidR="00A57A66" w:rsidRPr="00043784" w:rsidRDefault="00A57A66" w:rsidP="002543AD">
      <w:pPr>
        <w:pStyle w:val="affd"/>
        <w:spacing w:after="60"/>
        <w:rPr>
          <w:rtl/>
        </w:rPr>
      </w:pPr>
      <w:bookmarkStart w:id="400" w:name="_Toc155720581"/>
      <w:r w:rsidRPr="00043784">
        <w:rPr>
          <w:rStyle w:val="a6"/>
          <w:rFonts w:hint="cs"/>
          <w:spacing w:val="0"/>
          <w:rtl/>
        </w:rPr>
        <w:t>ר''י היו שונין</w:t>
      </w:r>
      <w:bookmarkEnd w:id="400"/>
      <w:r w:rsidRPr="00043784">
        <w:rPr>
          <w:rFonts w:hint="cs"/>
          <w:rtl/>
        </w:rPr>
        <w:t xml:space="preserve"> </w:t>
      </w:r>
      <w:r w:rsidR="00E403A1" w:rsidRPr="00043784">
        <w:rPr>
          <w:rFonts w:hint="cs"/>
          <w:rtl/>
        </w:rPr>
        <w:t>אנו לי-ה,</w:t>
      </w:r>
      <w:r w:rsidRPr="00043784">
        <w:rPr>
          <w:rFonts w:hint="cs"/>
          <w:rtl/>
        </w:rPr>
        <w:t xml:space="preserve"> משתחווין, </w:t>
      </w:r>
      <w:r w:rsidR="00E403A1" w:rsidRPr="00043784">
        <w:rPr>
          <w:rFonts w:hint="cs"/>
          <w:rtl/>
        </w:rPr>
        <w:t xml:space="preserve"> ועיננו לי-ה</w:t>
      </w:r>
      <w:r w:rsidRPr="00043784">
        <w:rPr>
          <w:rFonts w:hint="cs"/>
          <w:rtl/>
        </w:rPr>
        <w:t>,</w:t>
      </w:r>
      <w:r w:rsidR="00E403A1" w:rsidRPr="00043784">
        <w:rPr>
          <w:rFonts w:hint="cs"/>
          <w:rtl/>
        </w:rPr>
        <w:t xml:space="preserve"> מייחלות.</w:t>
      </w:r>
    </w:p>
    <w:p>
      <w:pPr>
        <w:pStyle w:val="MishnaBatzad"/>
        <w:rPr>
          <w:ins w:id="20273" w:author="קלוד" w:date="2026-10-06T10:10:33Z"/>
        </w:rPr>
      </w:pPr>
      <w:ins w:id="20272" w:author="קלוד" w:date="2026-10-06T10:10:33Z">
        <w:r>
          <w:t xml:space="preserve">משנה ה</w:t>
        </w:r>
      </w:ins>
    </w:p>
    <w:p w14:paraId="6BB46831" w14:textId="77777777" w:rsidR="00876664" w:rsidRPr="00E12D57" w:rsidRDefault="00E403A1" w:rsidP="009D377E">
      <w:pPr>
        <w:pStyle w:val="afff"/>
        <w:rPr>
          <w:rtl/>
        </w:rPr>
      </w:pPr>
      <w:bookmarkStart w:id="401" w:name="_Toc155720582"/>
      <w:r w:rsidRPr="005976CC">
        <w:rPr>
          <w:rStyle w:val="afffd"/>
          <w:rFonts w:hint="cs"/>
          <w:rtl/>
        </w:rPr>
        <w:t>אין פוחתין מכא' תקיעות במקדש</w:t>
      </w:r>
      <w:r w:rsidRPr="00E12D57">
        <w:rPr>
          <w:rFonts w:hint="cs"/>
          <w:rtl/>
        </w:rPr>
        <w:t xml:space="preserve"> ואין מוסיפין על מח',</w:t>
      </w:r>
      <w:bookmarkEnd w:id="401"/>
    </w:p>
    <w:p w14:paraId="030E0914" w14:textId="121E78D0" w:rsidR="00E403A1" w:rsidRPr="00C01657" w:rsidRDefault="00E403A1" w:rsidP="009D377E">
      <w:pPr>
        <w:pStyle w:val="a3"/>
        <w:rPr>
          <w:rtl/>
        </w:rPr>
      </w:pPr>
      <w:bookmarkStart w:id="402" w:name="_Toc155720583"/>
      <w:r w:rsidRPr="00C01657">
        <w:rPr>
          <w:rStyle w:val="afff0"/>
          <w:rFonts w:hint="cs"/>
          <w:rtl/>
        </w:rPr>
        <w:t>בכל יום</w:t>
      </w:r>
      <w:bookmarkEnd w:id="402"/>
      <w:r w:rsidRPr="00C01657">
        <w:rPr>
          <w:rFonts w:hint="cs"/>
          <w:rtl/>
        </w:rPr>
        <w:t xml:space="preserve"> </w:t>
      </w:r>
      <w:r w:rsidRPr="00C01657">
        <w:rPr>
          <w:rStyle w:val="afff0"/>
          <w:rFonts w:hint="cs"/>
          <w:rtl/>
        </w:rPr>
        <w:t>תקעו כא'</w:t>
      </w:r>
      <w:r w:rsidR="00E12D57">
        <w:rPr>
          <w:rFonts w:hint="cs"/>
          <w:rtl/>
        </w:rPr>
        <w:t xml:space="preserve"> תקיעות</w:t>
      </w:r>
      <w:r w:rsidRPr="00C01657">
        <w:rPr>
          <w:rFonts w:hint="cs"/>
          <w:rtl/>
        </w:rPr>
        <w:t>,</w:t>
      </w:r>
    </w:p>
    <w:p w14:paraId="4C7EFFAF" w14:textId="77777777" w:rsidR="003A2C39" w:rsidRPr="00C01657" w:rsidRDefault="00E403A1" w:rsidP="009D377E">
      <w:pPr>
        <w:pStyle w:val="a3"/>
        <w:rPr>
          <w:rtl/>
        </w:rPr>
      </w:pPr>
      <w:r w:rsidRPr="00C01657">
        <w:rPr>
          <w:rFonts w:hint="cs"/>
          <w:rtl/>
        </w:rPr>
        <w:t xml:space="preserve">ג' לפתיחת שערים, ט' לתמיד של שחר, </w:t>
      </w:r>
    </w:p>
    <w:p w14:paraId="3F23B7FD" w14:textId="77777777" w:rsidR="00E403A1" w:rsidRPr="00C01657" w:rsidRDefault="00E403A1" w:rsidP="009D377E">
      <w:pPr>
        <w:pStyle w:val="a3"/>
        <w:rPr>
          <w:rtl/>
        </w:rPr>
      </w:pPr>
      <w:r w:rsidRPr="00C01657">
        <w:rPr>
          <w:rFonts w:hint="cs"/>
          <w:rtl/>
        </w:rPr>
        <w:t xml:space="preserve">ט' לתמיד של בין הערביים, ובמוספין הוסיפו תשע, </w:t>
      </w:r>
    </w:p>
    <w:p w14:paraId="58564677" w14:textId="77777777" w:rsidR="00E403A1" w:rsidRPr="00C01657" w:rsidRDefault="00E403A1" w:rsidP="009D377E">
      <w:pPr>
        <w:pStyle w:val="a3"/>
        <w:rPr>
          <w:rtl/>
        </w:rPr>
      </w:pPr>
      <w:bookmarkStart w:id="403" w:name="_Toc155720584"/>
      <w:r w:rsidRPr="00C01657">
        <w:rPr>
          <w:rStyle w:val="afff0"/>
          <w:rFonts w:hint="cs"/>
          <w:rtl/>
        </w:rPr>
        <w:t>בער</w:t>
      </w:r>
      <w:r w:rsidRPr="00C01657">
        <w:rPr>
          <w:rStyle w:val="afff0"/>
          <w:rtl/>
        </w:rPr>
        <w:t>"</w:t>
      </w:r>
      <w:r w:rsidRPr="00C01657">
        <w:rPr>
          <w:rStyle w:val="afff0"/>
          <w:rFonts w:hint="cs"/>
          <w:rtl/>
        </w:rPr>
        <w:t>ש</w:t>
      </w:r>
      <w:bookmarkEnd w:id="403"/>
      <w:r w:rsidRPr="00C01657">
        <w:rPr>
          <w:rFonts w:hint="cs"/>
          <w:rtl/>
        </w:rPr>
        <w:t xml:space="preserve"> </w:t>
      </w:r>
      <w:r w:rsidRPr="00C01657">
        <w:rPr>
          <w:rStyle w:val="afff0"/>
          <w:rFonts w:hint="cs"/>
          <w:rtl/>
        </w:rPr>
        <w:t>הוסיפו שש,</w:t>
      </w:r>
    </w:p>
    <w:p w14:paraId="00DA301B" w14:textId="77777777" w:rsidR="00E403A1" w:rsidRPr="00E12D57" w:rsidRDefault="00E403A1" w:rsidP="009D377E">
      <w:pPr>
        <w:pStyle w:val="a3"/>
        <w:rPr>
          <w:rtl/>
        </w:rPr>
      </w:pPr>
      <w:r w:rsidRPr="00E12D57">
        <w:rPr>
          <w:rFonts w:hint="cs"/>
          <w:rtl/>
        </w:rPr>
        <w:t>ג' להבטיל העם ממלאכה, וג' להבדיל בין הקדש והחול.</w:t>
      </w:r>
    </w:p>
    <w:p w14:paraId="4D742C5D" w14:textId="77777777" w:rsidR="00E403A1" w:rsidRPr="00C01657" w:rsidRDefault="00E403A1" w:rsidP="009D377E">
      <w:pPr>
        <w:pStyle w:val="a3"/>
        <w:rPr>
          <w:rtl/>
        </w:rPr>
      </w:pPr>
      <w:bookmarkStart w:id="404" w:name="_Toc155720585"/>
      <w:r w:rsidRPr="00C01657">
        <w:rPr>
          <w:rStyle w:val="afff0"/>
          <w:rFonts w:hint="cs"/>
          <w:rtl/>
        </w:rPr>
        <w:t>ער</w:t>
      </w:r>
      <w:r w:rsidRPr="00C01657">
        <w:rPr>
          <w:rStyle w:val="afff0"/>
          <w:rtl/>
        </w:rPr>
        <w:t>"</w:t>
      </w:r>
      <w:r w:rsidRPr="00C01657">
        <w:rPr>
          <w:rStyle w:val="afff0"/>
          <w:rFonts w:hint="cs"/>
          <w:rtl/>
        </w:rPr>
        <w:t>ש שבחג</w:t>
      </w:r>
      <w:bookmarkEnd w:id="404"/>
      <w:r w:rsidRPr="00C01657">
        <w:rPr>
          <w:rFonts w:hint="cs"/>
          <w:rtl/>
        </w:rPr>
        <w:t xml:space="preserve"> </w:t>
      </w:r>
      <w:r w:rsidRPr="00C01657">
        <w:rPr>
          <w:rStyle w:val="afff0"/>
          <w:rFonts w:hint="cs"/>
          <w:rtl/>
        </w:rPr>
        <w:t>תקעו מח'</w:t>
      </w:r>
    </w:p>
    <w:p w14:paraId="7CD6BA3C" w14:textId="77777777" w:rsidR="00E403A1" w:rsidRPr="00C01657" w:rsidRDefault="00E403A1" w:rsidP="009D377E">
      <w:pPr>
        <w:pStyle w:val="a3"/>
        <w:rPr>
          <w:rtl/>
        </w:rPr>
      </w:pPr>
      <w:r w:rsidRPr="00C01657">
        <w:rPr>
          <w:rFonts w:hint="cs"/>
          <w:rtl/>
        </w:rPr>
        <w:t>ג' לפתיחת שערים, ג' לשער העליון,</w:t>
      </w:r>
    </w:p>
    <w:p w14:paraId="04A5C469" w14:textId="2BEF5EA3" w:rsidR="00E403A1" w:rsidRPr="00C01657" w:rsidRDefault="00E403A1" w:rsidP="009D377E">
      <w:pPr>
        <w:pStyle w:val="a3"/>
        <w:rPr>
          <w:rtl/>
        </w:rPr>
      </w:pPr>
      <w:r w:rsidRPr="00C01657">
        <w:rPr>
          <w:rFonts w:hint="cs"/>
          <w:rtl/>
        </w:rPr>
        <w:t>ג' לתחתון, ג' למילוי המים, וג' ע</w:t>
      </w:r>
      <w:r w:rsidRPr="00C01657">
        <w:rPr>
          <w:rtl/>
        </w:rPr>
        <w:t>"</w:t>
      </w:r>
      <w:r w:rsidRPr="00C01657">
        <w:rPr>
          <w:rFonts w:hint="cs"/>
          <w:rtl/>
        </w:rPr>
        <w:t xml:space="preserve">ג המזבח, וט' לתמיד של שחר, </w:t>
      </w:r>
    </w:p>
    <w:p w14:paraId="666CA20B" w14:textId="77777777" w:rsidR="00381B41" w:rsidRPr="00C01657" w:rsidRDefault="00E403A1" w:rsidP="009D377E">
      <w:pPr>
        <w:pStyle w:val="a3"/>
        <w:rPr>
          <w:rtl/>
        </w:rPr>
      </w:pPr>
      <w:r w:rsidRPr="00C01657">
        <w:rPr>
          <w:rFonts w:hint="cs"/>
          <w:rtl/>
        </w:rPr>
        <w:t xml:space="preserve">וט' לתמיד דבין הערביים, וט' למוספין, </w:t>
      </w:r>
    </w:p>
    <w:p w14:paraId="70917F26" w14:textId="77777777" w:rsidR="00E403A1" w:rsidRPr="00C01657" w:rsidRDefault="00E403A1" w:rsidP="009D377E">
      <w:pPr>
        <w:pStyle w:val="a3"/>
        <w:rPr>
          <w:rtl/>
        </w:rPr>
      </w:pPr>
      <w:r w:rsidRPr="00C01657">
        <w:rPr>
          <w:rFonts w:hint="cs"/>
          <w:rtl/>
        </w:rPr>
        <w:t>וג' להבטיל העם ממלאכה, וג' להבדיל בין קדש לחול.</w:t>
      </w:r>
    </w:p>
    <w:p w14:paraId="2A92B613" w14:textId="77777777" w:rsidR="00E12D57" w:rsidRDefault="00E403A1" w:rsidP="00C31F22">
      <w:pPr>
        <w:widowControl w:val="0"/>
        <w:rPr>
          <w:rtl/>
        </w:rPr>
      </w:pPr>
      <w:bookmarkStart w:id="405" w:name="_Toc155720586"/>
      <w:r>
        <w:rPr>
          <w:rStyle w:val="af2"/>
          <w:rFonts w:hint="cs"/>
          <w:rtl/>
        </w:rPr>
        <w:t xml:space="preserve">מתני לא </w:t>
      </w:r>
      <w:r>
        <w:rPr>
          <w:rStyle w:val="af6"/>
          <w:rFonts w:hint="cs"/>
          <w:rtl/>
          <w:rPrChange w:id="9084" w:author="מנוע אמוראים" w:date="2026-10-05T16:41:47Z">
            <w:rPr>
              <w:rStyle w:val="af2"/>
              <w:rFonts w:hint="cs"/>
              <w:rtl/>
            </w:rPr>
          </w:rPrChange>
        </w:rPr>
        <w:t xml:space="preserve">כר</w:t>
      </w:r>
      <w:r>
        <w:rPr>
          <w:rStyle w:val="af6"/>
          <w:rtl/>
          <w:rPrChange w:id="9085" w:author="מנוע אמוראים" w:date="2026-10-05T16:41:47Z">
            <w:rPr>
              <w:rStyle w:val="af2"/>
              <w:rtl/>
            </w:rPr>
          </w:rPrChange>
        </w:rPr>
        <w:t xml:space="preserve">"</w:t>
      </w:r>
      <w:r>
        <w:rPr>
          <w:rStyle w:val="af6"/>
          <w:rFonts w:hint="cs"/>
          <w:rtl/>
          <w:rPrChange w:id="9086" w:author="מנוע אמוראים" w:date="2026-10-05T16:41:47Z">
            <w:rPr>
              <w:rStyle w:val="af2"/>
              <w:rFonts w:hint="cs"/>
              <w:rtl/>
            </w:rPr>
          </w:rPrChange>
        </w:rPr>
        <w:t xml:space="preserve">י</w:t>
      </w:r>
      <w:r>
        <w:rPr>
          <w:rStyle w:val="af2"/>
          <w:rFonts w:hint="cs"/>
          <w:rtl/>
        </w:rPr>
        <w:t xml:space="preserve">:</w:t>
      </w:r>
      <w:bookmarkEnd w:id="405"/>
      <w:r w:rsidRPr="0063248A">
        <w:rPr>
          <w:rStyle w:val="af2"/>
          <w:rFonts w:hint="cs"/>
          <w:rtl/>
        </w:rPr>
        <w:t xml:space="preserve"> </w:t>
      </w:r>
      <w:r w:rsidRPr="00043784">
        <w:rPr>
          <w:rFonts w:hint="cs"/>
          <w:rtl/>
        </w:rPr>
        <w:t xml:space="preserve">דלא יפחות משבע ולא יוסיף על טז', </w:t>
      </w:r>
    </w:p>
    <w:p w14:paraId="1E0D0BE5" w14:textId="77777777" w:rsidR="00E12D57" w:rsidRPr="00E12D57" w:rsidRDefault="00E403A1" w:rsidP="001711C4">
      <w:pPr>
        <w:pStyle w:val="31"/>
        <w:framePr w:wrap="notBeside"/>
        <w:rPr>
          <w:rtl/>
        </w:rPr>
      </w:pPr>
      <w:r w:rsidRPr="00E12D57">
        <w:rPr>
          <w:rFonts w:hint="cs"/>
          <w:rtl/>
        </w:rPr>
        <w:t>ד</w:t>
      </w:r>
      <w:r w:rsidR="00C31F22" w:rsidRPr="00E12D57">
        <w:rPr>
          <w:rFonts w:hint="cs"/>
          <w:rtl/>
        </w:rPr>
        <w:t>לר"י:</w:t>
      </w:r>
    </w:p>
    <w:p w14:paraId="18C7B803" w14:textId="2FD0B71C" w:rsidR="00E403A1" w:rsidRPr="00043784" w:rsidRDefault="00E403A1" w:rsidP="00C31F22">
      <w:pPr>
        <w:widowControl w:val="0"/>
        <w:rPr>
          <w:rtl/>
        </w:rPr>
      </w:pPr>
      <w:r w:rsidRPr="00043784">
        <w:rPr>
          <w:rFonts w:hint="cs"/>
          <w:rtl/>
        </w:rPr>
        <w:t xml:space="preserve">תקיעה תרועה תקיעה אחת היא, </w:t>
      </w:r>
      <w:r w:rsidR="00C31F22" w:rsidRPr="00043784">
        <w:rPr>
          <w:rFonts w:hint="cs"/>
          <w:rtl/>
        </w:rPr>
        <w:t>ד</w:t>
      </w:r>
      <w:r w:rsidR="00C31F22" w:rsidRPr="00043784">
        <w:rPr>
          <w:rStyle w:val="af8"/>
          <w:rFonts w:hint="cs"/>
          <w:rtl/>
        </w:rPr>
        <w:t>ותקעתם תרועה,</w:t>
      </w:r>
      <w:r w:rsidR="00C31F22" w:rsidRPr="00043784">
        <w:rPr>
          <w:rFonts w:hint="cs"/>
          <w:rtl/>
        </w:rPr>
        <w:t xml:space="preserve"> </w:t>
      </w:r>
    </w:p>
    <w:p w14:paraId="0CAE4D86" w14:textId="77777777" w:rsidR="00E12D57" w:rsidRPr="00E12D57" w:rsidRDefault="00E403A1" w:rsidP="001711C4">
      <w:pPr>
        <w:pStyle w:val="31"/>
        <w:framePr w:wrap="notBeside"/>
        <w:rPr>
          <w:rtl/>
        </w:rPr>
      </w:pPr>
      <w:r w:rsidRPr="00E12D57">
        <w:rPr>
          <w:rFonts w:hint="cs"/>
          <w:rtl/>
        </w:rPr>
        <w:t>ולרבנן:</w:t>
      </w:r>
    </w:p>
    <w:p w14:paraId="40EB1173" w14:textId="5852BDD8" w:rsidR="00C31F22" w:rsidRPr="00043784" w:rsidRDefault="00E403A1" w:rsidP="00E403A1">
      <w:pPr>
        <w:pStyle w:val="affd"/>
        <w:widowControl w:val="0"/>
        <w:rPr>
          <w:rtl/>
        </w:rPr>
      </w:pPr>
      <w:r w:rsidRPr="00043784">
        <w:rPr>
          <w:rFonts w:hint="cs"/>
          <w:rtl/>
        </w:rPr>
        <w:lastRenderedPageBreak/>
        <w:t>תקיעה לחוד ותרועה לחוד,</w:t>
      </w:r>
      <w:r w:rsidR="00C31F22" w:rsidRPr="00043784">
        <w:rPr>
          <w:rFonts w:hint="cs"/>
          <w:rtl/>
        </w:rPr>
        <w:t xml:space="preserve"> ד</w:t>
      </w:r>
      <w:r w:rsidR="00C31F22" w:rsidRPr="00043784">
        <w:rPr>
          <w:rStyle w:val="af8"/>
          <w:rFonts w:hint="cs"/>
          <w:rtl/>
        </w:rPr>
        <w:t>תתקעו ולא תריעו,</w:t>
      </w:r>
      <w:r w:rsidRPr="00043784">
        <w:rPr>
          <w:rFonts w:hint="cs"/>
          <w:rtl/>
        </w:rPr>
        <w:t xml:space="preserve"> </w:t>
      </w:r>
    </w:p>
    <w:p w14:paraId="6AD83B9C" w14:textId="46A88236" w:rsidR="00E12D57" w:rsidRPr="00E12D57" w:rsidRDefault="00C31F22" w:rsidP="001711C4">
      <w:pPr>
        <w:pStyle w:val="31"/>
        <w:framePr w:wrap="notBeside"/>
        <w:rPr>
          <w:rtl/>
        </w:rPr>
      </w:pPr>
      <w:r w:rsidRPr="00E12D57">
        <w:rPr>
          <w:rFonts w:hint="cs"/>
          <w:rtl/>
        </w:rPr>
        <w:t>והך</w:t>
      </w:r>
      <w:r w:rsidR="00E12D57">
        <w:rPr>
          <w:rFonts w:hint="cs"/>
          <w:rtl/>
        </w:rPr>
        <w:t>:</w:t>
      </w:r>
    </w:p>
    <w:p w14:paraId="150931C3" w14:textId="618490CD" w:rsidR="00C31F22" w:rsidRPr="00043784" w:rsidRDefault="00E403A1" w:rsidP="00E12D57">
      <w:pPr>
        <w:pStyle w:val="affd"/>
        <w:widowControl w:val="0"/>
        <w:rPr>
          <w:rtl/>
        </w:rPr>
      </w:pPr>
      <w:r w:rsidRPr="00043784">
        <w:rPr>
          <w:rStyle w:val="af8"/>
          <w:rFonts w:hint="cs"/>
          <w:rtl/>
        </w:rPr>
        <w:t>ותקעתם תרועה</w:t>
      </w:r>
      <w:r w:rsidRPr="00043784">
        <w:rPr>
          <w:rFonts w:hint="cs"/>
          <w:rtl/>
        </w:rPr>
        <w:t xml:space="preserve">, </w:t>
      </w:r>
      <w:r w:rsidR="00E12D57">
        <w:rPr>
          <w:rFonts w:hint="cs"/>
          <w:rtl/>
        </w:rPr>
        <w:t xml:space="preserve">- </w:t>
      </w:r>
      <w:r w:rsidRPr="00043784">
        <w:rPr>
          <w:rFonts w:hint="cs"/>
          <w:rtl/>
        </w:rPr>
        <w:t xml:space="preserve">לפשוטה לפניה ולאחריה, </w:t>
      </w:r>
    </w:p>
    <w:p w14:paraId="74F2D0C1" w14:textId="5D1E6253" w:rsidR="00E12D57" w:rsidRPr="00E12D57" w:rsidRDefault="00C31F22" w:rsidP="001711C4">
      <w:pPr>
        <w:pStyle w:val="31"/>
        <w:framePr w:wrap="notBeside"/>
        <w:rPr>
          <w:rtl/>
        </w:rPr>
      </w:pPr>
      <w:r w:rsidRPr="00E12D57">
        <w:rPr>
          <w:rFonts w:hint="cs"/>
          <w:rtl/>
        </w:rPr>
        <w:t>ולר''י</w:t>
      </w:r>
      <w:r w:rsidR="00E12D57">
        <w:rPr>
          <w:rFonts w:hint="cs"/>
          <w:rtl/>
        </w:rPr>
        <w:t>:</w:t>
      </w:r>
    </w:p>
    <w:p w14:paraId="1CC6B62C" w14:textId="4A6B5F6C" w:rsidR="00E403A1" w:rsidRPr="00043784" w:rsidRDefault="00E403A1" w:rsidP="00E12D57">
      <w:pPr>
        <w:pStyle w:val="affd"/>
        <w:widowControl w:val="0"/>
        <w:rPr>
          <w:rtl/>
        </w:rPr>
      </w:pPr>
      <w:r w:rsidRPr="00043784">
        <w:rPr>
          <w:rFonts w:hint="cs"/>
          <w:rtl/>
        </w:rPr>
        <w:t>סימן</w:t>
      </w:r>
      <w:r w:rsidR="00C31F22" w:rsidRPr="00043784">
        <w:rPr>
          <w:rFonts w:hint="cs"/>
          <w:rtl/>
        </w:rPr>
        <w:t xml:space="preserve"> בעלמא, </w:t>
      </w:r>
      <w:r w:rsidR="00C31F22" w:rsidRPr="000C1CD3">
        <w:rPr>
          <w:rStyle w:val="af6"/>
          <w:rFonts w:hint="cs"/>
          <w:rtl/>
        </w:rPr>
        <w:t>ולרבנן</w:t>
      </w:r>
      <w:r w:rsidR="00C31F22" w:rsidRPr="00043784">
        <w:rPr>
          <w:rFonts w:hint="cs"/>
          <w:rtl/>
        </w:rPr>
        <w:t xml:space="preserve"> </w:t>
      </w:r>
      <w:r w:rsidRPr="00043784">
        <w:rPr>
          <w:rFonts w:hint="cs"/>
          <w:rtl/>
        </w:rPr>
        <w:t>התורה עשאתו מצוה.</w:t>
      </w:r>
    </w:p>
    <w:p w14:paraId="5CF30D6E" w14:textId="77777777" w:rsidR="00E12D57" w:rsidRPr="00E12D57" w:rsidRDefault="00E403A1" w:rsidP="001711C4">
      <w:pPr>
        <w:pStyle w:val="31"/>
        <w:framePr w:wrap="notBeside"/>
        <w:rPr>
          <w:rtl/>
        </w:rPr>
      </w:pPr>
      <w:r w:rsidRPr="00E12D57">
        <w:rPr>
          <w:rFonts w:hint="cs"/>
          <w:rtl/>
        </w:rPr>
        <w:t>ר</w:t>
      </w:r>
      <w:r w:rsidRPr="00E12D57">
        <w:rPr>
          <w:rtl/>
        </w:rPr>
        <w:t>"</w:t>
      </w:r>
      <w:r w:rsidRPr="00E12D57">
        <w:rPr>
          <w:rFonts w:hint="cs"/>
          <w:rtl/>
        </w:rPr>
        <w:t>כ</w:t>
      </w:r>
    </w:p>
    <w:p w14:paraId="0E476F88" w14:textId="4248A772" w:rsidR="00E403A1" w:rsidRPr="00043784" w:rsidRDefault="00E403A1" w:rsidP="00E403A1">
      <w:pPr>
        <w:pStyle w:val="affd"/>
        <w:widowControl w:val="0"/>
        <w:rPr>
          <w:rtl/>
        </w:rPr>
      </w:pPr>
      <w:r w:rsidRPr="00043784">
        <w:rPr>
          <w:rFonts w:hint="cs"/>
          <w:rtl/>
        </w:rPr>
        <w:t xml:space="preserve">דאין בין תקיעה לתרועה כלום </w:t>
      </w:r>
      <w:r w:rsidRPr="000C1CD3">
        <w:rPr>
          <w:rStyle w:val="af6"/>
          <w:rFonts w:hint="cs"/>
          <w:rtl/>
        </w:rPr>
        <w:t>כר</w:t>
      </w:r>
      <w:r w:rsidRPr="000C1CD3">
        <w:rPr>
          <w:rStyle w:val="af6"/>
          <w:rtl/>
        </w:rPr>
        <w:t>"</w:t>
      </w:r>
      <w:r w:rsidRPr="000C1CD3">
        <w:rPr>
          <w:rStyle w:val="af6"/>
          <w:rFonts w:hint="cs"/>
          <w:rtl/>
        </w:rPr>
        <w:t>י</w:t>
      </w:r>
      <w:r w:rsidRPr="00043784">
        <w:rPr>
          <w:rFonts w:hint="cs"/>
          <w:rtl/>
        </w:rPr>
        <w:t>.</w:t>
      </w:r>
    </w:p>
    <w:p>
      <w:pPr>
        <w:pStyle w:val="ad"/>
        <w:rPr>
          <w:ins w:id="9110" w:author="הגהת סוכה" w:date="2026-09-27T12:23:34Z"/>
        </w:rPr>
      </w:pPr>
      <w:ins w:id="9111" w:author="הגהת סוכה" w:date="2026-09-27T12:23:34Z">
        <w:r>
          <w:t xml:space="preserve">נד.</w:t>
        </w:r>
      </w:ins>
    </w:p>
    <w:p w14:paraId="1A8FEE33" w14:textId="77777777" w:rsidR="0063248A" w:rsidRDefault="00E403A1" w:rsidP="003049F3">
      <w:pPr>
        <w:pStyle w:val="a5"/>
        <w:rPr>
          <w:rtl/>
        </w:rPr>
      </w:pPr>
      <w:ins w:id="9858" w:author="מספור קטעי משנה" w:date="2026-10-06T06:45:53Z">
        <w:r>
          <w:rPr>
            <w:rStyle w:val="MisparKeta"/>
          </w:rPr>
          <w:t xml:space="preserve">א. </w:t>
        </w:r>
      </w:ins>
      <w:bookmarkStart w:id="406" w:name="_Toc155720587"/>
      <w:r w:rsidRPr="0063248A">
        <w:rPr>
          <w:rFonts w:hint="cs"/>
          <w:rtl/>
        </w:rPr>
        <w:t>ע</w:t>
      </w:r>
      <w:r w:rsidRPr="0063248A">
        <w:rPr>
          <w:rtl/>
        </w:rPr>
        <w:t>"</w:t>
      </w:r>
      <w:r w:rsidRPr="0063248A">
        <w:rPr>
          <w:rFonts w:hint="cs"/>
          <w:rtl/>
        </w:rPr>
        <w:t>ש שבתוך החג</w:t>
      </w:r>
      <w:bookmarkEnd w:id="406"/>
      <w:r w:rsidRPr="00AE32A9">
        <w:rPr>
          <w:rFonts w:hint="cs"/>
          <w:rtl/>
        </w:rPr>
        <w:t xml:space="preserve"> </w:t>
      </w:r>
    </w:p>
    <w:p w14:paraId="2613F9AB" w14:textId="32F321B8" w:rsidR="00876664" w:rsidRPr="000C1CD3" w:rsidRDefault="00C31F22" w:rsidP="0063248A">
      <w:pPr>
        <w:widowControl w:val="0"/>
        <w:rPr>
          <w:rStyle w:val="af6"/>
          <w:rtl/>
        </w:rPr>
      </w:pPr>
      <w:r w:rsidRPr="00043784">
        <w:rPr>
          <w:rFonts w:hint="cs"/>
          <w:rtl/>
        </w:rPr>
        <w:t>ולא תקעו ב</w:t>
      </w:r>
      <w:r w:rsidR="00E403A1" w:rsidRPr="00043784">
        <w:rPr>
          <w:rFonts w:hint="cs"/>
          <w:rtl/>
        </w:rPr>
        <w:t>מעלה עשירית</w:t>
      </w:r>
      <w:r w:rsidR="0063248A">
        <w:rPr>
          <w:rFonts w:hint="cs"/>
          <w:rtl/>
        </w:rPr>
        <w:t xml:space="preserve"> </w:t>
      </w:r>
      <w:r w:rsidR="00E403A1" w:rsidRPr="000C1CD3">
        <w:rPr>
          <w:rStyle w:val="af6"/>
          <w:rFonts w:hint="cs"/>
          <w:rtl/>
        </w:rPr>
        <w:t>כראב</w:t>
      </w:r>
      <w:r w:rsidR="00E403A1" w:rsidRPr="000C1CD3">
        <w:rPr>
          <w:rStyle w:val="af6"/>
          <w:rtl/>
        </w:rPr>
        <w:t>"</w:t>
      </w:r>
      <w:r w:rsidR="00E403A1" w:rsidRPr="000C1CD3">
        <w:rPr>
          <w:rStyle w:val="af6"/>
          <w:rFonts w:hint="cs"/>
          <w:rtl/>
        </w:rPr>
        <w:t>י:</w:t>
      </w:r>
      <w:r w:rsidR="0063248A" w:rsidRPr="000C1CD3">
        <w:rPr>
          <w:rStyle w:val="af6"/>
          <w:rFonts w:hint="cs"/>
          <w:rtl/>
        </w:rPr>
        <w:t xml:space="preserve"> </w:t>
      </w:r>
      <w:r w:rsidR="00E403A1" w:rsidRPr="00043784">
        <w:rPr>
          <w:rFonts w:hint="cs"/>
          <w:rtl/>
        </w:rPr>
        <w:t>דעדיף ע</w:t>
      </w:r>
      <w:r w:rsidR="00E403A1" w:rsidRPr="00043784">
        <w:rPr>
          <w:rtl/>
        </w:rPr>
        <w:t>"</w:t>
      </w:r>
      <w:r w:rsidR="00E403A1" w:rsidRPr="00043784">
        <w:rPr>
          <w:rFonts w:hint="cs"/>
          <w:rtl/>
        </w:rPr>
        <w:t xml:space="preserve">ג המזבח, </w:t>
      </w:r>
    </w:p>
    <w:p w14:paraId="675DDB54" w14:textId="65E5E515" w:rsidR="00E403A1" w:rsidRPr="00043784" w:rsidRDefault="0063248A" w:rsidP="00876664">
      <w:pPr>
        <w:pStyle w:val="affd"/>
        <w:rPr>
          <w:rtl/>
        </w:rPr>
      </w:pPr>
      <w:r w:rsidRPr="000C1CD3">
        <w:rPr>
          <w:rStyle w:val="af6"/>
          <w:rFonts w:hint="cs"/>
          <w:rtl/>
        </w:rPr>
        <w:t>ולא כרבנן</w:t>
      </w:r>
      <w:r>
        <w:rPr>
          <w:rFonts w:hint="cs"/>
          <w:rtl/>
        </w:rPr>
        <w:t xml:space="preserve"> </w:t>
      </w:r>
      <w:r w:rsidR="00E12D57">
        <w:rPr>
          <w:rFonts w:hint="cs"/>
          <w:rtl/>
        </w:rPr>
        <w:t>ד</w:t>
      </w:r>
      <w:r w:rsidR="00E403A1" w:rsidRPr="00043784">
        <w:rPr>
          <w:rFonts w:hint="cs"/>
          <w:rtl/>
        </w:rPr>
        <w:t>תקע למילוי המים, ועדיף מעלה עשירית.</w:t>
      </w:r>
    </w:p>
    <w:p w14:paraId="16B406ED" w14:textId="795193CA" w:rsidR="00C31F22" w:rsidRPr="00E42FF2" w:rsidRDefault="0026136E" w:rsidP="00E42FF2">
      <w:pPr>
        <w:pStyle w:val="af1"/>
        <w:rPr>
          <w:rtl/>
        </w:rPr>
        <w:pPrChange w:id="90003" w:author="קלוד" w:date="2026-10-08T12:22:36Z">
          <w:pPr>
            <w:pStyle w:val="af"/>
          </w:pPr>
        </w:pPrChange>
      </w:pPr>
      <w:del w:id="90001" w:author="קלוד" w:date="2026-10-08T12:22:36Z">
        <w:r>
          <w:rPr>
            <w:rFonts w:hint="cs"/>
            <w:rtl/>
          </w:rPr>
          <w:delText xml:space="preserve">***</w:delText>
        </w:r>
      </w:del>
      <w:ins w:id="90002" w:author="קלוד" w:date="2026-10-08T12:22:36Z">
        <w:r>
          <w:rPr>
            <w:color w:val="7B3F00"/>
          </w:rPr>
          <w:t xml:space="preserve">תקיעה בחצוצרות על כל מוסף, ובשבת שבחג</w:t>
        </w:r>
      </w:ins>
    </w:p>
    <w:p w14:paraId="6247870A" w14:textId="77777777" w:rsidR="00E12D57" w:rsidRPr="00E12D57" w:rsidRDefault="00C31F22" w:rsidP="001711C4">
      <w:pPr>
        <w:pStyle w:val="31"/>
        <w:framePr w:wrap="notBeside"/>
        <w:rPr>
          <w:rtl/>
        </w:rPr>
      </w:pPr>
      <w:r w:rsidRPr="00E12D57">
        <w:rPr>
          <w:rFonts w:hint="cs"/>
          <w:rtl/>
        </w:rPr>
        <w:t>ראב''ח</w:t>
      </w:r>
    </w:p>
    <w:p w14:paraId="137A6AAC" w14:textId="051E411E" w:rsidR="00E403A1" w:rsidRPr="00043784" w:rsidRDefault="00E403A1" w:rsidP="00C31F22">
      <w:pPr>
        <w:pStyle w:val="affd"/>
        <w:rPr>
          <w:rtl/>
        </w:rPr>
      </w:pPr>
      <w:r w:rsidRPr="00043784">
        <w:rPr>
          <w:rStyle w:val="af8"/>
          <w:rFonts w:hint="cs"/>
          <w:rtl/>
        </w:rPr>
        <w:t>ובני אהרן הכהנים יתקעו בחצצרות'</w:t>
      </w:r>
      <w:r w:rsidRPr="00043784">
        <w:rPr>
          <w:rFonts w:hint="cs"/>
          <w:rtl/>
        </w:rPr>
        <w:t xml:space="preserve"> על כל מוסף ומוסף.</w:t>
      </w:r>
    </w:p>
    <w:p w14:paraId="0F72505F" w14:textId="77777777" w:rsidR="00E12D57" w:rsidRPr="00E12D57" w:rsidRDefault="00E403A1" w:rsidP="001711C4">
      <w:pPr>
        <w:pStyle w:val="31"/>
        <w:framePr w:wrap="notBeside"/>
        <w:rPr>
          <w:rtl/>
        </w:rPr>
      </w:pPr>
      <w:r w:rsidRPr="00E12D57">
        <w:rPr>
          <w:rFonts w:hint="cs"/>
          <w:rtl/>
        </w:rPr>
        <w:t>והך</w:t>
      </w:r>
    </w:p>
    <w:p w14:paraId="5A5B0147" w14:textId="023A95B0" w:rsidR="00876664" w:rsidRPr="00043784" w:rsidRDefault="00E403A1" w:rsidP="00E403A1">
      <w:pPr>
        <w:widowControl w:val="0"/>
        <w:rPr>
          <w:rStyle w:val="af4"/>
          <w:color w:val="auto"/>
          <w:rtl/>
        </w:rPr>
      </w:pPr>
      <w:r w:rsidRPr="00F8723C">
        <w:rPr>
          <w:rStyle w:val="ac"/>
          <w:rFonts w:cs="PFT_Frank" w:hint="cs"/>
          <w:sz w:val="14"/>
          <w:rtl/>
        </w:rPr>
        <w:t>דע</w:t>
      </w:r>
      <w:r w:rsidRPr="00F8723C">
        <w:rPr>
          <w:rStyle w:val="ac"/>
          <w:rFonts w:cs="PFT_Frank"/>
          <w:sz w:val="14"/>
          <w:rtl/>
        </w:rPr>
        <w:t>"</w:t>
      </w:r>
      <w:r w:rsidRPr="00F8723C">
        <w:rPr>
          <w:rStyle w:val="ac"/>
          <w:rFonts w:cs="PFT_Frank" w:hint="cs"/>
          <w:sz w:val="14"/>
          <w:rtl/>
        </w:rPr>
        <w:t xml:space="preserve">ש שבחג מח' </w:t>
      </w:r>
      <w:r w:rsidRPr="00043784">
        <w:rPr>
          <w:rFonts w:hint="cs"/>
          <w:rtl/>
        </w:rPr>
        <w:t>ולא אמרי' שבת שבחג נא'</w:t>
      </w:r>
      <w:r w:rsidRPr="00043784">
        <w:rPr>
          <w:rStyle w:val="af4"/>
          <w:rFonts w:hint="cs"/>
          <w:color w:val="auto"/>
          <w:rtl/>
        </w:rPr>
        <w:t xml:space="preserve"> </w:t>
      </w:r>
    </w:p>
    <w:p w14:paraId="1A9447A4" w14:textId="77777777" w:rsidR="00E12D57" w:rsidRPr="00E12D57" w:rsidRDefault="00E403A1" w:rsidP="001711C4">
      <w:pPr>
        <w:pStyle w:val="31"/>
        <w:framePr w:wrap="notBeside"/>
        <w:rPr>
          <w:rtl/>
        </w:rPr>
      </w:pPr>
      <w:r w:rsidRPr="00E12D57">
        <w:rPr>
          <w:rFonts w:hint="cs"/>
          <w:rtl/>
        </w:rPr>
        <w:t>א. כר</w:t>
      </w:r>
      <w:r w:rsidRPr="00E12D57">
        <w:rPr>
          <w:rtl/>
        </w:rPr>
        <w:t>"</w:t>
      </w:r>
      <w:r w:rsidRPr="00E12D57">
        <w:rPr>
          <w:rFonts w:hint="cs"/>
          <w:rtl/>
        </w:rPr>
        <w:t>ז:</w:t>
      </w:r>
    </w:p>
    <w:p w14:paraId="49AB1301" w14:textId="77777777" w:rsidR="00E12D57" w:rsidRDefault="00E403A1" w:rsidP="00E403A1">
      <w:pPr>
        <w:widowControl w:val="0"/>
        <w:rPr>
          <w:rStyle w:val="af4"/>
          <w:color w:val="auto"/>
          <w:rtl/>
        </w:rPr>
      </w:pPr>
      <w:r w:rsidRPr="00043784">
        <w:rPr>
          <w:rFonts w:hint="cs"/>
          <w:rtl/>
        </w:rPr>
        <w:t>דאין תוקעין לפתיחת שערין בשבת,</w:t>
      </w:r>
      <w:r w:rsidRPr="00043784">
        <w:rPr>
          <w:rStyle w:val="af4"/>
          <w:rFonts w:hint="cs"/>
          <w:color w:val="auto"/>
          <w:rtl/>
        </w:rPr>
        <w:t xml:space="preserve"> </w:t>
      </w:r>
      <w:r w:rsidRPr="000C1CD3">
        <w:rPr>
          <w:rStyle w:val="af6"/>
          <w:rFonts w:hint="cs"/>
          <w:rtl/>
        </w:rPr>
        <w:t>וקשה</w:t>
      </w:r>
      <w:r w:rsidRPr="00043784">
        <w:rPr>
          <w:rFonts w:hint="cs"/>
          <w:rtl/>
        </w:rPr>
        <w:t xml:space="preserve"> בכל יום, כהדדי,</w:t>
      </w:r>
      <w:r w:rsidRPr="00043784">
        <w:rPr>
          <w:rStyle w:val="af4"/>
          <w:rFonts w:hint="cs"/>
          <w:color w:val="auto"/>
          <w:rtl/>
        </w:rPr>
        <w:t xml:space="preserve"> </w:t>
      </w:r>
    </w:p>
    <w:p w14:paraId="33DB5039" w14:textId="77777777" w:rsidR="00E12D57" w:rsidRPr="00E12D57" w:rsidRDefault="00E403A1" w:rsidP="001711C4">
      <w:pPr>
        <w:pStyle w:val="31"/>
        <w:framePr w:wrap="notBeside"/>
        <w:rPr>
          <w:rtl/>
        </w:rPr>
      </w:pPr>
      <w:r w:rsidRPr="00E12D57">
        <w:rPr>
          <w:rFonts w:hint="cs"/>
          <w:rtl/>
        </w:rPr>
        <w:t>ב.</w:t>
      </w:r>
    </w:p>
    <w:p w14:paraId="704CF4DB" w14:textId="49EF4CFA" w:rsidR="00E403A1" w:rsidRPr="00043784" w:rsidRDefault="00E403A1" w:rsidP="00E403A1">
      <w:pPr>
        <w:widowControl w:val="0"/>
        <w:rPr>
          <w:rtl/>
        </w:rPr>
      </w:pPr>
      <w:r w:rsidRPr="00F8723C">
        <w:rPr>
          <w:rStyle w:val="ac"/>
          <w:rFonts w:cs="PFT_Frank" w:hint="cs"/>
          <w:sz w:val="14"/>
          <w:rtl/>
        </w:rPr>
        <w:t>אלא</w:t>
      </w:r>
      <w:r w:rsidRPr="00043784">
        <w:rPr>
          <w:rFonts w:hint="cs"/>
          <w:rtl/>
        </w:rPr>
        <w:t xml:space="preserve"> פחות דבשבת אין תוקעין למילוי מים.</w:t>
      </w:r>
    </w:p>
    <w:p w14:paraId="535A5D42" w14:textId="77777777" w:rsidR="00DF2BF7" w:rsidRPr="00043784" w:rsidRDefault="00E403A1" w:rsidP="0095030A">
      <w:pPr>
        <w:pStyle w:val="affd"/>
        <w:spacing w:before="60"/>
        <w:rPr>
          <w:rtl/>
        </w:rPr>
      </w:pPr>
      <w:r w:rsidRPr="00F8723C">
        <w:rPr>
          <w:rStyle w:val="ac"/>
          <w:rFonts w:cs="PFT_Frank" w:hint="cs"/>
          <w:sz w:val="14"/>
          <w:rtl/>
        </w:rPr>
        <w:t>ו</w:t>
      </w:r>
      <w:r>
        <w:rPr>
          <w:rStyle w:val="ac"/>
          <w:rFonts w:cs="PFT_Frank" w:hint="cs"/>
          <w:sz w:val="14"/>
          <w:rtl/>
        </w:rPr>
        <w:t xml:space="preserve">הך דלא תני </w:t>
      </w:r>
      <w:r>
        <w:rPr>
          <w:rStyle w:val="af6"/>
          <w:rFonts w:cs="PFT_Frank" w:hint="cs"/>
          <w:sz w:val="14"/>
          <w:rtl/>
          <w:rPrChange w:id="9087" w:author="מנוע אמוראים" w:date="2026-10-05T16:41:47Z">
            <w:rPr>
              <w:rStyle w:val="ac"/>
              <w:rFonts w:cs="PFT_Frank" w:hint="cs"/>
              <w:sz w:val="14"/>
              <w:rtl/>
            </w:rPr>
          </w:rPrChange>
        </w:rPr>
        <w:t xml:space="preserve">ר</w:t>
      </w:r>
      <w:r>
        <w:rPr>
          <w:rStyle w:val="af6"/>
          <w:rFonts w:cs="PFT_Frank"/>
          <w:sz w:val="14"/>
          <w:rtl/>
          <w:rPrChange w:id="9088" w:author="מנוע אמוראים" w:date="2026-10-05T16:41:47Z">
            <w:rPr>
              <w:rStyle w:val="ac"/>
              <w:rFonts w:cs="PFT_Frank"/>
              <w:sz w:val="14"/>
              <w:rtl/>
            </w:rPr>
          </w:rPrChange>
        </w:rPr>
        <w:t xml:space="preserve">"</w:t>
      </w:r>
      <w:r>
        <w:rPr>
          <w:rStyle w:val="af6"/>
          <w:rFonts w:cs="PFT_Frank" w:hint="cs"/>
          <w:sz w:val="14"/>
          <w:rtl/>
          <w:rPrChange w:id="9089" w:author="מנוע אמוראים" w:date="2026-10-05T16:41:47Z">
            <w:rPr>
              <w:rStyle w:val="ac"/>
              <w:rFonts w:cs="PFT_Frank" w:hint="cs"/>
              <w:sz w:val="14"/>
              <w:rtl/>
            </w:rPr>
          </w:rPrChange>
        </w:rPr>
        <w:t xml:space="preserve">ה</w:t>
      </w:r>
      <w:r w:rsidRPr="00F8723C">
        <w:rPr>
          <w:rStyle w:val="ac"/>
          <w:rFonts w:cs="PFT_Frank" w:hint="cs"/>
          <w:sz w:val="14"/>
          <w:rtl/>
        </w:rPr>
        <w:t xml:space="preserve"> שחל בשבת</w:t>
      </w:r>
      <w:r w:rsidRPr="00AE32A9">
        <w:rPr>
          <w:rFonts w:hint="cs"/>
          <w:rtl/>
        </w:rPr>
        <w:t xml:space="preserve"> </w:t>
      </w:r>
      <w:r w:rsidRPr="00043784">
        <w:rPr>
          <w:rFonts w:hint="cs"/>
          <w:rtl/>
        </w:rPr>
        <w:t>דיש ג'  מוספין</w:t>
      </w:r>
      <w:r w:rsidR="00DF2BF7" w:rsidRPr="00043784">
        <w:rPr>
          <w:rFonts w:hint="cs"/>
          <w:rtl/>
        </w:rPr>
        <w:t>,</w:t>
      </w:r>
      <w:r>
        <w:rPr>
          <w:rFonts w:hint="cs"/>
          <w:rtl/>
        </w:rPr>
        <w:t xml:space="preserve"> ר''ה </w:t>
      </w:r>
      <w:r>
        <w:rPr>
          <w:rStyle w:val="af6"/>
          <w:rFonts w:hint="cs"/>
          <w:rtl/>
          <w:rPrChange w:id="9090" w:author="מנוע אמוראים" w:date="2026-10-05T16:41:47Z">
            <w:rPr>
              <w:rFonts w:hint="cs"/>
              <w:rtl/>
            </w:rPr>
          </w:rPrChange>
        </w:rPr>
        <w:t xml:space="preserve">ר</w:t>
      </w:r>
      <w:r>
        <w:rPr>
          <w:rStyle w:val="af6"/>
          <w:rtl/>
          <w:rPrChange w:id="9091" w:author="מנוע אמוראים" w:date="2026-10-05T16:41:47Z">
            <w:rPr>
              <w:rtl/>
            </w:rPr>
          </w:rPrChange>
        </w:rPr>
        <w:t xml:space="preserve">"</w:t>
      </w:r>
      <w:r>
        <w:rPr>
          <w:rStyle w:val="af6"/>
          <w:rFonts w:hint="cs"/>
          <w:rtl/>
          <w:rPrChange w:id="9092" w:author="מנוע אמוראים" w:date="2026-10-05T16:41:47Z">
            <w:rPr>
              <w:rFonts w:hint="cs"/>
              <w:rtl/>
            </w:rPr>
          </w:rPrChange>
        </w:rPr>
        <w:t xml:space="preserve">ח</w:t>
      </w:r>
      <w:r>
        <w:rPr>
          <w:rFonts w:hint="cs"/>
          <w:rtl/>
        </w:rPr>
        <w:t xml:space="preserve"> ושבת, - </w:t>
      </w:r>
      <w:r w:rsidR="0095030A" w:rsidRPr="00043784">
        <w:rPr>
          <w:rFonts w:hint="cs"/>
          <w:rtl/>
        </w:rPr>
        <w:t>תנא ושייר,</w:t>
      </w:r>
      <w:r w:rsidR="00DF2BF7" w:rsidRPr="00043784">
        <w:rPr>
          <w:rFonts w:hint="cs"/>
          <w:rtl/>
        </w:rPr>
        <w:t xml:space="preserve"> </w:t>
      </w:r>
      <w:r w:rsidR="0095030A" w:rsidRPr="00043784">
        <w:rPr>
          <w:rFonts w:hint="cs"/>
          <w:rtl/>
        </w:rPr>
        <w:t>לאו ד</w:t>
      </w:r>
      <w:r w:rsidR="00DF2BF7" w:rsidRPr="00043784">
        <w:rPr>
          <w:rFonts w:hint="cs"/>
          <w:rtl/>
        </w:rPr>
        <w:t>שייר</w:t>
      </w:r>
      <w:r w:rsidRPr="00043784">
        <w:rPr>
          <w:rFonts w:hint="cs"/>
          <w:rtl/>
        </w:rPr>
        <w:t xml:space="preserve"> </w:t>
      </w:r>
      <w:r w:rsidR="0095030A" w:rsidRPr="00043784">
        <w:rPr>
          <w:rFonts w:hint="cs"/>
          <w:rtl/>
        </w:rPr>
        <w:t xml:space="preserve">גם </w:t>
      </w:r>
      <w:r w:rsidRPr="00043784">
        <w:rPr>
          <w:rFonts w:hint="cs"/>
          <w:rtl/>
        </w:rPr>
        <w:t>ערב הפסח שחל בשבת</w:t>
      </w:r>
      <w:r w:rsidR="00DF2BF7" w:rsidRPr="00043784">
        <w:rPr>
          <w:rFonts w:hint="cs"/>
          <w:rtl/>
        </w:rPr>
        <w:t>,</w:t>
      </w:r>
      <w:r w:rsidRPr="00043784">
        <w:rPr>
          <w:rFonts w:hint="cs"/>
          <w:rtl/>
        </w:rPr>
        <w:t xml:space="preserve"> </w:t>
      </w:r>
    </w:p>
    <w:p w14:paraId="4CB895CD" w14:textId="77777777" w:rsidR="00E403A1" w:rsidRPr="00043784" w:rsidRDefault="00DF2BF7" w:rsidP="00DF2BF7">
      <w:pPr>
        <w:pStyle w:val="affd"/>
        <w:rPr>
          <w:rtl/>
        </w:rPr>
      </w:pPr>
      <w:r w:rsidRPr="00043784">
        <w:rPr>
          <w:rFonts w:hint="cs"/>
          <w:rtl/>
        </w:rPr>
        <w:t xml:space="preserve">דאולי </w:t>
      </w:r>
      <w:r w:rsidRPr="000C1CD3">
        <w:rPr>
          <w:rStyle w:val="af6"/>
          <w:rFonts w:hint="cs"/>
          <w:rtl/>
        </w:rPr>
        <w:t xml:space="preserve">כר''י: </w:t>
      </w:r>
      <w:r w:rsidR="00E403A1" w:rsidRPr="00043784">
        <w:rPr>
          <w:rFonts w:hint="cs"/>
          <w:rtl/>
        </w:rPr>
        <w:t>דכת שלישית עמה מועטין ותקעו רק פעם אחת.</w:t>
      </w:r>
    </w:p>
    <w:p w14:paraId="6057B7BB" w14:textId="77777777" w:rsidR="0095030A" w:rsidRPr="00043784" w:rsidRDefault="00DF2BF7" w:rsidP="00DF2BF7">
      <w:pPr>
        <w:pStyle w:val="affd"/>
        <w:rPr>
          <w:rtl/>
        </w:rPr>
      </w:pPr>
      <w:r w:rsidRPr="006D6217">
        <w:rPr>
          <w:rFonts w:cs="PFT_Frank" w:hint="cs"/>
          <w:b/>
          <w:bCs/>
          <w:sz w:val="14"/>
          <w:szCs w:val="14"/>
          <w:rtl/>
        </w:rPr>
        <w:t xml:space="preserve">אלא </w:t>
      </w:r>
      <w:r w:rsidRPr="00043784">
        <w:rPr>
          <w:rFonts w:hint="cs"/>
          <w:rtl/>
        </w:rPr>
        <w:t xml:space="preserve">שייר ער''פ שחל בער''ש, </w:t>
      </w:r>
      <w:r w:rsidRPr="000C1CD3">
        <w:rPr>
          <w:rStyle w:val="af6"/>
          <w:rFonts w:hint="cs"/>
          <w:rtl/>
        </w:rPr>
        <w:t xml:space="preserve">וכר''י </w:t>
      </w:r>
      <w:r w:rsidRPr="00043784">
        <w:rPr>
          <w:rFonts w:hint="cs"/>
          <w:rtl/>
        </w:rPr>
        <w:t xml:space="preserve">פחות שש דכת שלישית, </w:t>
      </w:r>
    </w:p>
    <w:p w14:paraId="20306E1B" w14:textId="77777777" w:rsidR="00DF2BF7" w:rsidRPr="00043784" w:rsidRDefault="00DF2BF7" w:rsidP="0095030A">
      <w:pPr>
        <w:pStyle w:val="affd"/>
        <w:ind w:firstLine="284"/>
        <w:rPr>
          <w:rtl/>
        </w:rPr>
      </w:pPr>
      <w:r w:rsidRPr="00043784">
        <w:rPr>
          <w:rFonts w:hint="cs"/>
          <w:rtl/>
        </w:rPr>
        <w:t>והוסיף שש דע''ש</w:t>
      </w:r>
    </w:p>
    <w:p w14:paraId="7CFCCE3B" w14:textId="77777777" w:rsidR="00E403A1" w:rsidRPr="00C01657" w:rsidRDefault="00E403A1" w:rsidP="009D377E">
      <w:pPr>
        <w:pStyle w:val="ad"/>
        <w:framePr w:wrap="around"/>
        <w:rPr>
          <w:rStyle w:val="ae"/>
          <w:rtl/>
        </w:rPr>
      </w:pPr>
      <w:bookmarkStart w:id="407" w:name="_Toc155720588"/>
      <w:r w:rsidRPr="00C01657">
        <w:rPr>
          <w:rStyle w:val="ae"/>
          <w:rFonts w:hint="cs"/>
          <w:rtl/>
        </w:rPr>
        <w:t>נד:</w:t>
      </w:r>
      <w:bookmarkEnd w:id="407"/>
      <w:r w:rsidRPr="00C01657">
        <w:rPr>
          <w:rStyle w:val="ae"/>
          <w:rFonts w:hint="cs"/>
          <w:rtl/>
        </w:rPr>
        <w:t xml:space="preserve"> </w:t>
      </w:r>
    </w:p>
    <w:p w14:paraId="0980B821" w14:textId="77777777" w:rsidR="0095030A" w:rsidRPr="00E12D57" w:rsidRDefault="00E403A1" w:rsidP="003049F3">
      <w:pPr>
        <w:pStyle w:val="a5"/>
        <w:rPr>
          <w:rtl/>
        </w:rPr>
      </w:pPr>
      <w:ins w:id="9859" w:author="מספור קטעי משנה" w:date="2026-10-06T06:45:53Z">
        <w:r>
          <w:rPr>
            <w:rStyle w:val="MisparKeta"/>
          </w:rPr>
          <w:t xml:space="preserve">א. </w:t>
        </w:r>
      </w:ins>
      <w:bookmarkStart w:id="408" w:name="_Toc155720589"/>
      <w:r w:rsidRPr="00E12D57">
        <w:rPr>
          <w:rFonts w:hint="cs"/>
          <w:rtl/>
        </w:rPr>
        <w:t>אין מוסיפין על מח'</w:t>
      </w:r>
      <w:bookmarkEnd w:id="408"/>
      <w:r w:rsidRPr="00E12D57">
        <w:rPr>
          <w:rFonts w:hint="cs"/>
          <w:rtl/>
        </w:rPr>
        <w:t xml:space="preserve"> </w:t>
      </w:r>
    </w:p>
    <w:p w14:paraId="2A2485DC" w14:textId="77777777" w:rsidR="0095030A" w:rsidRPr="00043784" w:rsidRDefault="00E403A1" w:rsidP="0095030A">
      <w:pPr>
        <w:pStyle w:val="affd"/>
        <w:rPr>
          <w:rtl/>
        </w:rPr>
      </w:pPr>
      <w:r w:rsidRPr="00043784">
        <w:rPr>
          <w:rFonts w:hint="cs"/>
          <w:rtl/>
        </w:rPr>
        <w:t xml:space="preserve">דווקא </w:t>
      </w:r>
      <w:r w:rsidR="0095030A" w:rsidRPr="00043784">
        <w:rPr>
          <w:rFonts w:hint="cs"/>
          <w:rtl/>
        </w:rPr>
        <w:t>ב</w:t>
      </w:r>
      <w:r w:rsidRPr="00043784">
        <w:rPr>
          <w:rFonts w:hint="cs"/>
          <w:rtl/>
        </w:rPr>
        <w:t>ישנם בכל שנה,</w:t>
      </w:r>
      <w:r w:rsidR="0095030A" w:rsidRPr="00043784">
        <w:rPr>
          <w:rFonts w:hint="cs"/>
          <w:rtl/>
        </w:rPr>
        <w:t xml:space="preserve"> ולא בשאינם כל שנה, </w:t>
      </w:r>
      <w:r w:rsidRPr="00043784">
        <w:rPr>
          <w:rFonts w:hint="cs"/>
          <w:rtl/>
        </w:rPr>
        <w:t xml:space="preserve"> </w:t>
      </w:r>
    </w:p>
    <w:p w14:paraId="5630016B" w14:textId="77777777" w:rsidR="00930F19" w:rsidRPr="000C1CD3" w:rsidRDefault="00E403A1" w:rsidP="00E12D57">
      <w:pPr>
        <w:pStyle w:val="affd"/>
        <w:rPr>
          <w:rStyle w:val="af6"/>
          <w:rtl/>
        </w:rPr>
      </w:pPr>
      <w:r>
        <w:rPr>
          <w:rStyle w:val="af6"/>
          <w:rFonts w:hint="cs"/>
          <w:rtl/>
          <w:rPrChange w:id="9093" w:author="מנוע אמוראים" w:date="2026-10-05T16:41:47Z">
            <w:rPr>
              <w:rFonts w:hint="cs"/>
              <w:rtl/>
            </w:rPr>
          </w:rPrChange>
        </w:rPr>
        <w:t xml:space="preserve">כער</w:t>
      </w:r>
      <w:r>
        <w:rPr>
          <w:rStyle w:val="af6"/>
          <w:rtl/>
          <w:rPrChange w:id="9094" w:author="מנוע אמוראים" w:date="2026-10-05T16:41:47Z">
            <w:rPr>
              <w:rtl/>
            </w:rPr>
          </w:rPrChange>
        </w:rPr>
        <w:t xml:space="preserve">"</w:t>
      </w:r>
      <w:r>
        <w:rPr>
          <w:rStyle w:val="af6"/>
          <w:rFonts w:hint="cs"/>
          <w:rtl/>
          <w:rPrChange w:id="9095" w:author="מנוע אמוראים" w:date="2026-10-05T16:41:47Z">
            <w:rPr>
              <w:rFonts w:hint="cs"/>
              <w:rtl/>
            </w:rPr>
          </w:rPrChange>
        </w:rPr>
        <w:t xml:space="preserve">פ</w:t>
      </w:r>
      <w:r w:rsidRPr="00043784">
        <w:rPr>
          <w:rFonts w:hint="cs"/>
          <w:rtl/>
        </w:rPr>
        <w:t xml:space="preserve"> שחל בשבת</w:t>
      </w:r>
      <w:r w:rsidR="00930F19" w:rsidRPr="00043784">
        <w:rPr>
          <w:rFonts w:hint="cs"/>
          <w:rtl/>
        </w:rPr>
        <w:t>,</w:t>
      </w:r>
      <w:r w:rsidRPr="00043784">
        <w:rPr>
          <w:rFonts w:hint="cs"/>
          <w:rtl/>
        </w:rPr>
        <w:t xml:space="preserve"> </w:t>
      </w:r>
      <w:r w:rsidRPr="000C1CD3">
        <w:rPr>
          <w:rStyle w:val="af6"/>
          <w:rFonts w:hint="cs"/>
          <w:rtl/>
        </w:rPr>
        <w:t>דלר</w:t>
      </w:r>
      <w:r w:rsidRPr="000C1CD3">
        <w:rPr>
          <w:rStyle w:val="af6"/>
          <w:rtl/>
        </w:rPr>
        <w:t>"</w:t>
      </w:r>
      <w:r w:rsidRPr="000C1CD3">
        <w:rPr>
          <w:rStyle w:val="af6"/>
          <w:rFonts w:hint="cs"/>
          <w:rtl/>
        </w:rPr>
        <w:t xml:space="preserve">י </w:t>
      </w:r>
      <w:r w:rsidRPr="00043784">
        <w:rPr>
          <w:rFonts w:hint="cs"/>
          <w:rtl/>
        </w:rPr>
        <w:t xml:space="preserve">נא' </w:t>
      </w:r>
      <w:r w:rsidRPr="000C1CD3">
        <w:rPr>
          <w:rStyle w:val="af6"/>
          <w:rFonts w:hint="cs"/>
          <w:rtl/>
        </w:rPr>
        <w:t xml:space="preserve">ולרבנן </w:t>
      </w:r>
      <w:r w:rsidRPr="00043784">
        <w:rPr>
          <w:rFonts w:hint="cs"/>
          <w:rtl/>
        </w:rPr>
        <w:t>נז'.</w:t>
      </w:r>
      <w:r w:rsidRPr="000C1CD3">
        <w:rPr>
          <w:rStyle w:val="af6"/>
          <w:rFonts w:hint="cs"/>
          <w:rtl/>
        </w:rPr>
        <w:t xml:space="preserve"> </w:t>
      </w:r>
    </w:p>
    <w:p w14:paraId="0AB33E11" w14:textId="77777777" w:rsidR="00E403A1" w:rsidRPr="00043784" w:rsidRDefault="0095030A" w:rsidP="0095030A">
      <w:pPr>
        <w:pStyle w:val="affd"/>
        <w:rPr>
          <w:rtl/>
        </w:rPr>
      </w:pPr>
      <w:r w:rsidRPr="00043784">
        <w:rPr>
          <w:rFonts w:hint="cs"/>
          <w:rtl/>
        </w:rPr>
        <w:t xml:space="preserve">אבל ע''ש לעולם בתוך חחג, דאי </w:t>
      </w:r>
      <w:r w:rsidR="00E403A1" w:rsidRPr="00043784">
        <w:rPr>
          <w:rFonts w:hint="cs"/>
          <w:rtl/>
        </w:rPr>
        <w:t>חל יו</w:t>
      </w:r>
      <w:r w:rsidR="00E403A1" w:rsidRPr="00043784">
        <w:rPr>
          <w:rtl/>
        </w:rPr>
        <w:t>"</w:t>
      </w:r>
      <w:r w:rsidR="00E403A1" w:rsidRPr="00043784">
        <w:rPr>
          <w:rFonts w:hint="cs"/>
          <w:rtl/>
        </w:rPr>
        <w:t>ט ראשון בע</w:t>
      </w:r>
      <w:r w:rsidR="00E403A1" w:rsidRPr="00043784">
        <w:rPr>
          <w:rtl/>
        </w:rPr>
        <w:t>"</w:t>
      </w:r>
      <w:r w:rsidR="00E403A1" w:rsidRPr="00043784">
        <w:rPr>
          <w:rFonts w:hint="cs"/>
          <w:rtl/>
        </w:rPr>
        <w:t>ש דחינן כיון שיוה</w:t>
      </w:r>
      <w:r w:rsidR="00E403A1" w:rsidRPr="00043784">
        <w:rPr>
          <w:rtl/>
        </w:rPr>
        <w:t>"</w:t>
      </w:r>
      <w:r w:rsidR="00E403A1" w:rsidRPr="00043784">
        <w:rPr>
          <w:rFonts w:hint="cs"/>
          <w:rtl/>
        </w:rPr>
        <w:t>כ יוצא בראשון.</w:t>
      </w:r>
    </w:p>
    <w:p w14:paraId="1E7E388D" w14:textId="77777777" w:rsidR="00E12D57" w:rsidRPr="00E12D57" w:rsidRDefault="00E403A1" w:rsidP="001711C4">
      <w:pPr>
        <w:pStyle w:val="31"/>
        <w:framePr w:wrap="notBeside"/>
        <w:rPr>
          <w:rtl/>
        </w:rPr>
      </w:pPr>
      <w:r w:rsidRPr="00E12D57">
        <w:rPr>
          <w:rFonts w:hint="cs"/>
          <w:rtl/>
        </w:rPr>
        <w:t>והך</w:t>
      </w:r>
    </w:p>
    <w:p w14:paraId="1960BDA3" w14:textId="1640AF83" w:rsidR="0095030A" w:rsidRPr="00043784" w:rsidRDefault="00E403A1" w:rsidP="0095030A">
      <w:pPr>
        <w:pStyle w:val="affd"/>
        <w:widowControl w:val="0"/>
        <w:rPr>
          <w:rtl/>
        </w:rPr>
      </w:pPr>
      <w:r w:rsidRPr="00043784">
        <w:rPr>
          <w:rFonts w:hint="cs"/>
          <w:rtl/>
        </w:rPr>
        <w:t>דיוה</w:t>
      </w:r>
      <w:r w:rsidRPr="00043784">
        <w:rPr>
          <w:rtl/>
        </w:rPr>
        <w:t>"</w:t>
      </w:r>
      <w:r w:rsidRPr="00043784">
        <w:rPr>
          <w:rFonts w:hint="cs"/>
          <w:rtl/>
        </w:rPr>
        <w:t>כ שחל בע</w:t>
      </w:r>
      <w:r w:rsidRPr="00043784">
        <w:rPr>
          <w:rtl/>
        </w:rPr>
        <w:t>"</w:t>
      </w:r>
      <w:r w:rsidRPr="00043784">
        <w:rPr>
          <w:rFonts w:hint="cs"/>
          <w:rtl/>
        </w:rPr>
        <w:t>ש לא תקעו בע</w:t>
      </w:r>
      <w:r w:rsidRPr="00043784">
        <w:rPr>
          <w:rtl/>
        </w:rPr>
        <w:t>"</w:t>
      </w:r>
      <w:r w:rsidRPr="00043784">
        <w:rPr>
          <w:rFonts w:hint="cs"/>
          <w:rtl/>
        </w:rPr>
        <w:t>ש ולא הבדילו במוצ</w:t>
      </w:r>
      <w:r w:rsidR="0095030A" w:rsidRPr="00043784">
        <w:rPr>
          <w:rFonts w:hint="cs"/>
          <w:rtl/>
        </w:rPr>
        <w:t>"</w:t>
      </w:r>
      <w:r w:rsidRPr="00043784">
        <w:rPr>
          <w:rFonts w:hint="cs"/>
          <w:rtl/>
        </w:rPr>
        <w:t xml:space="preserve">ש </w:t>
      </w:r>
    </w:p>
    <w:p w14:paraId="1589C815" w14:textId="77777777" w:rsidR="00E12D57" w:rsidRPr="00E12D57" w:rsidRDefault="00E403A1" w:rsidP="001711C4">
      <w:pPr>
        <w:pStyle w:val="31"/>
        <w:framePr w:wrap="notBeside"/>
        <w:rPr>
          <w:rtl/>
        </w:rPr>
      </w:pPr>
      <w:r w:rsidRPr="00E12D57">
        <w:rPr>
          <w:rtl/>
        </w:rPr>
        <w:t>–</w:t>
      </w:r>
      <w:r w:rsidRPr="00E12D57">
        <w:rPr>
          <w:rFonts w:hint="cs"/>
          <w:rtl/>
        </w:rPr>
        <w:t xml:space="preserve"> </w:t>
      </w:r>
      <w:r w:rsidR="0095030A" w:rsidRPr="00E12D57">
        <w:rPr>
          <w:rFonts w:hint="cs"/>
          <w:rtl/>
        </w:rPr>
        <w:t xml:space="preserve">דעת </w:t>
      </w:r>
      <w:r w:rsidRPr="00E12D57">
        <w:rPr>
          <w:rFonts w:hint="cs"/>
          <w:rtl/>
        </w:rPr>
        <w:t>אחרים</w:t>
      </w:r>
      <w:r w:rsidR="0095030A" w:rsidRPr="00E12D57">
        <w:rPr>
          <w:rFonts w:hint="cs"/>
          <w:rtl/>
        </w:rPr>
        <w:t>:</w:t>
      </w:r>
    </w:p>
    <w:p w14:paraId="2F57D72E" w14:textId="78D0E27E" w:rsidR="00E403A1" w:rsidRPr="00043784" w:rsidRDefault="0095030A" w:rsidP="00E12D57">
      <w:pPr>
        <w:pStyle w:val="affd"/>
        <w:spacing w:after="60"/>
        <w:rPr>
          <w:rtl/>
        </w:rPr>
      </w:pPr>
      <w:r w:rsidRPr="00043784">
        <w:rPr>
          <w:rFonts w:hint="cs"/>
          <w:rtl/>
        </w:rPr>
        <w:t>דאין דוחין</w:t>
      </w:r>
      <w:r>
        <w:rPr>
          <w:rFonts w:hint="cs"/>
          <w:rtl/>
        </w:rPr>
        <w:t xml:space="preserve"> דאין בין עצרת לעצרת ובין </w:t>
      </w:r>
      <w:r>
        <w:rPr>
          <w:rStyle w:val="af6"/>
          <w:rFonts w:hint="cs"/>
          <w:rtl/>
          <w:rPrChange w:id="9096" w:author="מנוע אמוראים" w:date="2026-10-05T16:41:47Z">
            <w:rPr>
              <w:rFonts w:hint="cs"/>
              <w:rtl/>
            </w:rPr>
          </w:rPrChange>
        </w:rPr>
        <w:t xml:space="preserve">ר</w:t>
      </w:r>
      <w:r>
        <w:rPr>
          <w:rStyle w:val="af6"/>
          <w:rtl/>
          <w:rPrChange w:id="9097" w:author="מנוע אמוראים" w:date="2026-10-05T16:41:47Z">
            <w:rPr>
              <w:rtl/>
            </w:rPr>
          </w:rPrChange>
        </w:rPr>
        <w:t xml:space="preserve">"</w:t>
      </w:r>
      <w:r>
        <w:rPr>
          <w:rStyle w:val="af6"/>
          <w:rFonts w:hint="cs"/>
          <w:rtl/>
          <w:rPrChange w:id="9098" w:author="מנוע אמוראים" w:date="2026-10-05T16:41:47Z">
            <w:rPr>
              <w:rFonts w:hint="cs"/>
              <w:rtl/>
            </w:rPr>
          </w:rPrChange>
        </w:rPr>
        <w:t xml:space="preserve">ח</w:t>
      </w:r>
      <w:r>
        <w:rPr>
          <w:rFonts w:hint="cs"/>
          <w:rtl/>
        </w:rPr>
        <w:t xml:space="preserve"> </w:t>
      </w:r>
      <w:r>
        <w:rPr>
          <w:rStyle w:val="af6"/>
          <w:rFonts w:hint="cs"/>
          <w:rtl/>
          <w:rPrChange w:id="9099" w:author="מנוע אמוראים" w:date="2026-10-05T16:41:47Z">
            <w:rPr>
              <w:rFonts w:hint="cs"/>
              <w:rtl/>
            </w:rPr>
          </w:rPrChange>
        </w:rPr>
        <w:t xml:space="preserve">לר</w:t>
      </w:r>
      <w:r>
        <w:rPr>
          <w:rStyle w:val="af6"/>
          <w:rtl/>
          <w:rPrChange w:id="9100" w:author="מנוע אמוראים" w:date="2026-10-05T16:41:47Z">
            <w:rPr>
              <w:rtl/>
            </w:rPr>
          </w:rPrChange>
        </w:rPr>
        <w:t xml:space="preserve">"</w:t>
      </w:r>
      <w:r>
        <w:rPr>
          <w:rStyle w:val="af6"/>
          <w:rFonts w:hint="cs"/>
          <w:rtl/>
          <w:rPrChange w:id="9101" w:author="מנוע אמוראים" w:date="2026-10-05T16:41:47Z">
            <w:rPr>
              <w:rFonts w:hint="cs"/>
              <w:rtl/>
            </w:rPr>
          </w:rPrChange>
        </w:rPr>
        <w:t xml:space="preserve">ח</w:t>
      </w:r>
      <w:r>
        <w:rPr>
          <w:rFonts w:hint="cs"/>
          <w:rtl/>
        </w:rPr>
        <w:t xml:space="preserve"> אלא ד' ימים בלבד, ובשנה מעוברת חמשה. </w:t>
      </w:r>
    </w:p>
    <w:p w14:paraId="6A6CA3A5" w14:textId="77777777" w:rsidR="00E12D57" w:rsidRPr="00E12D57" w:rsidRDefault="0095030A" w:rsidP="001711C4">
      <w:pPr>
        <w:pStyle w:val="31"/>
        <w:framePr w:wrap="notBeside"/>
        <w:rPr>
          <w:rtl/>
        </w:rPr>
      </w:pPr>
      <w:r w:rsidRPr="00E12D57">
        <w:rPr>
          <w:rFonts w:hint="cs"/>
          <w:rtl/>
        </w:rPr>
        <w:t>ו</w:t>
      </w:r>
      <w:r w:rsidR="00AA7458" w:rsidRPr="00E12D57">
        <w:rPr>
          <w:rFonts w:hint="cs"/>
          <w:rtl/>
        </w:rPr>
        <w:t>ל</w:t>
      </w:r>
      <w:r w:rsidRPr="00E12D57">
        <w:rPr>
          <w:rFonts w:hint="cs"/>
          <w:rtl/>
        </w:rPr>
        <w:t>ר''א</w:t>
      </w:r>
      <w:r w:rsidR="00AA7458" w:rsidRPr="00E12D57">
        <w:rPr>
          <w:rFonts w:hint="cs"/>
          <w:rtl/>
        </w:rPr>
        <w:t>:</w:t>
      </w:r>
    </w:p>
    <w:p w14:paraId="57E6C5B1" w14:textId="2C638103" w:rsidR="00AA7458" w:rsidRPr="00043784" w:rsidRDefault="00AA7458" w:rsidP="00E12D57">
      <w:pPr>
        <w:rPr>
          <w:rtl/>
        </w:rPr>
      </w:pPr>
      <w:r w:rsidRPr="000C1CD3">
        <w:rPr>
          <w:rStyle w:val="af6"/>
          <w:rFonts w:hint="cs"/>
          <w:rtl/>
        </w:rPr>
        <w:t xml:space="preserve">הך </w:t>
      </w:r>
      <w:r w:rsidRPr="00043784">
        <w:rPr>
          <w:rFonts w:hint="cs"/>
          <w:rtl/>
        </w:rPr>
        <w:t>ד</w:t>
      </w:r>
      <w:r>
        <w:rPr>
          <w:rFonts w:hint="cs"/>
          <w:rtl/>
        </w:rPr>
        <w:t xml:space="preserve">שיר </w:t>
      </w:r>
      <w:r>
        <w:rPr>
          <w:rStyle w:val="af6"/>
          <w:rFonts w:hint="cs"/>
          <w:rtl/>
          <w:rPrChange w:id="9102" w:author="מנוע אמוראים" w:date="2026-10-05T16:41:47Z">
            <w:rPr>
              <w:rFonts w:hint="cs"/>
              <w:rtl/>
            </w:rPr>
          </w:rPrChange>
        </w:rPr>
        <w:t xml:space="preserve">דר</w:t>
      </w:r>
      <w:r>
        <w:rPr>
          <w:rStyle w:val="af6"/>
          <w:rtl/>
          <w:rPrChange w:id="9103" w:author="מנוע אמוראים" w:date="2026-10-05T16:41:47Z">
            <w:rPr>
              <w:rtl/>
            </w:rPr>
          </w:rPrChange>
        </w:rPr>
        <w:t xml:space="preserve">"</w:t>
      </w:r>
      <w:r>
        <w:rPr>
          <w:rStyle w:val="af6"/>
          <w:rFonts w:hint="cs"/>
          <w:rtl/>
          <w:rPrChange w:id="9104" w:author="מנוע אמוראים" w:date="2026-10-05T16:41:47Z">
            <w:rPr>
              <w:rFonts w:hint="cs"/>
              <w:rtl/>
            </w:rPr>
          </w:rPrChange>
        </w:rPr>
        <w:t xml:space="preserve">ח</w:t>
      </w:r>
      <w:r>
        <w:rPr>
          <w:rFonts w:hint="cs"/>
          <w:rtl/>
        </w:rPr>
        <w:t xml:space="preserve"> </w:t>
      </w:r>
      <w:r w:rsidR="00E403A1" w:rsidRPr="00F8723C">
        <w:rPr>
          <w:rFonts w:cs="PFT_Frank" w:hint="cs"/>
          <w:b/>
          <w:bCs/>
          <w:sz w:val="14"/>
          <w:szCs w:val="14"/>
          <w:rtl/>
        </w:rPr>
        <w:t>דוחה</w:t>
      </w:r>
      <w:r w:rsidR="00E403A1" w:rsidRPr="00043784">
        <w:rPr>
          <w:rFonts w:hint="cs"/>
          <w:rtl/>
        </w:rPr>
        <w:t xml:space="preserve"> של שבת</w:t>
      </w:r>
      <w:r w:rsidR="0095030A" w:rsidRPr="00043784">
        <w:rPr>
          <w:rFonts w:hint="cs"/>
          <w:rtl/>
        </w:rPr>
        <w:t>,</w:t>
      </w:r>
      <w:r w:rsidR="00E403A1" w:rsidRPr="00043784">
        <w:rPr>
          <w:rFonts w:hint="cs"/>
          <w:rtl/>
        </w:rPr>
        <w:t xml:space="preserve"> </w:t>
      </w:r>
      <w:r w:rsidRPr="00043784">
        <w:rPr>
          <w:rFonts w:hint="cs"/>
          <w:rtl/>
        </w:rPr>
        <w:t>ולא אומר שניהם</w:t>
      </w:r>
    </w:p>
    <w:p w14:paraId="0B2AA6AD" w14:textId="77777777" w:rsidR="00E12D57" w:rsidRPr="00E12D57" w:rsidRDefault="00AA7458" w:rsidP="001711C4">
      <w:pPr>
        <w:pStyle w:val="31"/>
        <w:framePr w:wrap="notBeside"/>
        <w:rPr>
          <w:rtl/>
        </w:rPr>
      </w:pPr>
      <w:r w:rsidRPr="00E12D57">
        <w:rPr>
          <w:rFonts w:hint="cs"/>
          <w:rtl/>
        </w:rPr>
        <w:t>-</w:t>
      </w:r>
    </w:p>
    <w:p w14:paraId="4B3B0A2A" w14:textId="4D430FFB" w:rsidR="009B3F54" w:rsidRPr="00043784" w:rsidRDefault="00AA7458" w:rsidP="00AA7458">
      <w:pPr>
        <w:pStyle w:val="affd"/>
        <w:rPr>
          <w:rtl/>
        </w:rPr>
      </w:pPr>
      <w:r w:rsidRPr="00043784">
        <w:rPr>
          <w:rFonts w:hint="cs"/>
          <w:rtl/>
        </w:rPr>
        <w:t>לקדם, ו</w:t>
      </w:r>
      <w:r>
        <w:rPr>
          <w:rFonts w:hint="cs"/>
          <w:rtl/>
        </w:rPr>
        <w:t xml:space="preserve">תדיר קודם, לידע </w:t>
      </w:r>
      <w:r>
        <w:rPr>
          <w:rStyle w:val="af6"/>
          <w:rFonts w:hint="cs"/>
          <w:rtl/>
          <w:rPrChange w:id="9105" w:author="מנוע אמוראים" w:date="2026-10-05T16:41:47Z">
            <w:rPr>
              <w:rFonts w:hint="cs"/>
              <w:rtl/>
            </w:rPr>
          </w:rPrChange>
        </w:rPr>
        <w:t xml:space="preserve">שר</w:t>
      </w:r>
      <w:r>
        <w:rPr>
          <w:rStyle w:val="af6"/>
          <w:rtl/>
          <w:rPrChange w:id="9106" w:author="מנוע אמוראים" w:date="2026-10-05T16:41:47Z">
            <w:rPr>
              <w:rtl/>
            </w:rPr>
          </w:rPrChange>
        </w:rPr>
        <w:t xml:space="preserve">"</w:t>
      </w:r>
      <w:r>
        <w:rPr>
          <w:rStyle w:val="af6"/>
          <w:rFonts w:hint="cs"/>
          <w:rtl/>
          <w:rPrChange w:id="9107" w:author="מנוע אמוראים" w:date="2026-10-05T16:41:47Z">
            <w:rPr>
              <w:rFonts w:hint="cs"/>
              <w:rtl/>
            </w:rPr>
          </w:rPrChange>
        </w:rPr>
        <w:t xml:space="preserve">ח</w:t>
      </w:r>
      <w:r>
        <w:rPr>
          <w:rFonts w:hint="cs"/>
          <w:rtl/>
        </w:rPr>
        <w:t xml:space="preserve"> בזמנו, ותרי היכרא שיראו </w:t>
      </w:r>
    </w:p>
    <w:p w14:paraId="3301D88E" w14:textId="77777777" w:rsidR="00E403A1" w:rsidRPr="00043784" w:rsidRDefault="00E403A1" w:rsidP="00E12D57">
      <w:pPr>
        <w:pStyle w:val="afff5"/>
        <w:rPr>
          <w:rtl/>
        </w:rPr>
      </w:pPr>
      <w:r>
        <w:rPr>
          <w:rFonts w:hint="cs"/>
          <w:rtl/>
        </w:rPr>
        <w:t xml:space="preserve">[גם דחלבי מוספי </w:t>
      </w:r>
      <w:r>
        <w:rPr>
          <w:rStyle w:val="af6"/>
          <w:rFonts w:hint="cs"/>
          <w:rtl/>
          <w:rPrChange w:id="9108" w:author="מנוע אמוראים" w:date="2026-10-05T16:41:47Z">
            <w:rPr>
              <w:rFonts w:hint="cs"/>
              <w:rtl/>
            </w:rPr>
          </w:rPrChange>
        </w:rPr>
        <w:t xml:space="preserve">ר</w:t>
      </w:r>
      <w:r>
        <w:rPr>
          <w:rStyle w:val="af6"/>
          <w:rtl/>
          <w:rPrChange w:id="9109" w:author="מנוע אמוראים" w:date="2026-10-05T16:41:47Z">
            <w:rPr>
              <w:rtl/>
            </w:rPr>
          </w:rPrChange>
        </w:rPr>
        <w:t xml:space="preserve">"</w:t>
      </w:r>
      <w:r>
        <w:rPr>
          <w:rStyle w:val="af6"/>
          <w:rFonts w:hint="cs"/>
          <w:rtl/>
          <w:rPrChange w:id="9110" w:author="מנוע אמוראים" w:date="2026-10-05T16:41:47Z">
            <w:rPr>
              <w:rFonts w:hint="cs"/>
              <w:rtl/>
            </w:rPr>
          </w:rPrChange>
        </w:rPr>
        <w:t xml:space="preserve">ח</w:t>
      </w:r>
      <w:r>
        <w:rPr>
          <w:rFonts w:hint="cs"/>
          <w:rtl/>
        </w:rPr>
        <w:t xml:space="preserve"> ניתנין תחת כרכוב המזבח ולמטה]</w:t>
      </w:r>
    </w:p>
    <w:p w14:paraId="68DD9D9E" w14:textId="77777777" w:rsidR="00E403A1" w:rsidRPr="00C01657" w:rsidRDefault="00E403A1" w:rsidP="009D377E">
      <w:pPr>
        <w:pStyle w:val="ad"/>
        <w:framePr w:wrap="around"/>
        <w:rPr>
          <w:rtl/>
        </w:rPr>
      </w:pPr>
      <w:bookmarkStart w:id="409" w:name="_Toc155720590"/>
      <w:r w:rsidRPr="00C01657">
        <w:rPr>
          <w:rStyle w:val="ae"/>
          <w:rFonts w:hint="cs"/>
          <w:rtl/>
        </w:rPr>
        <w:t>נה.</w:t>
      </w:r>
      <w:bookmarkEnd w:id="409"/>
      <w:r w:rsidRPr="00C01657">
        <w:rPr>
          <w:rFonts w:hint="cs"/>
          <w:rtl/>
        </w:rPr>
        <w:t xml:space="preserve"> </w:t>
      </w:r>
    </w:p>
    <w:p w14:paraId="0919953E" w14:textId="77777777" w:rsidR="00E12D57" w:rsidRPr="00E12D57" w:rsidRDefault="00AA7458" w:rsidP="001711C4">
      <w:pPr>
        <w:pStyle w:val="31"/>
        <w:framePr w:wrap="notBeside"/>
        <w:rPr>
          <w:rtl/>
        </w:rPr>
      </w:pPr>
      <w:r w:rsidRPr="00E12D57">
        <w:rPr>
          <w:rFonts w:hint="cs"/>
          <w:rtl/>
        </w:rPr>
        <w:t>והך</w:t>
      </w:r>
    </w:p>
    <w:p w14:paraId="18F4B508" w14:textId="4567D67D" w:rsidR="00AA7458" w:rsidRPr="00043784" w:rsidRDefault="00AA7458" w:rsidP="00AA7458">
      <w:pPr>
        <w:pStyle w:val="affd"/>
        <w:widowControl w:val="0"/>
        <w:rPr>
          <w:rStyle w:val="af4"/>
          <w:color w:val="auto"/>
          <w:rtl/>
        </w:rPr>
      </w:pPr>
      <w:r w:rsidRPr="00043784">
        <w:rPr>
          <w:rStyle w:val="af8"/>
          <w:rFonts w:hint="cs"/>
          <w:rtl/>
        </w:rPr>
        <w:t>ד</w:t>
      </w:r>
      <w:r w:rsidR="00E403A1" w:rsidRPr="00043784">
        <w:rPr>
          <w:rStyle w:val="af8"/>
          <w:rFonts w:hint="cs"/>
          <w:rtl/>
        </w:rPr>
        <w:t>'ובראשי חדשיכם'</w:t>
      </w:r>
      <w:r w:rsidR="00E403A1" w:rsidRPr="00043784">
        <w:rPr>
          <w:rStyle w:val="af4"/>
          <w:rFonts w:hint="cs"/>
          <w:color w:val="auto"/>
          <w:rtl/>
        </w:rPr>
        <w:t xml:space="preserve"> </w:t>
      </w:r>
      <w:r w:rsidR="00E403A1" w:rsidRPr="00043784">
        <w:rPr>
          <w:rFonts w:hint="cs"/>
          <w:rtl/>
        </w:rPr>
        <w:t>שאין תוקעין אכל מוסף ומוסף בפנ</w:t>
      </w:r>
      <w:r w:rsidR="00E403A1" w:rsidRPr="00043784">
        <w:rPr>
          <w:rtl/>
        </w:rPr>
        <w:t>"</w:t>
      </w:r>
      <w:r w:rsidR="00E403A1" w:rsidRPr="00043784">
        <w:rPr>
          <w:rFonts w:hint="cs"/>
          <w:rtl/>
        </w:rPr>
        <w:t>ע,</w:t>
      </w:r>
      <w:r w:rsidR="00E403A1" w:rsidRPr="00043784">
        <w:rPr>
          <w:rStyle w:val="af4"/>
          <w:rFonts w:hint="cs"/>
          <w:color w:val="auto"/>
          <w:rtl/>
        </w:rPr>
        <w:t xml:space="preserve"> </w:t>
      </w:r>
    </w:p>
    <w:p w14:paraId="04720536" w14:textId="77777777" w:rsidR="00E12D57" w:rsidRPr="00E12D57" w:rsidRDefault="00AA7458" w:rsidP="001711C4">
      <w:pPr>
        <w:pStyle w:val="31"/>
        <w:framePr w:wrap="notBeside"/>
        <w:rPr>
          <w:rtl/>
        </w:rPr>
      </w:pPr>
      <w:r w:rsidRPr="00E12D57">
        <w:rPr>
          <w:rFonts w:hint="cs"/>
          <w:rtl/>
        </w:rPr>
        <w:t>א</w:t>
      </w:r>
      <w:r w:rsidR="00E403A1" w:rsidRPr="00E12D57">
        <w:rPr>
          <w:rFonts w:hint="cs"/>
          <w:rtl/>
        </w:rPr>
        <w:t>.</w:t>
      </w:r>
    </w:p>
    <w:p w14:paraId="7ED1A654" w14:textId="572D7D33" w:rsidR="009B3F54" w:rsidRPr="00043784" w:rsidRDefault="00E403A1" w:rsidP="00AA7458">
      <w:pPr>
        <w:pStyle w:val="affd"/>
        <w:widowControl w:val="0"/>
        <w:rPr>
          <w:rStyle w:val="af4"/>
          <w:color w:val="auto"/>
          <w:rtl/>
        </w:rPr>
      </w:pPr>
      <w:r w:rsidRPr="00043784">
        <w:rPr>
          <w:rFonts w:hint="cs"/>
          <w:rtl/>
        </w:rPr>
        <w:t>הוקשו כל החודשים זל</w:t>
      </w:r>
      <w:r w:rsidRPr="00043784">
        <w:rPr>
          <w:rtl/>
        </w:rPr>
        <w:t>"</w:t>
      </w:r>
      <w:r w:rsidRPr="00043784">
        <w:rPr>
          <w:rFonts w:hint="cs"/>
          <w:rtl/>
        </w:rPr>
        <w:t>ז,</w:t>
      </w:r>
      <w:r w:rsidRPr="00043784">
        <w:rPr>
          <w:rStyle w:val="af4"/>
          <w:rFonts w:hint="cs"/>
          <w:color w:val="auto"/>
          <w:rtl/>
        </w:rPr>
        <w:t xml:space="preserve"> </w:t>
      </w:r>
    </w:p>
    <w:p w14:paraId="61420EB8" w14:textId="77777777" w:rsidR="00E12D57" w:rsidRPr="00E12D57" w:rsidRDefault="00AA7458" w:rsidP="001711C4">
      <w:pPr>
        <w:pStyle w:val="31"/>
        <w:framePr w:wrap="notBeside"/>
        <w:rPr>
          <w:rtl/>
        </w:rPr>
      </w:pPr>
      <w:r w:rsidRPr="00E12D57">
        <w:rPr>
          <w:rFonts w:hint="cs"/>
          <w:rtl/>
        </w:rPr>
        <w:t>ב</w:t>
      </w:r>
      <w:r w:rsidR="00E403A1" w:rsidRPr="00E12D57">
        <w:rPr>
          <w:rFonts w:hint="cs"/>
          <w:rtl/>
        </w:rPr>
        <w:t>.</w:t>
      </w:r>
    </w:p>
    <w:p w14:paraId="4BE6EE15" w14:textId="7515EA6A" w:rsidR="00E403A1" w:rsidRPr="00D04C3E" w:rsidRDefault="00AA7458" w:rsidP="00AA7458">
      <w:pPr>
        <w:pStyle w:val="affd"/>
        <w:widowControl w:val="0"/>
        <w:rPr>
          <w:spacing w:val="-2"/>
          <w:rtl/>
        </w:rPr>
      </w:pPr>
      <w:r w:rsidRPr="00D04C3E">
        <w:rPr>
          <w:rStyle w:val="af8"/>
          <w:rFonts w:hint="cs"/>
          <w:spacing w:val="-2"/>
          <w:rtl/>
        </w:rPr>
        <w:t>ובראשי</w:t>
      </w:r>
      <w:r w:rsidRPr="00D04C3E">
        <w:rPr>
          <w:rFonts w:hint="cs"/>
          <w:spacing w:val="-2"/>
          <w:rtl/>
        </w:rPr>
        <w:t xml:space="preserve"> </w:t>
      </w:r>
      <w:r>
        <w:rPr>
          <w:rFonts w:hint="cs"/>
          <w:spacing w:val="-2"/>
          <w:rtl/>
        </w:rPr>
        <w:t xml:space="preserve">חדש שיש לו שני ראשים זה </w:t>
      </w:r>
      <w:r>
        <w:rPr>
          <w:rStyle w:val="af6"/>
          <w:rFonts w:hint="cs"/>
          <w:spacing w:val="-2"/>
          <w:rtl/>
          <w:rPrChange w:id="9111" w:author="מנוע אמוראים" w:date="2026-10-05T16:41:47Z">
            <w:rPr>
              <w:rFonts w:hint="cs"/>
              <w:spacing w:val="-2"/>
              <w:rtl/>
            </w:rPr>
          </w:rPrChange>
        </w:rPr>
        <w:t xml:space="preserve">ר</w:t>
      </w:r>
      <w:r>
        <w:rPr>
          <w:rStyle w:val="af6"/>
          <w:spacing w:val="-2"/>
          <w:rtl/>
          <w:rPrChange w:id="9112" w:author="מנוע אמוראים" w:date="2026-10-05T16:41:47Z">
            <w:rPr>
              <w:spacing w:val="-2"/>
              <w:rtl/>
            </w:rPr>
          </w:rPrChange>
        </w:rPr>
        <w:t xml:space="preserve">"</w:t>
      </w:r>
      <w:r>
        <w:rPr>
          <w:rStyle w:val="af6"/>
          <w:rFonts w:hint="cs"/>
          <w:spacing w:val="-2"/>
          <w:rtl/>
          <w:rPrChange w:id="9113" w:author="מנוע אמוראים" w:date="2026-10-05T16:41:47Z">
            <w:rPr>
              <w:rFonts w:hint="cs"/>
              <w:spacing w:val="-2"/>
              <w:rtl/>
            </w:rPr>
          </w:rPrChange>
        </w:rPr>
        <w:t xml:space="preserve">ה</w:t>
      </w:r>
      <w:r w:rsidR="00E403A1" w:rsidRPr="00D04C3E">
        <w:rPr>
          <w:rFonts w:hint="cs"/>
          <w:spacing w:val="-2"/>
          <w:rtl/>
        </w:rPr>
        <w:t xml:space="preserve">- </w:t>
      </w:r>
      <w:r w:rsidR="00E403A1" w:rsidRPr="00D04C3E">
        <w:rPr>
          <w:rStyle w:val="af8"/>
          <w:rFonts w:hint="cs"/>
          <w:spacing w:val="-2"/>
          <w:rtl/>
        </w:rPr>
        <w:t>חדשכם</w:t>
      </w:r>
      <w:r w:rsidR="00E403A1" w:rsidRPr="00D04C3E">
        <w:rPr>
          <w:rFonts w:hint="cs"/>
          <w:spacing w:val="-2"/>
          <w:rtl/>
        </w:rPr>
        <w:t xml:space="preserve"> חד </w:t>
      </w:r>
      <w:r w:rsidRPr="00D04C3E">
        <w:rPr>
          <w:rFonts w:hint="cs"/>
          <w:spacing w:val="-2"/>
          <w:rtl/>
        </w:rPr>
        <w:t>תקיעה</w:t>
      </w:r>
      <w:r w:rsidR="00E403A1" w:rsidRPr="00D04C3E">
        <w:rPr>
          <w:rFonts w:hint="cs"/>
          <w:spacing w:val="-2"/>
          <w:rtl/>
        </w:rPr>
        <w:t xml:space="preserve">. </w:t>
      </w:r>
    </w:p>
    <w:p w14:paraId="75488859" w14:textId="77777777" w:rsidR="00AA7458" w:rsidRPr="006D6217" w:rsidRDefault="00AA7458" w:rsidP="00AA7458">
      <w:pPr>
        <w:pStyle w:val="affd"/>
        <w:widowControl w:val="0"/>
        <w:rPr>
          <w:rFonts w:cs="PFT_Frank"/>
          <w:b/>
          <w:bCs/>
          <w:sz w:val="14"/>
          <w:szCs w:val="14"/>
          <w:rtl/>
        </w:rPr>
      </w:pPr>
      <w:r w:rsidRPr="006D6217">
        <w:rPr>
          <w:rFonts w:cs="PFT_Frank" w:hint="cs"/>
          <w:b/>
          <w:bCs/>
          <w:sz w:val="14"/>
          <w:szCs w:val="14"/>
          <w:rtl/>
        </w:rPr>
        <w:t xml:space="preserve">תיובתא </w:t>
      </w:r>
      <w:r w:rsidRPr="000C1CD3">
        <w:rPr>
          <w:rStyle w:val="af6"/>
          <w:rFonts w:hint="cs"/>
          <w:rtl/>
        </w:rPr>
        <w:t>דר''א</w:t>
      </w:r>
      <w:r w:rsidRPr="006D6217">
        <w:rPr>
          <w:rFonts w:cs="PFT_Frank" w:hint="cs"/>
          <w:b/>
          <w:bCs/>
          <w:sz w:val="14"/>
          <w:szCs w:val="14"/>
          <w:rtl/>
        </w:rPr>
        <w:t>.</w:t>
      </w:r>
    </w:p>
    <w:p w14:paraId="7AA3ADAC" w14:textId="77777777" w:rsidR="00AA7458" w:rsidRPr="00043784" w:rsidRDefault="00AA7458" w:rsidP="00AA7458">
      <w:pPr>
        <w:pStyle w:val="affd"/>
        <w:rPr>
          <w:rtl/>
        </w:rPr>
      </w:pPr>
      <w:r w:rsidRPr="00F8723C">
        <w:rPr>
          <w:rStyle w:val="ac"/>
          <w:rFonts w:cs="PFT_Frank" w:hint="cs"/>
          <w:sz w:val="14"/>
          <w:rtl/>
        </w:rPr>
        <w:t xml:space="preserve">ותיובתא </w:t>
      </w:r>
      <w:r w:rsidRPr="000C1CD3">
        <w:rPr>
          <w:rStyle w:val="af6"/>
          <w:rFonts w:hint="cs"/>
          <w:rtl/>
        </w:rPr>
        <w:t xml:space="preserve">דר''א </w:t>
      </w:r>
      <w:r w:rsidRPr="00F8723C">
        <w:rPr>
          <w:rStyle w:val="ac"/>
          <w:rFonts w:cs="PFT_Frank" w:hint="cs"/>
          <w:sz w:val="14"/>
          <w:rtl/>
        </w:rPr>
        <w:t>משיר בחוה</w:t>
      </w:r>
      <w:r w:rsidRPr="00F8723C">
        <w:rPr>
          <w:rStyle w:val="ac"/>
          <w:rFonts w:cs="PFT_Frank"/>
          <w:sz w:val="14"/>
          <w:rtl/>
        </w:rPr>
        <w:t>"</w:t>
      </w:r>
      <w:r w:rsidRPr="00F8723C">
        <w:rPr>
          <w:rStyle w:val="ac"/>
          <w:rFonts w:cs="PFT_Frank" w:hint="cs"/>
          <w:sz w:val="14"/>
          <w:rtl/>
        </w:rPr>
        <w:t xml:space="preserve">מ </w:t>
      </w:r>
      <w:r w:rsidRPr="00F8723C">
        <w:rPr>
          <w:rStyle w:val="ac"/>
          <w:rFonts w:cs="PFT_Frank"/>
          <w:sz w:val="14"/>
          <w:rtl/>
        </w:rPr>
        <w:t>בראשון</w:t>
      </w:r>
      <w:r w:rsidRPr="00043784">
        <w:rPr>
          <w:rtl/>
        </w:rPr>
        <w:t xml:space="preserve"> </w:t>
      </w:r>
      <w:r w:rsidRPr="00043784">
        <w:rPr>
          <w:rStyle w:val="af8"/>
          <w:rtl/>
        </w:rPr>
        <w:t>הבו לה' בני אלים</w:t>
      </w:r>
      <w:r w:rsidRPr="00043784">
        <w:rPr>
          <w:rtl/>
        </w:rPr>
        <w:t>,</w:t>
      </w:r>
      <w:r w:rsidRPr="00043784">
        <w:rPr>
          <w:rFonts w:hint="cs"/>
          <w:rtl/>
        </w:rPr>
        <w:t xml:space="preserve"> </w:t>
      </w:r>
    </w:p>
    <w:p w14:paraId="744A9CB0" w14:textId="77777777" w:rsidR="00AA7458" w:rsidRPr="00F8723C" w:rsidRDefault="00AA7458" w:rsidP="00AA7458">
      <w:pPr>
        <w:pStyle w:val="affd"/>
        <w:rPr>
          <w:rStyle w:val="ac"/>
          <w:rFonts w:cs="PFT_Frank"/>
          <w:sz w:val="14"/>
          <w:rtl/>
        </w:rPr>
      </w:pPr>
      <w:r w:rsidRPr="00F8723C">
        <w:rPr>
          <w:rStyle w:val="ac"/>
          <w:rFonts w:cs="PFT_Frank"/>
          <w:sz w:val="14"/>
          <w:rtl/>
        </w:rPr>
        <w:t>בשני</w:t>
      </w:r>
      <w:r w:rsidRPr="00043784">
        <w:rPr>
          <w:rFonts w:hint="cs"/>
          <w:rtl/>
        </w:rPr>
        <w:t xml:space="preserve"> </w:t>
      </w:r>
      <w:r w:rsidRPr="00043784">
        <w:rPr>
          <w:rStyle w:val="af8"/>
          <w:rtl/>
        </w:rPr>
        <w:t xml:space="preserve"> 'ולרשע אמר אלהים',</w:t>
      </w:r>
      <w:r w:rsidRPr="00043784">
        <w:rPr>
          <w:rtl/>
        </w:rPr>
        <w:t xml:space="preserve"> </w:t>
      </w:r>
      <w:r w:rsidRPr="00F8723C">
        <w:rPr>
          <w:rStyle w:val="ac"/>
          <w:rFonts w:cs="PFT_Frank"/>
          <w:sz w:val="14"/>
          <w:rtl/>
        </w:rPr>
        <w:tab/>
        <w:t>בשלישי</w:t>
      </w:r>
      <w:r w:rsidRPr="00043784">
        <w:rPr>
          <w:rStyle w:val="af8"/>
          <w:rtl/>
        </w:rPr>
        <w:t xml:space="preserve"> 'מי יקום לי עם מרעים',</w:t>
      </w:r>
      <w:r w:rsidRPr="00043784">
        <w:rPr>
          <w:rtl/>
        </w:rPr>
        <w:t xml:space="preserve"> </w:t>
      </w:r>
    </w:p>
    <w:p w14:paraId="6D69F9DB" w14:textId="77777777" w:rsidR="00AA7458" w:rsidRPr="00043784" w:rsidRDefault="00AA7458" w:rsidP="00AA7458">
      <w:pPr>
        <w:pStyle w:val="affd"/>
        <w:rPr>
          <w:rtl/>
        </w:rPr>
      </w:pPr>
      <w:r w:rsidRPr="00F8723C">
        <w:rPr>
          <w:rStyle w:val="ac"/>
          <w:rFonts w:cs="PFT_Frank"/>
          <w:sz w:val="14"/>
          <w:rtl/>
        </w:rPr>
        <w:t>ברביעי</w:t>
      </w:r>
      <w:r w:rsidRPr="00043784">
        <w:rPr>
          <w:rFonts w:hint="cs"/>
          <w:rtl/>
        </w:rPr>
        <w:t xml:space="preserve"> </w:t>
      </w:r>
      <w:r w:rsidRPr="00043784">
        <w:rPr>
          <w:rStyle w:val="af8"/>
          <w:rtl/>
        </w:rPr>
        <w:t xml:space="preserve"> 'בינו בוערים בעם',</w:t>
      </w:r>
      <w:r w:rsidRPr="00043784">
        <w:rPr>
          <w:rStyle w:val="af8"/>
          <w:rFonts w:hint="cs"/>
          <w:rtl/>
        </w:rPr>
        <w:t xml:space="preserve"> </w:t>
      </w:r>
      <w:r w:rsidRPr="00F8723C">
        <w:rPr>
          <w:rStyle w:val="ac"/>
          <w:rFonts w:cs="PFT_Frank"/>
          <w:sz w:val="14"/>
          <w:rtl/>
        </w:rPr>
        <w:tab/>
        <w:t>בחמישי</w:t>
      </w:r>
      <w:r w:rsidRPr="00043784">
        <w:rPr>
          <w:rStyle w:val="af8"/>
          <w:rtl/>
        </w:rPr>
        <w:t xml:space="preserve"> 'הסירותי מסבל שכמו',</w:t>
      </w:r>
    </w:p>
    <w:p w14:paraId="15A33262" w14:textId="77777777" w:rsidR="00AA7458" w:rsidRPr="00043784" w:rsidRDefault="00AA7458" w:rsidP="00AA7458">
      <w:pPr>
        <w:pStyle w:val="affd"/>
        <w:rPr>
          <w:rtl/>
        </w:rPr>
      </w:pPr>
      <w:r w:rsidRPr="00F8723C">
        <w:rPr>
          <w:rStyle w:val="ac"/>
          <w:rFonts w:cs="PFT_Frank"/>
          <w:sz w:val="14"/>
          <w:rtl/>
        </w:rPr>
        <w:t>בששי</w:t>
      </w:r>
      <w:r w:rsidRPr="00043784">
        <w:rPr>
          <w:rStyle w:val="af8"/>
          <w:rtl/>
        </w:rPr>
        <w:t xml:space="preserve"> 'ימוטו כל מוסדי ארץ'.</w:t>
      </w:r>
      <w:r w:rsidRPr="00043784">
        <w:rPr>
          <w:rFonts w:hint="cs"/>
          <w:rtl/>
        </w:rPr>
        <w:t xml:space="preserve"> </w:t>
      </w:r>
      <w:r w:rsidRPr="00043784">
        <w:rPr>
          <w:rtl/>
        </w:rPr>
        <w:tab/>
        <w:t>וא</w:t>
      </w:r>
      <w:r w:rsidRPr="00043784">
        <w:rPr>
          <w:rFonts w:hint="cs"/>
          <w:rtl/>
        </w:rPr>
        <w:t>ם</w:t>
      </w:r>
      <w:r w:rsidRPr="00043784">
        <w:rPr>
          <w:rtl/>
        </w:rPr>
        <w:t xml:space="preserve"> חל שבת  </w:t>
      </w:r>
      <w:r w:rsidRPr="00043784">
        <w:rPr>
          <w:rStyle w:val="af8"/>
          <w:rtl/>
        </w:rPr>
        <w:t xml:space="preserve">ימוטו </w:t>
      </w:r>
      <w:r w:rsidRPr="006D6217">
        <w:rPr>
          <w:rFonts w:cs="PFT_Frank"/>
          <w:b/>
          <w:bCs/>
          <w:sz w:val="14"/>
          <w:szCs w:val="14"/>
          <w:rtl/>
        </w:rPr>
        <w:t>ידחה</w:t>
      </w:r>
      <w:r w:rsidRPr="006D6217">
        <w:rPr>
          <w:rFonts w:cs="PFT_Frank" w:hint="cs"/>
          <w:b/>
          <w:bCs/>
          <w:sz w:val="14"/>
          <w:szCs w:val="14"/>
          <w:rtl/>
        </w:rPr>
        <w:t>.</w:t>
      </w:r>
    </w:p>
    <w:p w14:paraId="2839BB54" w14:textId="77777777" w:rsidR="00A96699" w:rsidRPr="00A96699" w:rsidRDefault="00E403A1" w:rsidP="001711C4">
      <w:pPr>
        <w:pStyle w:val="31"/>
        <w:framePr w:wrap="notBeside"/>
        <w:rPr>
          <w:rtl/>
        </w:rPr>
      </w:pPr>
      <w:r w:rsidRPr="00A96699">
        <w:rPr>
          <w:rFonts w:hint="cs"/>
          <w:rtl/>
        </w:rPr>
        <w:t>וסימנך:</w:t>
      </w:r>
    </w:p>
    <w:p w14:paraId="30D09BC4" w14:textId="61A97944" w:rsidR="00E403A1" w:rsidRPr="00043784" w:rsidRDefault="00E403A1" w:rsidP="00E403A1">
      <w:pPr>
        <w:pStyle w:val="affd"/>
        <w:widowControl w:val="0"/>
        <w:rPr>
          <w:rtl/>
        </w:rPr>
      </w:pPr>
      <w:r w:rsidRPr="000C1CD3">
        <w:rPr>
          <w:rStyle w:val="af6"/>
          <w:rFonts w:hint="cs"/>
          <w:rtl/>
        </w:rPr>
        <w:t>ר</w:t>
      </w:r>
      <w:r w:rsidRPr="000C1CD3">
        <w:rPr>
          <w:rStyle w:val="af6"/>
          <w:rtl/>
        </w:rPr>
        <w:t>"</w:t>
      </w:r>
      <w:r w:rsidRPr="000C1CD3">
        <w:rPr>
          <w:rStyle w:val="af6"/>
          <w:rFonts w:hint="cs"/>
          <w:rtl/>
        </w:rPr>
        <w:t>ס</w:t>
      </w:r>
      <w:r w:rsidRPr="00043784">
        <w:rPr>
          <w:rFonts w:hint="cs"/>
          <w:rtl/>
        </w:rPr>
        <w:t xml:space="preserve"> הומבה"י, </w:t>
      </w:r>
      <w:r w:rsidRPr="000C1CD3">
        <w:rPr>
          <w:rStyle w:val="af6"/>
          <w:rFonts w:hint="cs"/>
          <w:rtl/>
        </w:rPr>
        <w:t>ר</w:t>
      </w:r>
      <w:r w:rsidRPr="000C1CD3">
        <w:rPr>
          <w:rStyle w:val="af6"/>
          <w:rtl/>
        </w:rPr>
        <w:t>"</w:t>
      </w:r>
      <w:r w:rsidRPr="000C1CD3">
        <w:rPr>
          <w:rStyle w:val="af6"/>
          <w:rFonts w:hint="cs"/>
          <w:rtl/>
        </w:rPr>
        <w:t>פ</w:t>
      </w:r>
      <w:r w:rsidRPr="00043784">
        <w:rPr>
          <w:rFonts w:hint="cs"/>
          <w:rtl/>
        </w:rPr>
        <w:t xml:space="preserve"> הומהב</w:t>
      </w:r>
      <w:r w:rsidRPr="00043784">
        <w:rPr>
          <w:rtl/>
        </w:rPr>
        <w:t>"</w:t>
      </w:r>
      <w:r w:rsidRPr="00043784">
        <w:rPr>
          <w:rFonts w:hint="cs"/>
          <w:rtl/>
        </w:rPr>
        <w:t xml:space="preserve">י, </w:t>
      </w:r>
      <w:r w:rsidRPr="000C1CD3">
        <w:rPr>
          <w:rStyle w:val="af6"/>
          <w:rFonts w:hint="cs"/>
          <w:rtl/>
        </w:rPr>
        <w:t>וסימנך</w:t>
      </w:r>
      <w:r w:rsidR="005C7D64" w:rsidRPr="00043784">
        <w:rPr>
          <w:rFonts w:hint="cs"/>
          <w:rtl/>
        </w:rPr>
        <w:t xml:space="preserve"> אמבוהא דספרי,</w:t>
      </w:r>
    </w:p>
    <w:p w14:paraId="2727D648" w14:textId="77777777" w:rsidR="00E12D57" w:rsidRPr="00E12D57" w:rsidRDefault="00E403A1" w:rsidP="001711C4">
      <w:pPr>
        <w:pStyle w:val="31"/>
        <w:framePr w:wrap="notBeside"/>
        <w:rPr>
          <w:rtl/>
        </w:rPr>
      </w:pPr>
      <w:r w:rsidRPr="00E12D57">
        <w:rPr>
          <w:rFonts w:hint="cs"/>
          <w:rtl/>
        </w:rPr>
        <w:t>והך</w:t>
      </w:r>
    </w:p>
    <w:p w14:paraId="35902826" w14:textId="0603108B" w:rsidR="00E403A1" w:rsidRDefault="005F26B8" w:rsidP="00A96699">
      <w:pPr>
        <w:pStyle w:val="affd"/>
        <w:widowControl w:val="0"/>
        <w:rPr>
          <w:rtl/>
        </w:rPr>
      </w:pPr>
      <w:r w:rsidRPr="00043784">
        <w:rPr>
          <w:rFonts w:hint="cs"/>
          <w:rtl/>
        </w:rPr>
        <w:t xml:space="preserve">מתני וקרא שהביא </w:t>
      </w:r>
      <w:r w:rsidRPr="000C1CD3">
        <w:rPr>
          <w:rStyle w:val="af6"/>
          <w:rFonts w:hint="cs"/>
          <w:rtl/>
        </w:rPr>
        <w:t>ראב''ח</w:t>
      </w:r>
      <w:r w:rsidR="00A96699" w:rsidRPr="000C1CD3">
        <w:rPr>
          <w:rStyle w:val="af6"/>
          <w:rFonts w:hint="cs"/>
          <w:rtl/>
        </w:rPr>
        <w:t xml:space="preserve">  - ר</w:t>
      </w:r>
      <w:r w:rsidR="00E403A1" w:rsidRPr="000C1CD3">
        <w:rPr>
          <w:rStyle w:val="af6"/>
          <w:rFonts w:hint="cs"/>
          <w:rtl/>
        </w:rPr>
        <w:t>בינא</w:t>
      </w:r>
      <w:r w:rsidR="009B3F54" w:rsidRPr="000C1CD3">
        <w:rPr>
          <w:rStyle w:val="af6"/>
          <w:rFonts w:hint="cs"/>
          <w:rtl/>
        </w:rPr>
        <w:t>:</w:t>
      </w:r>
      <w:r w:rsidR="00A96699">
        <w:rPr>
          <w:rFonts w:hint="cs"/>
          <w:rtl/>
        </w:rPr>
        <w:t xml:space="preserve"> </w:t>
      </w:r>
      <w:r w:rsidR="00E403A1" w:rsidRPr="00043784">
        <w:rPr>
          <w:rFonts w:hint="cs"/>
          <w:rtl/>
        </w:rPr>
        <w:t xml:space="preserve">לומר שמאריכין בתקיעות, </w:t>
      </w:r>
    </w:p>
    <w:p w14:paraId="766104BB" w14:textId="1BA59F5E" w:rsidR="00E403A1" w:rsidRPr="00A96699" w:rsidRDefault="00A96699" w:rsidP="00A96699">
      <w:pPr>
        <w:ind w:left="1190"/>
        <w:rPr>
          <w:rtl/>
        </w:rPr>
      </w:pPr>
      <w:r w:rsidRPr="000C1CD3">
        <w:rPr>
          <w:rStyle w:val="af6"/>
          <w:rFonts w:hint="cs"/>
          <w:rtl/>
        </w:rPr>
        <w:t xml:space="preserve">רבנן דקיסרי: </w:t>
      </w:r>
      <w:r w:rsidRPr="00A96699">
        <w:rPr>
          <w:rFonts w:hint="cs"/>
          <w:rtl/>
        </w:rPr>
        <w:t>לו</w:t>
      </w:r>
      <w:r w:rsidR="005F26B8" w:rsidRPr="00A96699">
        <w:rPr>
          <w:rFonts w:hint="cs"/>
          <w:rtl/>
        </w:rPr>
        <w:t xml:space="preserve">מר </w:t>
      </w:r>
      <w:r w:rsidR="00E403A1" w:rsidRPr="00A96699">
        <w:rPr>
          <w:rFonts w:hint="cs"/>
          <w:rtl/>
        </w:rPr>
        <w:t>שמרבה בתוקעין.</w:t>
      </w:r>
    </w:p>
    <w:p w14:paraId="02FF6C5A" w14:textId="77777777" w:rsidR="00DD4F93" w:rsidRPr="000C1CD3" w:rsidRDefault="00E403A1" w:rsidP="00997E99">
      <w:pPr>
        <w:widowControl w:val="0"/>
        <w:spacing w:before="60"/>
        <w:rPr>
          <w:rStyle w:val="af6"/>
          <w:rtl/>
        </w:rPr>
      </w:pPr>
      <w:r w:rsidRPr="00F8723C">
        <w:rPr>
          <w:rStyle w:val="ac"/>
          <w:rFonts w:cs="PFT_Frank" w:hint="cs"/>
          <w:sz w:val="14"/>
          <w:rtl/>
        </w:rPr>
        <w:t xml:space="preserve">אנו שעושים ב' ימים </w:t>
      </w:r>
      <w:r w:rsidRPr="000C1CD3">
        <w:rPr>
          <w:rStyle w:val="af6"/>
          <w:rFonts w:hint="cs"/>
          <w:rtl/>
        </w:rPr>
        <w:t>לאביי:</w:t>
      </w:r>
      <w:r w:rsidRPr="00043784">
        <w:rPr>
          <w:rFonts w:hint="cs"/>
          <w:rtl/>
        </w:rPr>
        <w:t xml:space="preserve"> שני ידחה, </w:t>
      </w:r>
    </w:p>
    <w:p w14:paraId="1BEC7A43" w14:textId="77777777" w:rsidR="00E403A1" w:rsidRPr="00043784" w:rsidRDefault="00E403A1" w:rsidP="00E12D57">
      <w:pPr>
        <w:pStyle w:val="affd"/>
        <w:rPr>
          <w:rtl/>
        </w:rPr>
      </w:pPr>
      <w:r w:rsidRPr="000C1CD3">
        <w:rPr>
          <w:rStyle w:val="af6"/>
          <w:rFonts w:hint="cs"/>
          <w:rtl/>
        </w:rPr>
        <w:t>ולרבא</w:t>
      </w:r>
      <w:r w:rsidRPr="00043784">
        <w:rPr>
          <w:rFonts w:hint="cs"/>
          <w:rtl/>
        </w:rPr>
        <w:t>: שביעי ידחה, ות</w:t>
      </w:r>
      <w:r w:rsidRPr="00043784">
        <w:rPr>
          <w:rtl/>
        </w:rPr>
        <w:t>"</w:t>
      </w:r>
      <w:r w:rsidRPr="00043784">
        <w:rPr>
          <w:rFonts w:hint="cs"/>
          <w:rtl/>
        </w:rPr>
        <w:t xml:space="preserve">כ </w:t>
      </w:r>
      <w:r w:rsidRPr="000C1CD3">
        <w:rPr>
          <w:rStyle w:val="af6"/>
          <w:rFonts w:hint="cs"/>
          <w:rtl/>
        </w:rPr>
        <w:t>דרבא</w:t>
      </w:r>
      <w:r w:rsidRPr="00043784">
        <w:rPr>
          <w:rFonts w:hint="cs"/>
          <w:rtl/>
        </w:rPr>
        <w:t xml:space="preserve">: דימוטו ידחה, </w:t>
      </w:r>
    </w:p>
    <w:p w14:paraId="5A1B0D58" w14:textId="77777777" w:rsidR="00E403A1" w:rsidRDefault="00E403A1" w:rsidP="00216BFB">
      <w:pPr>
        <w:pStyle w:val="affd"/>
        <w:spacing w:after="60"/>
        <w:rPr>
          <w:rtl/>
        </w:rPr>
      </w:pPr>
      <w:r w:rsidRPr="00043784">
        <w:rPr>
          <w:rFonts w:hint="cs"/>
          <w:rtl/>
        </w:rPr>
        <w:t xml:space="preserve">התקין </w:t>
      </w:r>
      <w:r w:rsidRPr="000C1CD3">
        <w:rPr>
          <w:rStyle w:val="af6"/>
          <w:rFonts w:hint="cs"/>
          <w:rtl/>
        </w:rPr>
        <w:t>אמימר בנהרדעא</w:t>
      </w:r>
      <w:r w:rsidRPr="00043784">
        <w:rPr>
          <w:rFonts w:hint="cs"/>
          <w:rtl/>
        </w:rPr>
        <w:t>: שידלגו.</w:t>
      </w:r>
    </w:p>
    <w:p w14:paraId="073DED6C" w14:textId="5198B5D9" w:rsidR="00216BFB" w:rsidRPr="00043784" w:rsidRDefault="00216BFB" w:rsidP="00216BFB">
      <w:pPr>
        <w:pStyle w:val="af"/>
        <w:rPr>
          <w:rtl/>
        </w:rPr>
      </w:pPr>
      <w:r>
        <w:rPr>
          <w:rFonts w:hint="cs"/>
          <w:rtl/>
        </w:rPr>
        <w:t>***</w:t>
      </w:r>
    </w:p>
    <w:p w14:paraId="3E0F16E1" w14:textId="77777777" w:rsidR="00E403A1" w:rsidRPr="00C01657" w:rsidRDefault="00E403A1" w:rsidP="009D377E">
      <w:pPr>
        <w:pStyle w:val="ad"/>
        <w:framePr w:wrap="around"/>
        <w:rPr>
          <w:rtl/>
        </w:rPr>
      </w:pPr>
      <w:bookmarkStart w:id="410" w:name="_Toc155720591"/>
      <w:r w:rsidRPr="00C01657">
        <w:rPr>
          <w:rStyle w:val="ae"/>
          <w:rFonts w:hint="cs"/>
          <w:rtl/>
        </w:rPr>
        <w:t>נה:</w:t>
      </w:r>
      <w:bookmarkEnd w:id="410"/>
      <w:r w:rsidRPr="00C01657">
        <w:rPr>
          <w:rStyle w:val="ae"/>
          <w:rFonts w:hint="cs"/>
          <w:rtl/>
        </w:rPr>
        <w:t xml:space="preserve"> </w:t>
      </w:r>
    </w:p>
    <w:p>
      <w:pPr>
        <w:pStyle w:val="MishnaBatzad"/>
        <w:rPr>
          <w:ins w:id="20275" w:author="קלוד" w:date="2026-10-06T10:10:33Z"/>
        </w:rPr>
      </w:pPr>
      <w:ins w:id="20274" w:author="קלוד" w:date="2026-10-06T10:10:33Z">
        <w:r>
          <w:t xml:space="preserve">משנה ו</w:t>
        </w:r>
      </w:ins>
    </w:p>
    <w:p w14:paraId="63ED786C" w14:textId="77777777" w:rsidR="00DD4F93" w:rsidRPr="00C01657" w:rsidRDefault="00E403A1" w:rsidP="009D377E">
      <w:pPr>
        <w:pStyle w:val="afff"/>
        <w:rPr>
          <w:rtl/>
        </w:rPr>
      </w:pPr>
      <w:bookmarkStart w:id="411" w:name="_Toc155720592"/>
      <w:r w:rsidRPr="0063248A">
        <w:rPr>
          <w:rStyle w:val="afffd"/>
          <w:rFonts w:hint="cs"/>
          <w:rtl/>
        </w:rPr>
        <w:t>יו</w:t>
      </w:r>
      <w:r w:rsidRPr="0063248A">
        <w:rPr>
          <w:rStyle w:val="afffd"/>
          <w:rtl/>
        </w:rPr>
        <w:t>"</w:t>
      </w:r>
      <w:r w:rsidRPr="0063248A">
        <w:rPr>
          <w:rStyle w:val="afffd"/>
          <w:rFonts w:hint="cs"/>
          <w:rtl/>
        </w:rPr>
        <w:t xml:space="preserve">ט ראשון של </w:t>
      </w:r>
      <w:r w:rsidRPr="00897CC3">
        <w:rPr>
          <w:rStyle w:val="afffd"/>
          <w:rFonts w:hint="cs"/>
          <w:rtl/>
        </w:rPr>
        <w:t>חג י</w:t>
      </w:r>
      <w:r w:rsidRPr="00897CC3">
        <w:rPr>
          <w:rStyle w:val="afffd"/>
          <w:rtl/>
        </w:rPr>
        <w:t>"</w:t>
      </w:r>
      <w:r w:rsidRPr="00897CC3">
        <w:rPr>
          <w:rStyle w:val="afffd"/>
          <w:rFonts w:hint="cs"/>
          <w:rtl/>
        </w:rPr>
        <w:t>ג פרים,</w:t>
      </w:r>
      <w:r w:rsidRPr="00C01657">
        <w:rPr>
          <w:rFonts w:hint="cs"/>
          <w:rtl/>
        </w:rPr>
        <w:t xml:space="preserve"> אילים שנים ושעיר אחד,</w:t>
      </w:r>
      <w:bookmarkEnd w:id="411"/>
    </w:p>
    <w:p w14:paraId="2831BA67" w14:textId="77777777" w:rsidR="00E403A1" w:rsidRPr="00C01657" w:rsidRDefault="00E403A1" w:rsidP="009D377E">
      <w:pPr>
        <w:pStyle w:val="a3"/>
        <w:rPr>
          <w:rtl/>
        </w:rPr>
      </w:pPr>
      <w:r w:rsidRPr="00C01657">
        <w:rPr>
          <w:rFonts w:hint="cs"/>
          <w:rtl/>
        </w:rPr>
        <w:t>נשתיירו י</w:t>
      </w:r>
      <w:r w:rsidRPr="00C01657">
        <w:rPr>
          <w:rtl/>
        </w:rPr>
        <w:t>"</w:t>
      </w:r>
      <w:r w:rsidRPr="00C01657">
        <w:rPr>
          <w:rFonts w:hint="cs"/>
          <w:rtl/>
        </w:rPr>
        <w:t>ד כבשים לח' משמרות.</w:t>
      </w:r>
    </w:p>
    <w:p w14:paraId="16C8BBDD" w14:textId="77777777" w:rsidR="00DD4F93" w:rsidRPr="00C01657" w:rsidRDefault="00E403A1" w:rsidP="009D377E">
      <w:pPr>
        <w:pStyle w:val="a3"/>
        <w:rPr>
          <w:rStyle w:val="afff0"/>
          <w:rtl/>
        </w:rPr>
      </w:pPr>
      <w:bookmarkStart w:id="412" w:name="_Toc155720593"/>
      <w:r w:rsidRPr="00C01657">
        <w:rPr>
          <w:rStyle w:val="afff0"/>
          <w:rFonts w:hint="cs"/>
          <w:rtl/>
        </w:rPr>
        <w:t>ב</w:t>
      </w:r>
      <w:r w:rsidRPr="00C01657">
        <w:rPr>
          <w:rStyle w:val="afff0"/>
          <w:rtl/>
        </w:rPr>
        <w:t>ראשון</w:t>
      </w:r>
      <w:bookmarkEnd w:id="412"/>
      <w:r w:rsidRPr="00C01657">
        <w:rPr>
          <w:rtl/>
        </w:rPr>
        <w:t xml:space="preserve"> ששה מקריבין שנים שנים, והשאר א</w:t>
      </w:r>
      <w:r w:rsidRPr="00C01657">
        <w:rPr>
          <w:rFonts w:hint="cs"/>
          <w:rtl/>
        </w:rPr>
        <w:t>' א'.</w:t>
      </w:r>
    </w:p>
    <w:p w14:paraId="2DDBDAD6" w14:textId="12D5BC96" w:rsidR="00DD4F93" w:rsidRPr="00C01657" w:rsidRDefault="00E403A1" w:rsidP="009D377E">
      <w:pPr>
        <w:pStyle w:val="a3"/>
        <w:rPr>
          <w:rStyle w:val="afff0"/>
          <w:rtl/>
        </w:rPr>
      </w:pPr>
      <w:bookmarkStart w:id="413" w:name="_Toc155720594"/>
      <w:r w:rsidRPr="00C01657">
        <w:rPr>
          <w:rStyle w:val="afff0"/>
          <w:rtl/>
        </w:rPr>
        <w:t>בשני</w:t>
      </w:r>
      <w:bookmarkEnd w:id="413"/>
      <w:r w:rsidRPr="00C01657">
        <w:rPr>
          <w:rStyle w:val="afff0"/>
          <w:rtl/>
        </w:rPr>
        <w:t xml:space="preserve"> </w:t>
      </w:r>
      <w:r w:rsidRPr="00C01657">
        <w:rPr>
          <w:rFonts w:hint="cs"/>
          <w:rtl/>
        </w:rPr>
        <w:t xml:space="preserve">ה' </w:t>
      </w:r>
      <w:r w:rsidRPr="00C01657">
        <w:rPr>
          <w:rtl/>
        </w:rPr>
        <w:t xml:space="preserve">מקריבין שנים שנים, </w:t>
      </w:r>
      <w:r w:rsidR="005F26B8" w:rsidRPr="00C01657">
        <w:rPr>
          <w:rtl/>
        </w:rPr>
        <w:tab/>
      </w:r>
      <w:r w:rsidR="00E12D57">
        <w:rPr>
          <w:rtl/>
        </w:rPr>
        <w:tab/>
      </w:r>
      <w:r w:rsidRPr="00C01657">
        <w:rPr>
          <w:rFonts w:hint="cs"/>
          <w:rtl/>
        </w:rPr>
        <w:t>ו</w:t>
      </w:r>
      <w:r w:rsidRPr="00C01657">
        <w:rPr>
          <w:rtl/>
        </w:rPr>
        <w:t>השאר א</w:t>
      </w:r>
      <w:r w:rsidRPr="00C01657">
        <w:rPr>
          <w:rFonts w:hint="cs"/>
          <w:rtl/>
        </w:rPr>
        <w:t>' א'.</w:t>
      </w:r>
    </w:p>
    <w:p w14:paraId="66671D81" w14:textId="77777777" w:rsidR="00DD4F93" w:rsidRPr="00C01657" w:rsidRDefault="00E403A1" w:rsidP="009D377E">
      <w:pPr>
        <w:pStyle w:val="a3"/>
        <w:rPr>
          <w:rStyle w:val="afff0"/>
          <w:rtl/>
        </w:rPr>
      </w:pPr>
      <w:bookmarkStart w:id="414" w:name="_Toc155720595"/>
      <w:r w:rsidRPr="00C01657">
        <w:rPr>
          <w:rStyle w:val="afff0"/>
          <w:rtl/>
        </w:rPr>
        <w:t>בשלישי</w:t>
      </w:r>
      <w:bookmarkEnd w:id="414"/>
      <w:r w:rsidRPr="00C01657">
        <w:rPr>
          <w:rStyle w:val="afff0"/>
          <w:rtl/>
        </w:rPr>
        <w:t xml:space="preserve"> </w:t>
      </w:r>
      <w:r w:rsidRPr="00C01657">
        <w:rPr>
          <w:rFonts w:hint="cs"/>
          <w:rtl/>
        </w:rPr>
        <w:t>ד'</w:t>
      </w:r>
      <w:r w:rsidRPr="00C01657">
        <w:rPr>
          <w:rtl/>
        </w:rPr>
        <w:t xml:space="preserve"> מקריבין שנים שנים, </w:t>
      </w:r>
      <w:r w:rsidR="005F26B8" w:rsidRPr="00C01657">
        <w:rPr>
          <w:rtl/>
        </w:rPr>
        <w:tab/>
      </w:r>
      <w:r w:rsidRPr="00C01657">
        <w:rPr>
          <w:rtl/>
        </w:rPr>
        <w:t>והשאר א</w:t>
      </w:r>
      <w:r w:rsidRPr="00C01657">
        <w:rPr>
          <w:rFonts w:hint="cs"/>
          <w:rtl/>
        </w:rPr>
        <w:t>' א'.</w:t>
      </w:r>
    </w:p>
    <w:p w14:paraId="1CE3CEEF" w14:textId="34334C56" w:rsidR="00DD4F93" w:rsidRPr="00C01657" w:rsidRDefault="00E403A1" w:rsidP="009D377E">
      <w:pPr>
        <w:pStyle w:val="a3"/>
        <w:rPr>
          <w:rStyle w:val="afff0"/>
          <w:rtl/>
        </w:rPr>
      </w:pPr>
      <w:bookmarkStart w:id="415" w:name="_Toc155720596"/>
      <w:r w:rsidRPr="00C01657">
        <w:rPr>
          <w:rStyle w:val="afff0"/>
          <w:rtl/>
        </w:rPr>
        <w:t>ברביעי</w:t>
      </w:r>
      <w:bookmarkEnd w:id="415"/>
      <w:r w:rsidRPr="00C01657">
        <w:rPr>
          <w:rtl/>
        </w:rPr>
        <w:t xml:space="preserve"> </w:t>
      </w:r>
      <w:r w:rsidRPr="00C01657">
        <w:rPr>
          <w:rFonts w:hint="cs"/>
          <w:rtl/>
        </w:rPr>
        <w:t xml:space="preserve">ג' </w:t>
      </w:r>
      <w:r w:rsidRPr="00C01657">
        <w:rPr>
          <w:rtl/>
        </w:rPr>
        <w:t>מקריבין שנים שנים</w:t>
      </w:r>
      <w:r w:rsidRPr="00C01657">
        <w:rPr>
          <w:rFonts w:hint="cs"/>
          <w:rtl/>
        </w:rPr>
        <w:t xml:space="preserve">, </w:t>
      </w:r>
      <w:r w:rsidR="005F26B8" w:rsidRPr="00C01657">
        <w:rPr>
          <w:rtl/>
        </w:rPr>
        <w:tab/>
      </w:r>
      <w:r w:rsidRPr="00C01657">
        <w:rPr>
          <w:rtl/>
        </w:rPr>
        <w:t>והשאר א</w:t>
      </w:r>
      <w:r w:rsidRPr="00C01657">
        <w:rPr>
          <w:rFonts w:hint="cs"/>
          <w:rtl/>
        </w:rPr>
        <w:t>' א'.</w:t>
      </w:r>
    </w:p>
    <w:p w14:paraId="6A865DF8" w14:textId="77777777" w:rsidR="00DD4F93" w:rsidRPr="00C01657" w:rsidRDefault="00E403A1" w:rsidP="009D377E">
      <w:pPr>
        <w:pStyle w:val="a3"/>
        <w:rPr>
          <w:spacing w:val="-4"/>
          <w:rtl/>
        </w:rPr>
      </w:pPr>
      <w:bookmarkStart w:id="416" w:name="_Toc155720597"/>
      <w:r w:rsidRPr="00C01657">
        <w:rPr>
          <w:rStyle w:val="afff0"/>
          <w:rtl/>
        </w:rPr>
        <w:t>בחמישי</w:t>
      </w:r>
      <w:bookmarkEnd w:id="416"/>
      <w:r w:rsidRPr="00C01657">
        <w:rPr>
          <w:rtl/>
        </w:rPr>
        <w:t xml:space="preserve"> </w:t>
      </w:r>
      <w:r w:rsidRPr="00C01657">
        <w:rPr>
          <w:rFonts w:hint="cs"/>
          <w:rtl/>
        </w:rPr>
        <w:t>ב'</w:t>
      </w:r>
      <w:r w:rsidRPr="00C01657">
        <w:rPr>
          <w:rtl/>
        </w:rPr>
        <w:t xml:space="preserve"> מקריבין שנים שנים, </w:t>
      </w:r>
      <w:r w:rsidR="005F26B8" w:rsidRPr="00C01657">
        <w:rPr>
          <w:rtl/>
        </w:rPr>
        <w:tab/>
      </w:r>
      <w:r w:rsidRPr="00C01657">
        <w:rPr>
          <w:rtl/>
        </w:rPr>
        <w:t>והשאר א</w:t>
      </w:r>
      <w:r w:rsidRPr="00C01657">
        <w:rPr>
          <w:rFonts w:hint="cs"/>
          <w:rtl/>
        </w:rPr>
        <w:t xml:space="preserve">' </w:t>
      </w:r>
      <w:r w:rsidRPr="00C01657">
        <w:rPr>
          <w:rFonts w:hint="cs"/>
          <w:spacing w:val="-4"/>
          <w:rtl/>
        </w:rPr>
        <w:t>א'.</w:t>
      </w:r>
    </w:p>
    <w:p w14:paraId="3FCFE74F" w14:textId="77777777" w:rsidR="00E403A1" w:rsidRPr="00C01657" w:rsidRDefault="00E403A1" w:rsidP="009D377E">
      <w:pPr>
        <w:pStyle w:val="afff"/>
        <w:rPr>
          <w:rtl/>
        </w:rPr>
      </w:pPr>
      <w:bookmarkStart w:id="417" w:name="_Toc155720598"/>
      <w:r w:rsidRPr="00897CC3">
        <w:rPr>
          <w:rStyle w:val="afffd"/>
          <w:rtl/>
        </w:rPr>
        <w:t>בששי</w:t>
      </w:r>
      <w:r w:rsidRPr="00C01657">
        <w:rPr>
          <w:rStyle w:val="afff0"/>
          <w:spacing w:val="-6"/>
          <w:rtl/>
        </w:rPr>
        <w:t xml:space="preserve"> </w:t>
      </w:r>
      <w:r w:rsidRPr="00C01657">
        <w:rPr>
          <w:rtl/>
        </w:rPr>
        <w:t xml:space="preserve">אחד מקריב שנים, </w:t>
      </w:r>
      <w:r w:rsidRPr="00C01657">
        <w:rPr>
          <w:rFonts w:hint="cs"/>
          <w:rtl/>
        </w:rPr>
        <w:t xml:space="preserve"> </w:t>
      </w:r>
      <w:r w:rsidRPr="00C01657">
        <w:rPr>
          <w:rtl/>
        </w:rPr>
        <w:t>והשאר א</w:t>
      </w:r>
      <w:r w:rsidRPr="00C01657">
        <w:rPr>
          <w:rFonts w:hint="cs"/>
          <w:rtl/>
        </w:rPr>
        <w:t xml:space="preserve">' א'. </w:t>
      </w:r>
      <w:r w:rsidRPr="00897CC3">
        <w:rPr>
          <w:rStyle w:val="afffd"/>
          <w:rtl/>
        </w:rPr>
        <w:t>בשביעי</w:t>
      </w:r>
      <w:r w:rsidRPr="00C01657">
        <w:rPr>
          <w:rStyle w:val="afff0"/>
          <w:spacing w:val="-6"/>
          <w:rtl/>
        </w:rPr>
        <w:t xml:space="preserve"> </w:t>
      </w:r>
      <w:r w:rsidRPr="00C01657">
        <w:rPr>
          <w:rtl/>
        </w:rPr>
        <w:t>כולן שוין</w:t>
      </w:r>
      <w:r w:rsidRPr="00C01657">
        <w:rPr>
          <w:spacing w:val="-4"/>
          <w:rtl/>
        </w:rPr>
        <w:t>.</w:t>
      </w:r>
      <w:bookmarkEnd w:id="417"/>
    </w:p>
    <w:p w14:paraId="25E990FA" w14:textId="77777777" w:rsidR="00E403A1" w:rsidRPr="00C01657" w:rsidRDefault="00E403A1" w:rsidP="009D377E">
      <w:pPr>
        <w:pStyle w:val="afff"/>
        <w:rPr>
          <w:rtl/>
        </w:rPr>
      </w:pPr>
      <w:bookmarkStart w:id="418" w:name="_Toc155720599"/>
      <w:r w:rsidRPr="00897CC3">
        <w:rPr>
          <w:rStyle w:val="afffd"/>
          <w:rtl/>
        </w:rPr>
        <w:t>בשמיני</w:t>
      </w:r>
      <w:r w:rsidRPr="00C01657">
        <w:rPr>
          <w:rtl/>
        </w:rPr>
        <w:t xml:space="preserve"> חזרו לפייס כברגלים.</w:t>
      </w:r>
      <w:r w:rsidRPr="00C01657">
        <w:rPr>
          <w:rFonts w:hint="cs"/>
          <w:rtl/>
        </w:rPr>
        <w:t xml:space="preserve"> </w:t>
      </w:r>
      <w:r w:rsidRPr="00C01657">
        <w:rPr>
          <w:rtl/>
        </w:rPr>
        <w:t>אמרו מי שהקריב פרים היום לא יקריב למחר, אלא חוזרין חלילה.</w:t>
      </w:r>
      <w:bookmarkEnd w:id="418"/>
    </w:p>
    <w:p w14:paraId="0C6B810B" w14:textId="77777777" w:rsidR="00E403A1" w:rsidRPr="00043784" w:rsidRDefault="005F26B8" w:rsidP="005F26B8">
      <w:pPr>
        <w:widowControl w:val="0"/>
        <w:rPr>
          <w:rtl/>
        </w:rPr>
      </w:pPr>
      <w:bookmarkStart w:id="419" w:name="_Toc155720600"/>
      <w:r w:rsidRPr="00897CC3">
        <w:rPr>
          <w:rStyle w:val="a6"/>
          <w:rFonts w:hint="cs"/>
          <w:rtl/>
        </w:rPr>
        <w:t>בשמיני חזרו לפיס:</w:t>
      </w:r>
      <w:bookmarkEnd w:id="419"/>
      <w:r w:rsidRPr="00043784">
        <w:rPr>
          <w:rFonts w:ascii="Fb Fontext" w:hAnsi="Fb Fontext" w:hint="cs"/>
          <w:rtl/>
        </w:rPr>
        <w:t xml:space="preserve"> </w:t>
      </w:r>
      <w:r w:rsidR="00E403A1" w:rsidRPr="00043784">
        <w:rPr>
          <w:rFonts w:ascii="Fb Fontext" w:hAnsi="Fb Fontext" w:hint="cs"/>
          <w:rtl/>
        </w:rPr>
        <w:t xml:space="preserve"> </w:t>
      </w:r>
      <w:r w:rsidR="00E403A1" w:rsidRPr="00043784">
        <w:rPr>
          <w:rFonts w:ascii="Fb Fontext" w:hAnsi="Fb Fontext"/>
          <w:rtl/>
        </w:rPr>
        <w:t xml:space="preserve">אפי' </w:t>
      </w:r>
      <w:r w:rsidR="00E403A1" w:rsidRPr="000C1CD3">
        <w:rPr>
          <w:rStyle w:val="af6"/>
          <w:rtl/>
        </w:rPr>
        <w:t>כרבנן</w:t>
      </w:r>
      <w:r w:rsidR="00E403A1" w:rsidRPr="00043784">
        <w:rPr>
          <w:rFonts w:ascii="Fb Fontext" w:hAnsi="Fb Fontext"/>
          <w:rtl/>
        </w:rPr>
        <w:t xml:space="preserve"> </w:t>
      </w:r>
      <w:r w:rsidR="00F87776" w:rsidRPr="00043784">
        <w:rPr>
          <w:rFonts w:ascii="Fb Fontext" w:hAnsi="Fb Fontext" w:hint="cs"/>
          <w:rtl/>
        </w:rPr>
        <w:t>דאחת מ</w:t>
      </w:r>
      <w:r w:rsidR="00E403A1" w:rsidRPr="00043784">
        <w:rPr>
          <w:rFonts w:ascii="Fb Fontext" w:hAnsi="Fb Fontext"/>
          <w:rtl/>
        </w:rPr>
        <w:t>ב' משמרות</w:t>
      </w:r>
      <w:r w:rsidR="00E403A1" w:rsidRPr="00043784">
        <w:rPr>
          <w:rtl/>
        </w:rPr>
        <w:t xml:space="preserve"> ש</w:t>
      </w:r>
      <w:r w:rsidR="00F87776" w:rsidRPr="00043784">
        <w:rPr>
          <w:rFonts w:hint="cs"/>
          <w:rtl/>
        </w:rPr>
        <w:t xml:space="preserve">לא שילשו בפרים עושה שמ''ע, אכתי ב' משמרות </w:t>
      </w:r>
      <w:r w:rsidR="00E403A1" w:rsidRPr="00043784">
        <w:rPr>
          <w:rtl/>
        </w:rPr>
        <w:t>מפייסות</w:t>
      </w:r>
      <w:r w:rsidR="00E403A1" w:rsidRPr="00043784">
        <w:rPr>
          <w:rFonts w:hint="cs"/>
          <w:rtl/>
        </w:rPr>
        <w:t>.</w:t>
      </w:r>
    </w:p>
    <w:p w14:paraId="0948097A" w14:textId="77777777" w:rsidR="00E12D57" w:rsidRPr="00E12D57" w:rsidRDefault="00E403A1" w:rsidP="001711C4">
      <w:pPr>
        <w:pStyle w:val="31"/>
        <w:framePr w:wrap="notBeside"/>
        <w:rPr>
          <w:rtl/>
        </w:rPr>
      </w:pPr>
      <w:r w:rsidRPr="00E12D57">
        <w:rPr>
          <w:rtl/>
        </w:rPr>
        <w:t>ו</w:t>
      </w:r>
      <w:r w:rsidR="00F87776" w:rsidRPr="00E12D57">
        <w:rPr>
          <w:rFonts w:hint="cs"/>
          <w:rtl/>
        </w:rPr>
        <w:t>הך</w:t>
      </w:r>
    </w:p>
    <w:p w14:paraId="13423BA5" w14:textId="55D73E76" w:rsidR="00F87776" w:rsidRPr="00043784" w:rsidRDefault="00F87776" w:rsidP="00F87776">
      <w:pPr>
        <w:pStyle w:val="affd"/>
        <w:widowControl w:val="0"/>
        <w:rPr>
          <w:rtl/>
        </w:rPr>
      </w:pPr>
      <w:r w:rsidRPr="00043784">
        <w:rPr>
          <w:rFonts w:hint="cs"/>
          <w:rtl/>
        </w:rPr>
        <w:t>ד</w:t>
      </w:r>
      <w:r w:rsidR="00E403A1" w:rsidRPr="00043784">
        <w:rPr>
          <w:rFonts w:hint="cs"/>
          <w:rtl/>
        </w:rPr>
        <w:t>ב'</w:t>
      </w:r>
      <w:r w:rsidRPr="00043784">
        <w:rPr>
          <w:rtl/>
        </w:rPr>
        <w:t xml:space="preserve"> משמרות </w:t>
      </w:r>
      <w:r w:rsidR="00E403A1" w:rsidRPr="00043784">
        <w:rPr>
          <w:rtl/>
        </w:rPr>
        <w:t xml:space="preserve">שונות ואין משלשות. </w:t>
      </w:r>
    </w:p>
    <w:p w14:paraId="735EAFA1" w14:textId="77777777" w:rsidR="00E12D57" w:rsidRPr="00E12D57" w:rsidRDefault="00F87776" w:rsidP="001711C4">
      <w:pPr>
        <w:pStyle w:val="31"/>
        <w:framePr w:wrap="notBeside"/>
        <w:rPr>
          <w:rtl/>
        </w:rPr>
      </w:pPr>
      <w:r w:rsidRPr="00E12D57">
        <w:rPr>
          <w:rFonts w:hint="cs"/>
          <w:rtl/>
        </w:rPr>
        <w:t>-</w:t>
      </w:r>
    </w:p>
    <w:p w14:paraId="6EF6E8B4" w14:textId="691D8760" w:rsidR="00F87776" w:rsidRPr="00043784" w:rsidRDefault="00E403A1" w:rsidP="00F87776">
      <w:pPr>
        <w:pStyle w:val="affd"/>
        <w:widowControl w:val="0"/>
        <w:rPr>
          <w:rtl/>
        </w:rPr>
      </w:pPr>
      <w:r w:rsidRPr="00043784">
        <w:rPr>
          <w:rtl/>
        </w:rPr>
        <w:t xml:space="preserve">אפי' כרבנן </w:t>
      </w:r>
      <w:r w:rsidR="00F87776" w:rsidRPr="00043784">
        <w:rPr>
          <w:rFonts w:hint="cs"/>
          <w:rtl/>
        </w:rPr>
        <w:t>ד</w:t>
      </w:r>
      <w:r w:rsidRPr="00043784">
        <w:rPr>
          <w:rtl/>
        </w:rPr>
        <w:t>לא שלשו בפרי החג</w:t>
      </w:r>
      <w:r w:rsidR="00876664" w:rsidRPr="00043784">
        <w:rPr>
          <w:rFonts w:hint="cs"/>
          <w:rtl/>
        </w:rPr>
        <w:t>,</w:t>
      </w:r>
      <w:r w:rsidRPr="00043784">
        <w:rPr>
          <w:rtl/>
        </w:rPr>
        <w:t xml:space="preserve"> </w:t>
      </w:r>
    </w:p>
    <w:p w14:paraId="57092AF7" w14:textId="77777777" w:rsidR="00E12D57" w:rsidRPr="00E12D57" w:rsidRDefault="00E403A1" w:rsidP="001711C4">
      <w:pPr>
        <w:pStyle w:val="31"/>
        <w:framePr w:wrap="notBeside"/>
        <w:rPr>
          <w:rtl/>
        </w:rPr>
      </w:pPr>
      <w:r w:rsidRPr="00E12D57">
        <w:rPr>
          <w:rtl/>
        </w:rPr>
        <w:t>וקמ"ל</w:t>
      </w:r>
    </w:p>
    <w:p w14:paraId="114A3156" w14:textId="737F7F70" w:rsidR="00E403A1" w:rsidRPr="00043784" w:rsidRDefault="00E403A1" w:rsidP="00F87776">
      <w:pPr>
        <w:pStyle w:val="affd"/>
        <w:widowControl w:val="0"/>
        <w:rPr>
          <w:rtl/>
        </w:rPr>
      </w:pPr>
      <w:r w:rsidRPr="00043784">
        <w:rPr>
          <w:rtl/>
        </w:rPr>
        <w:t>דמי שהקריב פרים היום לא יקריב למחר.</w:t>
      </w:r>
    </w:p>
    <w:p w14:paraId="42B3DF1A" w14:textId="72F72C3B" w:rsidR="00FD2712" w:rsidRDefault="00FD2712" w:rsidP="00997E99">
      <w:pPr>
        <w:widowControl w:val="0"/>
        <w:spacing w:before="60"/>
        <w:rPr>
          <w:rtl/>
        </w:rPr>
      </w:pPr>
      <w:bookmarkStart w:id="420" w:name="_Toc155720601"/>
      <w:r w:rsidRPr="00AE32A9">
        <w:rPr>
          <w:rStyle w:val="af2"/>
          <w:rFonts w:hint="cs"/>
          <w:rtl/>
        </w:rPr>
        <w:t>ע'</w:t>
      </w:r>
      <w:r w:rsidR="00E403A1" w:rsidRPr="00AE32A9">
        <w:rPr>
          <w:rStyle w:val="af2"/>
          <w:rtl/>
        </w:rPr>
        <w:t xml:space="preserve"> פרים כנגד </w:t>
      </w:r>
      <w:r w:rsidRPr="00AE32A9">
        <w:rPr>
          <w:rStyle w:val="af2"/>
          <w:rFonts w:hint="cs"/>
          <w:rtl/>
        </w:rPr>
        <w:t>ע'</w:t>
      </w:r>
      <w:r w:rsidR="00E403A1" w:rsidRPr="00AE32A9">
        <w:rPr>
          <w:rStyle w:val="af2"/>
          <w:rtl/>
        </w:rPr>
        <w:t xml:space="preserve"> אומות</w:t>
      </w:r>
      <w:bookmarkEnd w:id="420"/>
      <w:r w:rsidR="00E403A1" w:rsidRPr="00043784">
        <w:rPr>
          <w:rFonts w:ascii="Fb Fontext" w:hAnsi="Fb Fontext"/>
          <w:rtl/>
        </w:rPr>
        <w:t>.</w:t>
      </w:r>
      <w:r w:rsidR="00E403A1" w:rsidRPr="00043784">
        <w:rPr>
          <w:rFonts w:hint="cs"/>
          <w:rtl/>
        </w:rPr>
        <w:t xml:space="preserve"> </w:t>
      </w:r>
      <w:r w:rsidR="00E403A1" w:rsidRPr="00043784">
        <w:rPr>
          <w:rtl/>
        </w:rPr>
        <w:t>פר יחידי כנגד אומה יחידה.</w:t>
      </w:r>
    </w:p>
    <w:p w14:paraId="6653721A" w14:textId="71933BE3" w:rsidR="00E403A1" w:rsidRPr="00A150D6" w:rsidRDefault="00E403A1" w:rsidP="00FD2712">
      <w:pPr>
        <w:rPr>
          <w:rStyle w:val="ac"/>
          <w:rFonts w:cs="PFT_Frank"/>
          <w:spacing w:val="-2"/>
          <w:sz w:val="14"/>
          <w:rtl/>
        </w:rPr>
      </w:pPr>
      <w:r w:rsidRPr="00A150D6">
        <w:rPr>
          <w:spacing w:val="-2"/>
          <w:rtl/>
        </w:rPr>
        <w:t>משל למלך ב"ו שאמר לעבדיו: עשו לי סעודה גדולה.</w:t>
      </w:r>
      <w:r w:rsidRPr="00A150D6">
        <w:rPr>
          <w:rFonts w:hint="cs"/>
          <w:spacing w:val="-2"/>
          <w:rtl/>
        </w:rPr>
        <w:t xml:space="preserve"> ו</w:t>
      </w:r>
      <w:r w:rsidRPr="00A150D6">
        <w:rPr>
          <w:spacing w:val="-2"/>
          <w:rtl/>
        </w:rPr>
        <w:t>ליום אחרון אמר לאוהבו: עשה לי סעודה קטנה, כדי שאהנה ממך.</w:t>
      </w:r>
    </w:p>
    <w:p w14:paraId="2A4D42B0" w14:textId="0264296E" w:rsidR="00E403A1" w:rsidRPr="00043784" w:rsidRDefault="00E403A1" w:rsidP="00E403A1">
      <w:pPr>
        <w:pStyle w:val="affd"/>
        <w:widowControl w:val="0"/>
        <w:rPr>
          <w:rtl/>
        </w:rPr>
      </w:pPr>
      <w:r w:rsidRPr="00F8723C">
        <w:rPr>
          <w:rStyle w:val="ac"/>
          <w:rFonts w:cs="PFT_Frank"/>
          <w:sz w:val="14"/>
          <w:rtl/>
        </w:rPr>
        <w:t>אוי לגויים</w:t>
      </w:r>
      <w:r w:rsidRPr="00043784">
        <w:rPr>
          <w:rtl/>
        </w:rPr>
        <w:t xml:space="preserve"> שאבדו ואין יודעין מה שאבדו, שעכשיו אין ביהמ"ק שיכפר עליהן</w:t>
      </w:r>
      <w:r w:rsidR="00A96699">
        <w:rPr>
          <w:rFonts w:hint="cs"/>
          <w:rtl/>
        </w:rPr>
        <w:t>.</w:t>
      </w:r>
    </w:p>
    <w:p w14:paraId="71041B59" w14:textId="7139E024" w:rsidR="00E403A1" w:rsidRPr="00E42FF2" w:rsidRDefault="0026136E" w:rsidP="00E42FF2">
      <w:pPr>
        <w:pStyle w:val="af"/>
        <w:rPr>
          <w:rtl/>
        </w:rPr>
      </w:pPr>
      <w:r>
        <w:rPr>
          <w:rFonts w:hint="cs"/>
          <w:rtl/>
        </w:rPr>
        <w:t>***</w:t>
      </w:r>
    </w:p>
    <w:p>
      <w:pPr>
        <w:pStyle w:val="MishnaBatzad"/>
        <w:rPr>
          <w:ins w:id="20277" w:author="קלוד" w:date="2026-10-06T10:10:33Z"/>
        </w:rPr>
      </w:pPr>
      <w:ins w:id="20276" w:author="קלוד" w:date="2026-10-06T10:10:33Z">
        <w:r>
          <w:t xml:space="preserve">משנה ז</w:t>
        </w:r>
      </w:ins>
    </w:p>
    <w:p w14:paraId="459A1520" w14:textId="77777777" w:rsidR="00997E99" w:rsidRPr="00897CC3" w:rsidRDefault="00E403A1" w:rsidP="009D377E">
      <w:pPr>
        <w:pStyle w:val="afff"/>
        <w:rPr>
          <w:rStyle w:val="afffd"/>
          <w:rtl/>
        </w:rPr>
      </w:pPr>
      <w:bookmarkStart w:id="421" w:name="_Toc155720602"/>
      <w:r w:rsidRPr="00897CC3">
        <w:rPr>
          <w:rStyle w:val="afffd"/>
          <w:rFonts w:hint="cs"/>
          <w:rtl/>
        </w:rPr>
        <w:t>ג'</w:t>
      </w:r>
      <w:r w:rsidRPr="00897CC3">
        <w:rPr>
          <w:rStyle w:val="afffd"/>
          <w:rtl/>
        </w:rPr>
        <w:t xml:space="preserve"> פרקים בשנה</w:t>
      </w:r>
      <w:r w:rsidR="00F87776" w:rsidRPr="00897CC3">
        <w:rPr>
          <w:rStyle w:val="afffd"/>
          <w:rFonts w:hint="cs"/>
          <w:rtl/>
        </w:rPr>
        <w:t>:</w:t>
      </w:r>
      <w:r w:rsidRPr="00897CC3">
        <w:rPr>
          <w:rStyle w:val="afffd"/>
          <w:rtl/>
        </w:rPr>
        <w:t xml:space="preserve"> כל </w:t>
      </w:r>
      <w:r w:rsidRPr="00897CC3">
        <w:rPr>
          <w:rStyle w:val="afffd"/>
          <w:rFonts w:hint="cs"/>
          <w:rtl/>
        </w:rPr>
        <w:t>ה</w:t>
      </w:r>
      <w:r w:rsidRPr="00897CC3">
        <w:rPr>
          <w:rStyle w:val="afffd"/>
          <w:rtl/>
        </w:rPr>
        <w:t>משמרות שוות</w:t>
      </w:r>
      <w:bookmarkEnd w:id="421"/>
    </w:p>
    <w:p w14:paraId="432946C4" w14:textId="77777777" w:rsidR="00E403A1" w:rsidRPr="00C01657" w:rsidRDefault="00E403A1" w:rsidP="009D377E">
      <w:pPr>
        <w:pStyle w:val="a3"/>
        <w:rPr>
          <w:rtl/>
        </w:rPr>
      </w:pPr>
      <w:r w:rsidRPr="00C01657">
        <w:rPr>
          <w:rtl/>
        </w:rPr>
        <w:t>באימורי הרגלים, ובחילוק לחם הפנים.</w:t>
      </w:r>
    </w:p>
    <w:p w14:paraId="218C9463" w14:textId="77777777" w:rsidR="00E403A1" w:rsidRPr="00C01657" w:rsidRDefault="00E403A1" w:rsidP="009D377E">
      <w:pPr>
        <w:pStyle w:val="a3"/>
        <w:rPr>
          <w:rtl/>
        </w:rPr>
      </w:pPr>
      <w:r w:rsidRPr="00C01657">
        <w:rPr>
          <w:rtl/>
        </w:rPr>
        <w:t>בעצרת אומר לו: הילך מצה הילך חמץ.</w:t>
      </w:r>
      <w:r w:rsidRPr="00C01657">
        <w:rPr>
          <w:rFonts w:hint="cs"/>
          <w:rtl/>
        </w:rPr>
        <w:t xml:space="preserve"> </w:t>
      </w:r>
    </w:p>
    <w:p w14:paraId="292562DF" w14:textId="77777777" w:rsidR="00997E99" w:rsidRPr="00C01657" w:rsidRDefault="00E403A1" w:rsidP="009D377E">
      <w:pPr>
        <w:pStyle w:val="afff"/>
        <w:rPr>
          <w:rtl/>
        </w:rPr>
      </w:pPr>
      <w:bookmarkStart w:id="422" w:name="_Toc155720603"/>
      <w:r w:rsidRPr="00AC7A5C">
        <w:rPr>
          <w:rStyle w:val="afffd"/>
          <w:rtl/>
        </w:rPr>
        <w:t>משמר שזמנו קבוע</w:t>
      </w:r>
      <w:r w:rsidRPr="00C01657">
        <w:rPr>
          <w:rtl/>
        </w:rPr>
        <w:t xml:space="preserve"> מקריב תמידין נדרים ונדבות</w:t>
      </w:r>
      <w:bookmarkEnd w:id="422"/>
      <w:r w:rsidRPr="00C01657">
        <w:rPr>
          <w:rtl/>
        </w:rPr>
        <w:t xml:space="preserve"> </w:t>
      </w:r>
    </w:p>
    <w:p w14:paraId="1A4ED4BD" w14:textId="77777777" w:rsidR="00E403A1" w:rsidRPr="00C01657" w:rsidRDefault="00E403A1" w:rsidP="009D377E">
      <w:pPr>
        <w:pStyle w:val="a3"/>
        <w:rPr>
          <w:rtl/>
        </w:rPr>
      </w:pPr>
      <w:r w:rsidRPr="00C01657">
        <w:rPr>
          <w:rtl/>
        </w:rPr>
        <w:t>ושאר קרבנות צבור</w:t>
      </w:r>
      <w:r w:rsidRPr="00C01657">
        <w:rPr>
          <w:rFonts w:hint="cs"/>
          <w:rtl/>
        </w:rPr>
        <w:t xml:space="preserve"> </w:t>
      </w:r>
      <w:r w:rsidRPr="00C01657">
        <w:rPr>
          <w:rtl/>
        </w:rPr>
        <w:t>ומקריב הכל.</w:t>
      </w:r>
    </w:p>
    <w:p w14:paraId="5D441453" w14:textId="77777777" w:rsidR="00DD4F93" w:rsidRPr="00043784" w:rsidRDefault="00E403A1" w:rsidP="00A96699">
      <w:pPr>
        <w:rPr>
          <w:rStyle w:val="af8"/>
          <w:rtl/>
        </w:rPr>
      </w:pPr>
      <w:bookmarkStart w:id="423" w:name="_Toc155720604"/>
      <w:r w:rsidRPr="00043784">
        <w:rPr>
          <w:rStyle w:val="a6"/>
          <w:spacing w:val="0"/>
          <w:rtl/>
        </w:rPr>
        <w:t>אמורי הרגלים</w:t>
      </w:r>
      <w:bookmarkEnd w:id="423"/>
      <w:r w:rsidRPr="00043784">
        <w:rPr>
          <w:rFonts w:ascii="Fb Fontext" w:hAnsi="Fb Fontext" w:hint="cs"/>
          <w:rtl/>
        </w:rPr>
        <w:t xml:space="preserve"> </w:t>
      </w:r>
      <w:r w:rsidRPr="00043784">
        <w:rPr>
          <w:rFonts w:ascii="Fb Fontext" w:hAnsi="Fb Fontext"/>
          <w:rtl/>
        </w:rPr>
        <w:t>מה שאמרו ברגלים</w:t>
      </w:r>
      <w:r w:rsidRPr="00043784">
        <w:rPr>
          <w:rStyle w:val="af8"/>
          <w:rFonts w:hint="cs"/>
          <w:rtl/>
        </w:rPr>
        <w:t xml:space="preserve"> </w:t>
      </w:r>
    </w:p>
    <w:p w14:paraId="17CCA0CD" w14:textId="77777777" w:rsidR="00E403A1" w:rsidRPr="00043784" w:rsidRDefault="00E403A1" w:rsidP="00DD4F93">
      <w:pPr>
        <w:pStyle w:val="affd"/>
        <w:rPr>
          <w:rtl/>
        </w:rPr>
      </w:pPr>
      <w:r w:rsidRPr="00043784">
        <w:rPr>
          <w:rStyle w:val="af8"/>
          <w:rtl/>
        </w:rPr>
        <w:t xml:space="preserve">'בכל אות נפשו ושרת' </w:t>
      </w:r>
      <w:r w:rsidRPr="00043784">
        <w:rPr>
          <w:rtl/>
        </w:rPr>
        <w:t>שכל המשמרות שוות באימורי הרגלים.</w:t>
      </w:r>
    </w:p>
    <w:p w14:paraId="20419A7D" w14:textId="77777777" w:rsidR="00E403A1" w:rsidRPr="00A150D6" w:rsidRDefault="00E403A1" w:rsidP="00E403A1">
      <w:pPr>
        <w:pStyle w:val="affd"/>
        <w:rPr>
          <w:spacing w:val="-6"/>
          <w:rtl/>
        </w:rPr>
      </w:pPr>
      <w:del w:id="9081" w:author="הגהת סוכה" w:date="2026-09-27T12:23:34Z">
        <w:r w:rsidRPr="00A150D6">
          <w:rPr>
            <w:rStyle w:val="af8"/>
            <w:spacing w:val="-6"/>
            <w:rtl/>
          </w:rPr>
          <w:delText xml:space="preserve">מאחד שעריך'</w:delText>
        </w:r>
      </w:del>
      <w:ins w:id="9082" w:author="הגהת סוכה" w:date="2026-09-27T12:23:34Z">
        <w:r w:rsidRPr="00A150D6">
          <w:rPr>
            <w:rStyle w:val="af8"/>
            <w:spacing w:val="-6"/>
            <w:rtl/>
          </w:rPr>
          <w:t xml:space="preserve">'מאחד שעריך'</w:t>
        </w:r>
      </w:ins>
      <w:r w:rsidRPr="00A150D6">
        <w:rPr>
          <w:rStyle w:val="af8"/>
          <w:spacing w:val="-6"/>
          <w:rtl/>
        </w:rPr>
        <w:t xml:space="preserve"> </w:t>
      </w:r>
      <w:r w:rsidRPr="00A150D6">
        <w:rPr>
          <w:spacing w:val="-6"/>
          <w:rtl/>
        </w:rPr>
        <w:t>בשעה שכל ישראל נכנסין בשער אחד.</w:t>
      </w:r>
      <w:r w:rsidRPr="00A150D6">
        <w:rPr>
          <w:rFonts w:hint="cs"/>
          <w:spacing w:val="-6"/>
          <w:rtl/>
        </w:rPr>
        <w:t xml:space="preserve"> ולא כל השנה.</w:t>
      </w:r>
    </w:p>
    <w:p w14:paraId="0FD061DD" w14:textId="77777777" w:rsidR="00E403A1" w:rsidRPr="00C01657" w:rsidRDefault="00E403A1" w:rsidP="009D377E">
      <w:pPr>
        <w:pStyle w:val="ad"/>
        <w:framePr w:wrap="around"/>
        <w:rPr>
          <w:rStyle w:val="ae"/>
          <w:rtl/>
        </w:rPr>
      </w:pPr>
      <w:bookmarkStart w:id="424" w:name="_Toc155720605"/>
      <w:r w:rsidRPr="00C01657">
        <w:rPr>
          <w:rStyle w:val="ae"/>
          <w:rFonts w:hint="cs"/>
          <w:rtl/>
        </w:rPr>
        <w:t>נו.</w:t>
      </w:r>
      <w:bookmarkEnd w:id="424"/>
    </w:p>
    <w:p w14:paraId="48471475" w14:textId="77777777" w:rsidR="00E403A1" w:rsidRPr="00043784" w:rsidRDefault="00E403A1" w:rsidP="00E403A1">
      <w:pPr>
        <w:pStyle w:val="affd"/>
        <w:widowControl w:val="0"/>
        <w:spacing w:before="60"/>
        <w:rPr>
          <w:rStyle w:val="af8"/>
          <w:rtl/>
        </w:rPr>
      </w:pPr>
      <w:bookmarkStart w:id="425" w:name="_Toc155720606"/>
      <w:r w:rsidRPr="00043784">
        <w:rPr>
          <w:rStyle w:val="a6"/>
          <w:rFonts w:hint="cs"/>
          <w:spacing w:val="0"/>
          <w:rtl/>
        </w:rPr>
        <w:t xml:space="preserve">כל </w:t>
      </w:r>
      <w:r w:rsidRPr="00043784">
        <w:rPr>
          <w:rStyle w:val="a6"/>
          <w:spacing w:val="0"/>
          <w:rtl/>
        </w:rPr>
        <w:t>משמרות שוות בחילוק לח</w:t>
      </w:r>
      <w:r w:rsidRPr="00043784">
        <w:rPr>
          <w:rStyle w:val="a6"/>
          <w:rFonts w:hint="cs"/>
          <w:spacing w:val="0"/>
          <w:rtl/>
        </w:rPr>
        <w:t>"הפ.</w:t>
      </w:r>
      <w:bookmarkEnd w:id="425"/>
      <w:r w:rsidRPr="00043784">
        <w:rPr>
          <w:rFonts w:hint="cs"/>
          <w:rtl/>
        </w:rPr>
        <w:t xml:space="preserve"> </w:t>
      </w:r>
    </w:p>
    <w:p w14:paraId="69E896AE" w14:textId="77777777" w:rsidR="00E403A1" w:rsidRPr="00043784" w:rsidRDefault="00E403A1" w:rsidP="00E403A1">
      <w:pPr>
        <w:pStyle w:val="affd"/>
        <w:widowControl w:val="0"/>
        <w:rPr>
          <w:rFonts w:ascii="Fb Fontext" w:hAnsi="Fb Fontext"/>
          <w:rtl/>
        </w:rPr>
      </w:pPr>
      <w:r w:rsidRPr="00043784">
        <w:rPr>
          <w:rStyle w:val="af8"/>
          <w:rFonts w:hint="cs"/>
          <w:rtl/>
        </w:rPr>
        <w:t xml:space="preserve">חלק </w:t>
      </w:r>
      <w:r w:rsidRPr="00043784">
        <w:rPr>
          <w:rFonts w:hint="cs"/>
          <w:rtl/>
        </w:rPr>
        <w:t>אכילה</w:t>
      </w:r>
      <w:r w:rsidRPr="00043784">
        <w:rPr>
          <w:rStyle w:val="af8"/>
          <w:rFonts w:hint="cs"/>
          <w:rtl/>
        </w:rPr>
        <w:t xml:space="preserve"> כחלק </w:t>
      </w:r>
      <w:r w:rsidRPr="00043784">
        <w:rPr>
          <w:rFonts w:hint="cs"/>
          <w:rtl/>
        </w:rPr>
        <w:t>אכילה</w:t>
      </w:r>
      <w:r w:rsidRPr="00043784">
        <w:rPr>
          <w:rStyle w:val="af8"/>
          <w:rFonts w:hint="cs"/>
          <w:rtl/>
        </w:rPr>
        <w:t xml:space="preserve"> </w:t>
      </w:r>
      <w:r w:rsidRPr="00043784">
        <w:rPr>
          <w:rFonts w:hint="cs"/>
          <w:rtl/>
        </w:rPr>
        <w:t>דלחה''פ</w:t>
      </w:r>
      <w:r w:rsidRPr="00043784">
        <w:rPr>
          <w:rStyle w:val="af8"/>
          <w:rFonts w:hint="cs"/>
          <w:rtl/>
        </w:rPr>
        <w:t xml:space="preserve"> יאכלו</w:t>
      </w:r>
      <w:r w:rsidRPr="00043784">
        <w:rPr>
          <w:rFonts w:ascii="Fb Fontext" w:hAnsi="Fb Fontext" w:hint="cs"/>
          <w:rtl/>
        </w:rPr>
        <w:t>.</w:t>
      </w:r>
    </w:p>
    <w:p w14:paraId="1AE98AAC" w14:textId="77777777" w:rsidR="00C07543" w:rsidRPr="00043784" w:rsidRDefault="00E403A1" w:rsidP="00E403A1">
      <w:pPr>
        <w:pStyle w:val="affd"/>
        <w:widowControl w:val="0"/>
        <w:rPr>
          <w:rtl/>
        </w:rPr>
      </w:pPr>
      <w:r w:rsidRPr="00043784">
        <w:rPr>
          <w:rFonts w:ascii="Fb Fontext" w:hAnsi="Fb Fontext" w:hint="cs"/>
          <w:rtl/>
        </w:rPr>
        <w:t xml:space="preserve">ולא </w:t>
      </w:r>
      <w:r w:rsidRPr="00043784">
        <w:rPr>
          <w:rFonts w:ascii="Fb Fontext" w:hAnsi="Fb Fontext"/>
          <w:rtl/>
        </w:rPr>
        <w:t>קרבנות</w:t>
      </w:r>
      <w:r w:rsidR="00917115" w:rsidRPr="00043784">
        <w:rPr>
          <w:rFonts w:ascii="Fb Fontext" w:hAnsi="Fb Fontext" w:hint="cs"/>
          <w:rtl/>
        </w:rPr>
        <w:t>,</w:t>
      </w:r>
      <w:r w:rsidRPr="00043784">
        <w:rPr>
          <w:rFonts w:ascii="Fb Fontext" w:hAnsi="Fb Fontext"/>
          <w:rtl/>
        </w:rPr>
        <w:t xml:space="preserve"> </w:t>
      </w:r>
      <w:r w:rsidR="00F87776" w:rsidRPr="00043784">
        <w:rPr>
          <w:rFonts w:ascii="Fb Fontext" w:hAnsi="Fb Fontext" w:hint="cs"/>
          <w:rtl/>
        </w:rPr>
        <w:t>-</w:t>
      </w:r>
      <w:del w:id="9083" w:author="הגהת סוכה" w:date="2026-09-27T12:23:34Z">
        <w:r w:rsidRPr="00043784">
          <w:rPr>
            <w:rFonts w:ascii="Fb Fontext" w:hAnsi="Fb Fontext" w:hint="cs"/>
            <w:rtl/>
          </w:rPr>
          <w:delText xml:space="preserve">דמ</w:delText>
        </w:r>
      </w:del>
      <w:ins w:id="9084" w:author="הגהת סוכה" w:date="2026-09-27T12:23:34Z">
        <w:r w:rsidRPr="00043784">
          <w:rPr>
            <w:rFonts w:ascii="Fb Fontext" w:hAnsi="Fb Fontext" w:hint="cs"/>
            <w:rtl/>
          </w:rPr>
          <w:t xml:space="preserve">דמ'המקריב</w:t>
        </w:r>
      </w:ins>
      <w:del w:id="9085" w:author="הגהת סוכה" w:date="2026-09-27T12:23:34Z">
        <w:r w:rsidRPr="00043784">
          <w:rPr>
            <w:rStyle w:val="af8"/>
            <w:rtl/>
          </w:rPr>
          <w:delText xml:space="preserve">המקריב</w:delText>
        </w:r>
      </w:del>
      <w:r w:rsidRPr="00043784">
        <w:rPr>
          <w:rStyle w:val="af8"/>
          <w:rtl/>
        </w:rPr>
        <w:t xml:space="preserve"> אותה לו תהיה'.</w:t>
      </w:r>
      <w:r w:rsidRPr="00043784">
        <w:rPr>
          <w:rFonts w:hint="cs"/>
          <w:rtl/>
        </w:rPr>
        <w:t xml:space="preserve"> </w:t>
      </w:r>
    </w:p>
    <w:p w14:paraId="0C79ACD3" w14:textId="77777777" w:rsidR="00C07543" w:rsidRPr="00043784" w:rsidRDefault="00E403A1" w:rsidP="00E403A1">
      <w:pPr>
        <w:pStyle w:val="affd"/>
        <w:widowControl w:val="0"/>
        <w:rPr>
          <w:rStyle w:val="af8"/>
          <w:rtl/>
        </w:rPr>
      </w:pPr>
      <w:r w:rsidRPr="00043784">
        <w:rPr>
          <w:rFonts w:hint="cs"/>
          <w:rtl/>
        </w:rPr>
        <w:t>ולא נדרים ונדבות דרגל</w:t>
      </w:r>
      <w:r w:rsidR="00917115" w:rsidRPr="00043784">
        <w:rPr>
          <w:rFonts w:hint="cs"/>
          <w:rtl/>
        </w:rPr>
        <w:t>,</w:t>
      </w:r>
      <w:r w:rsidRPr="00043784">
        <w:rPr>
          <w:rFonts w:hint="cs"/>
          <w:rtl/>
        </w:rPr>
        <w:t xml:space="preserve"> </w:t>
      </w:r>
      <w:r w:rsidR="00F87776" w:rsidRPr="00043784">
        <w:rPr>
          <w:rFonts w:hint="cs"/>
          <w:rtl/>
        </w:rPr>
        <w:t>-ד</w:t>
      </w:r>
      <w:r w:rsidRPr="00043784">
        <w:rPr>
          <w:rStyle w:val="af8"/>
          <w:rtl/>
        </w:rPr>
        <w:t xml:space="preserve">'לבד ממכריו על האבות' </w:t>
      </w:r>
    </w:p>
    <w:p w14:paraId="32E7C0F1" w14:textId="77777777" w:rsidR="00E403A1" w:rsidRPr="00043784" w:rsidRDefault="00C07543" w:rsidP="00FD2712">
      <w:pPr>
        <w:pStyle w:val="affd"/>
        <w:spacing w:after="60"/>
        <w:rPr>
          <w:rtl/>
        </w:rPr>
      </w:pPr>
      <w:r w:rsidRPr="00043784">
        <w:rPr>
          <w:rStyle w:val="af8"/>
          <w:rFonts w:hint="cs"/>
          <w:rtl/>
        </w:rPr>
        <w:t xml:space="preserve">   </w:t>
      </w:r>
      <w:r w:rsidR="00E403A1" w:rsidRPr="00043784">
        <w:rPr>
          <w:rFonts w:hint="cs"/>
          <w:rtl/>
        </w:rPr>
        <w:t>מה</w:t>
      </w:r>
      <w:r w:rsidR="00E403A1" w:rsidRPr="00043784">
        <w:rPr>
          <w:rtl/>
        </w:rPr>
        <w:t xml:space="preserve"> </w:t>
      </w:r>
      <w:r w:rsidR="00E403A1" w:rsidRPr="00043784">
        <w:rPr>
          <w:rFonts w:hint="cs"/>
          <w:rtl/>
        </w:rPr>
        <w:t>ש</w:t>
      </w:r>
      <w:r w:rsidR="00E403A1" w:rsidRPr="00043784">
        <w:rPr>
          <w:rtl/>
        </w:rPr>
        <w:t>מכרו האבות זה לזה</w:t>
      </w:r>
      <w:r w:rsidR="00917115" w:rsidRPr="00043784">
        <w:rPr>
          <w:rFonts w:hint="cs"/>
          <w:rtl/>
        </w:rPr>
        <w:t>,</w:t>
      </w:r>
      <w:r w:rsidR="00E403A1" w:rsidRPr="00043784">
        <w:rPr>
          <w:rtl/>
        </w:rPr>
        <w:t xml:space="preserve"> אני בשבתי ואתה בשבתך.</w:t>
      </w:r>
    </w:p>
    <w:p w14:paraId="729CCD1E" w14:textId="77777777" w:rsidR="00FD2712" w:rsidRPr="00FD2712" w:rsidRDefault="00E403A1" w:rsidP="001711C4">
      <w:pPr>
        <w:pStyle w:val="31"/>
        <w:framePr w:wrap="notBeside"/>
        <w:rPr>
          <w:rtl/>
        </w:rPr>
      </w:pPr>
      <w:r w:rsidRPr="00FD2712">
        <w:rPr>
          <w:rFonts w:hint="cs"/>
          <w:rtl/>
        </w:rPr>
        <w:t>לרב:</w:t>
      </w:r>
    </w:p>
    <w:p w14:paraId="7FE1B06B" w14:textId="663CB018" w:rsidR="00E403A1" w:rsidRPr="00043784" w:rsidRDefault="00E403A1" w:rsidP="00FD2712">
      <w:pPr>
        <w:rPr>
          <w:rtl/>
        </w:rPr>
      </w:pPr>
      <w:r w:rsidRPr="00F8723C">
        <w:rPr>
          <w:rStyle w:val="ac"/>
          <w:rFonts w:cs="PFT_Frank" w:hint="cs"/>
          <w:sz w:val="14"/>
          <w:rtl/>
        </w:rPr>
        <w:t>סוכה ואח</w:t>
      </w:r>
      <w:r w:rsidRPr="00F8723C">
        <w:rPr>
          <w:rStyle w:val="ac"/>
          <w:rFonts w:cs="PFT_Frank"/>
          <w:sz w:val="14"/>
          <w:rtl/>
        </w:rPr>
        <w:t>"</w:t>
      </w:r>
      <w:r w:rsidRPr="00F8723C">
        <w:rPr>
          <w:rStyle w:val="ac"/>
          <w:rFonts w:cs="PFT_Frank" w:hint="cs"/>
          <w:sz w:val="14"/>
          <w:rtl/>
        </w:rPr>
        <w:t>כ זמן</w:t>
      </w:r>
      <w:r w:rsidRPr="00043784">
        <w:rPr>
          <w:rFonts w:ascii="Fb Fontext" w:hAnsi="Fb Fontext" w:hint="cs"/>
          <w:rtl/>
        </w:rPr>
        <w:t xml:space="preserve"> חיוב דיום עדיף</w:t>
      </w:r>
      <w:r w:rsidRPr="00043784">
        <w:rPr>
          <w:rFonts w:hint="cs"/>
          <w:rtl/>
        </w:rPr>
        <w:t xml:space="preserve"> </w:t>
      </w:r>
    </w:p>
    <w:p w14:paraId="45A83D27" w14:textId="77777777" w:rsidR="00FD2712" w:rsidRPr="00FD2712" w:rsidRDefault="00E403A1" w:rsidP="001711C4">
      <w:pPr>
        <w:pStyle w:val="31"/>
        <w:framePr w:wrap="notBeside"/>
        <w:rPr>
          <w:rtl/>
        </w:rPr>
      </w:pPr>
      <w:r w:rsidRPr="00FD2712">
        <w:rPr>
          <w:rtl/>
        </w:rPr>
        <w:t>רבב"ח:</w:t>
      </w:r>
    </w:p>
    <w:p w14:paraId="1039F508" w14:textId="61D4436F" w:rsidR="00E403A1" w:rsidRPr="000C1CD3" w:rsidRDefault="00E403A1" w:rsidP="00E403A1">
      <w:pPr>
        <w:pStyle w:val="affd"/>
        <w:rPr>
          <w:rStyle w:val="af6"/>
          <w:rtl/>
        </w:rPr>
      </w:pPr>
      <w:r w:rsidRPr="00043784">
        <w:rPr>
          <w:rtl/>
        </w:rPr>
        <w:t xml:space="preserve">זמן </w:t>
      </w:r>
      <w:r w:rsidRPr="00043784">
        <w:rPr>
          <w:rFonts w:hint="cs"/>
          <w:rtl/>
        </w:rPr>
        <w:t>ואח"כ</w:t>
      </w:r>
      <w:r w:rsidRPr="00043784">
        <w:rPr>
          <w:rtl/>
        </w:rPr>
        <w:t xml:space="preserve"> סוכה, </w:t>
      </w:r>
      <w:r w:rsidRPr="00043784">
        <w:rPr>
          <w:rFonts w:hint="cs"/>
          <w:rtl/>
        </w:rPr>
        <w:t>ד</w:t>
      </w:r>
      <w:r w:rsidRPr="00043784">
        <w:rPr>
          <w:rtl/>
        </w:rPr>
        <w:t xml:space="preserve">תדיר </w:t>
      </w:r>
      <w:r w:rsidRPr="00043784">
        <w:rPr>
          <w:rFonts w:hint="cs"/>
          <w:rtl/>
        </w:rPr>
        <w:t xml:space="preserve">קודם. </w:t>
      </w:r>
      <w:r w:rsidRPr="00F8723C">
        <w:rPr>
          <w:rStyle w:val="ac"/>
          <w:rFonts w:cs="PFT_Frank"/>
          <w:sz w:val="14"/>
          <w:rtl/>
        </w:rPr>
        <w:t xml:space="preserve">ולא </w:t>
      </w:r>
      <w:r w:rsidRPr="00F8723C">
        <w:rPr>
          <w:rStyle w:val="ac"/>
          <w:rFonts w:cs="PFT_Frank" w:hint="cs"/>
          <w:sz w:val="14"/>
          <w:rtl/>
        </w:rPr>
        <w:t xml:space="preserve">כדחלקו בסעודה </w:t>
      </w:r>
    </w:p>
    <w:p w14:paraId="4C3197B3" w14:textId="77777777" w:rsidR="00FD2712" w:rsidRPr="00FD2712" w:rsidRDefault="00E403A1" w:rsidP="001711C4">
      <w:pPr>
        <w:pStyle w:val="31"/>
        <w:framePr w:wrap="notBeside"/>
        <w:rPr>
          <w:rtl/>
        </w:rPr>
      </w:pPr>
      <w:r w:rsidRPr="00FD2712">
        <w:rPr>
          <w:rFonts w:hint="cs"/>
          <w:rtl/>
        </w:rPr>
        <w:t>דלב</w:t>
      </w:r>
      <w:r w:rsidRPr="00FD2712">
        <w:rPr>
          <w:rtl/>
        </w:rPr>
        <w:t>"</w:t>
      </w:r>
      <w:r w:rsidRPr="00FD2712">
        <w:rPr>
          <w:rFonts w:hint="cs"/>
          <w:rtl/>
        </w:rPr>
        <w:t>ש:</w:t>
      </w:r>
    </w:p>
    <w:p w14:paraId="5191AD91" w14:textId="2B7961B6" w:rsidR="00F87776" w:rsidRPr="00043784" w:rsidRDefault="00E403A1" w:rsidP="00FD2712">
      <w:pPr>
        <w:pStyle w:val="affd"/>
        <w:rPr>
          <w:rtl/>
        </w:rPr>
      </w:pPr>
      <w:r w:rsidRPr="00043784">
        <w:rPr>
          <w:rFonts w:hint="cs"/>
          <w:rtl/>
        </w:rPr>
        <w:t xml:space="preserve">יום קודם </w:t>
      </w:r>
      <w:r w:rsidR="00F87776" w:rsidRPr="00043784">
        <w:rPr>
          <w:rStyle w:val="af4"/>
          <w:rFonts w:hint="cs"/>
          <w:color w:val="auto"/>
          <w:rtl/>
        </w:rPr>
        <w:t>א.</w:t>
      </w:r>
      <w:r w:rsidR="00F87776" w:rsidRPr="00043784">
        <w:rPr>
          <w:rFonts w:hint="cs"/>
          <w:rtl/>
        </w:rPr>
        <w:t xml:space="preserve"> </w:t>
      </w:r>
      <w:r w:rsidRPr="00043784">
        <w:rPr>
          <w:rFonts w:hint="cs"/>
          <w:rtl/>
        </w:rPr>
        <w:t xml:space="preserve">שגורם ליין שיבוא </w:t>
      </w:r>
      <w:r w:rsidR="00F87776" w:rsidRPr="00043784">
        <w:rPr>
          <w:rStyle w:val="af4"/>
          <w:rFonts w:hint="cs"/>
          <w:color w:val="auto"/>
          <w:rtl/>
        </w:rPr>
        <w:t>ב.</w:t>
      </w:r>
      <w:r w:rsidR="00F87776" w:rsidRPr="00043784">
        <w:rPr>
          <w:rFonts w:hint="cs"/>
          <w:rtl/>
        </w:rPr>
        <w:t xml:space="preserve"> </w:t>
      </w:r>
      <w:r w:rsidRPr="00043784">
        <w:rPr>
          <w:rFonts w:hint="cs"/>
          <w:rtl/>
        </w:rPr>
        <w:t xml:space="preserve">וכבר קידש היום, </w:t>
      </w:r>
    </w:p>
    <w:p w14:paraId="6A5C0DCE" w14:textId="77777777" w:rsidR="00FD2712" w:rsidRPr="00FD2712" w:rsidRDefault="00E403A1" w:rsidP="001711C4">
      <w:pPr>
        <w:pStyle w:val="31"/>
        <w:framePr w:wrap="notBeside"/>
        <w:rPr>
          <w:rtl/>
        </w:rPr>
      </w:pPr>
      <w:r w:rsidRPr="00FD2712">
        <w:rPr>
          <w:rFonts w:hint="cs"/>
          <w:rtl/>
        </w:rPr>
        <w:t>ולב</w:t>
      </w:r>
      <w:r w:rsidRPr="00FD2712">
        <w:rPr>
          <w:rtl/>
        </w:rPr>
        <w:t>"</w:t>
      </w:r>
      <w:r w:rsidRPr="00FD2712">
        <w:rPr>
          <w:rFonts w:hint="cs"/>
          <w:rtl/>
        </w:rPr>
        <w:t>ה:</w:t>
      </w:r>
    </w:p>
    <w:p w14:paraId="441E2E7D" w14:textId="096BFBAB" w:rsidR="00E403A1" w:rsidRPr="00AF5BE6" w:rsidRDefault="00E403A1" w:rsidP="00FD2712">
      <w:pPr>
        <w:pStyle w:val="affd"/>
        <w:rPr>
          <w:spacing w:val="-2"/>
          <w:rtl/>
        </w:rPr>
      </w:pPr>
      <w:r w:rsidRPr="00AF5BE6">
        <w:rPr>
          <w:rFonts w:hint="cs"/>
          <w:spacing w:val="-2"/>
          <w:rtl/>
        </w:rPr>
        <w:t>יין קודם</w:t>
      </w:r>
      <w:r w:rsidRPr="00AF5BE6">
        <w:rPr>
          <w:rStyle w:val="af4"/>
          <w:rFonts w:hint="cs"/>
          <w:color w:val="auto"/>
          <w:spacing w:val="-2"/>
          <w:rtl/>
        </w:rPr>
        <w:t xml:space="preserve"> </w:t>
      </w:r>
      <w:r w:rsidR="00AF5BE6" w:rsidRPr="00AF5BE6">
        <w:rPr>
          <w:rStyle w:val="af4"/>
          <w:rFonts w:hint="cs"/>
          <w:color w:val="auto"/>
          <w:spacing w:val="-2"/>
          <w:rtl/>
        </w:rPr>
        <w:t xml:space="preserve"> </w:t>
      </w:r>
      <w:r w:rsidRPr="00AF5BE6">
        <w:rPr>
          <w:rStyle w:val="af4"/>
          <w:rFonts w:hint="cs"/>
          <w:color w:val="auto"/>
          <w:spacing w:val="-2"/>
          <w:rtl/>
        </w:rPr>
        <w:t>א.</w:t>
      </w:r>
      <w:r w:rsidRPr="00AF5BE6">
        <w:rPr>
          <w:rStyle w:val="ac"/>
          <w:rFonts w:cs="PFT_Frank" w:hint="cs"/>
          <w:spacing w:val="-2"/>
          <w:sz w:val="14"/>
          <w:rtl/>
        </w:rPr>
        <w:t xml:space="preserve"> </w:t>
      </w:r>
      <w:r w:rsidRPr="00AF5BE6">
        <w:rPr>
          <w:rFonts w:hint="cs"/>
          <w:spacing w:val="-2"/>
          <w:rtl/>
        </w:rPr>
        <w:t>שגורם לקידוש שתאמר</w:t>
      </w:r>
      <w:r w:rsidRPr="00AF5BE6">
        <w:rPr>
          <w:rStyle w:val="af4"/>
          <w:rFonts w:hint="cs"/>
          <w:color w:val="auto"/>
          <w:spacing w:val="-2"/>
          <w:rtl/>
        </w:rPr>
        <w:t xml:space="preserve"> ב.</w:t>
      </w:r>
      <w:r w:rsidRPr="00AF5BE6">
        <w:rPr>
          <w:rFonts w:hint="cs"/>
          <w:spacing w:val="-2"/>
          <w:rtl/>
        </w:rPr>
        <w:t xml:space="preserve"> ברכת היין קודם דתדירה.</w:t>
      </w:r>
    </w:p>
    <w:p w14:paraId="00F2636A" w14:textId="77777777" w:rsidR="00FD2712" w:rsidRPr="00FD2712" w:rsidRDefault="00E403A1" w:rsidP="001711C4">
      <w:pPr>
        <w:pStyle w:val="31"/>
        <w:framePr w:wrap="notBeside"/>
        <w:rPr>
          <w:rtl/>
        </w:rPr>
      </w:pPr>
      <w:r w:rsidRPr="00FD2712">
        <w:rPr>
          <w:rtl/>
        </w:rPr>
        <w:t>רב</w:t>
      </w:r>
      <w:r w:rsidRPr="00FD2712">
        <w:rPr>
          <w:rFonts w:hint="cs"/>
          <w:rtl/>
        </w:rPr>
        <w:t>:</w:t>
      </w:r>
    </w:p>
    <w:p w14:paraId="38C085AB" w14:textId="40B29734" w:rsidR="00E403A1" w:rsidRPr="00043784" w:rsidRDefault="00E403A1" w:rsidP="00FD2712">
      <w:pPr>
        <w:pStyle w:val="affd"/>
        <w:widowControl w:val="0"/>
        <w:rPr>
          <w:rtl/>
        </w:rPr>
      </w:pPr>
      <w:r w:rsidRPr="00043784">
        <w:rPr>
          <w:rFonts w:ascii="Fb Fontext" w:hAnsi="Fb Fontext"/>
          <w:rtl/>
        </w:rPr>
        <w:t xml:space="preserve">אפי' </w:t>
      </w:r>
      <w:r w:rsidRPr="000C1CD3">
        <w:rPr>
          <w:rStyle w:val="af6"/>
          <w:rtl/>
        </w:rPr>
        <w:t xml:space="preserve">לב"ה </w:t>
      </w:r>
      <w:r w:rsidRPr="00043784">
        <w:rPr>
          <w:rFonts w:ascii="Fb Fontext" w:hAnsi="Fb Fontext" w:hint="cs"/>
          <w:rtl/>
        </w:rPr>
        <w:t>ד</w:t>
      </w:r>
      <w:r w:rsidRPr="00043784">
        <w:rPr>
          <w:rFonts w:ascii="Fb Fontext" w:hAnsi="Fb Fontext"/>
          <w:rtl/>
        </w:rPr>
        <w:t>יין גורם לקידוש</w:t>
      </w:r>
      <w:r w:rsidRPr="00043784">
        <w:rPr>
          <w:rFonts w:ascii="Fb Fontext" w:hAnsi="Fb Fontext" w:hint="cs"/>
          <w:rtl/>
        </w:rPr>
        <w:t>,</w:t>
      </w:r>
      <w:r w:rsidRPr="00043784">
        <w:rPr>
          <w:rFonts w:ascii="Fb Fontext" w:hAnsi="Fb Fontext"/>
          <w:rtl/>
        </w:rPr>
        <w:t xml:space="preserve"> </w:t>
      </w:r>
      <w:r w:rsidRPr="00043784">
        <w:rPr>
          <w:rtl/>
        </w:rPr>
        <w:t xml:space="preserve">אי </w:t>
      </w:r>
      <w:r w:rsidRPr="00043784">
        <w:rPr>
          <w:rFonts w:ascii="Fb Fontext" w:hAnsi="Fb Fontext"/>
          <w:rtl/>
        </w:rPr>
        <w:t>לאו זמן מי לא אמרינן סוכ</w:t>
      </w:r>
      <w:r w:rsidRPr="00043784">
        <w:rPr>
          <w:rFonts w:ascii="Fb Fontext" w:hAnsi="Fb Fontext" w:hint="cs"/>
          <w:rtl/>
        </w:rPr>
        <w:t>ה.</w:t>
      </w:r>
      <w:r w:rsidRPr="00043784">
        <w:rPr>
          <w:rFonts w:hint="cs"/>
          <w:rtl/>
        </w:rPr>
        <w:t xml:space="preserve"> </w:t>
      </w:r>
    </w:p>
    <w:p w14:paraId="44AAB534" w14:textId="77777777" w:rsidR="00FD2712" w:rsidRPr="00FD2712" w:rsidRDefault="00E403A1" w:rsidP="001711C4">
      <w:pPr>
        <w:pStyle w:val="31"/>
        <w:framePr w:wrap="notBeside"/>
        <w:rPr>
          <w:rtl/>
        </w:rPr>
      </w:pPr>
      <w:r w:rsidRPr="00FD2712">
        <w:rPr>
          <w:rtl/>
        </w:rPr>
        <w:t>רבב"ח:</w:t>
      </w:r>
    </w:p>
    <w:p w14:paraId="18BAA537" w14:textId="5CD2D307" w:rsidR="00E403A1" w:rsidRPr="00043784" w:rsidRDefault="00FD2712" w:rsidP="00FD2712">
      <w:pPr>
        <w:pStyle w:val="affd"/>
        <w:widowControl w:val="0"/>
        <w:rPr>
          <w:rtl/>
        </w:rPr>
      </w:pPr>
      <w:r>
        <w:rPr>
          <w:rFonts w:hint="cs"/>
          <w:rtl/>
        </w:rPr>
        <w:t>אפ</w:t>
      </w:r>
      <w:r w:rsidR="00E403A1" w:rsidRPr="00043784">
        <w:rPr>
          <w:rtl/>
        </w:rPr>
        <w:t xml:space="preserve">י </w:t>
      </w:r>
      <w:r w:rsidR="00E403A1" w:rsidRPr="00D04C3E">
        <w:rPr>
          <w:rStyle w:val="af6"/>
          <w:spacing w:val="0"/>
          <w:rtl/>
        </w:rPr>
        <w:t>לב"ש</w:t>
      </w:r>
      <w:r w:rsidR="00E403A1" w:rsidRPr="000C1CD3">
        <w:rPr>
          <w:rStyle w:val="af6"/>
          <w:rtl/>
        </w:rPr>
        <w:t xml:space="preserve"> </w:t>
      </w:r>
      <w:r w:rsidR="00E403A1" w:rsidRPr="00043784">
        <w:rPr>
          <w:rtl/>
        </w:rPr>
        <w:t>יום גורם ליין שיבא</w:t>
      </w:r>
      <w:r w:rsidR="00E403A1" w:rsidRPr="00043784">
        <w:rPr>
          <w:rFonts w:hint="cs"/>
          <w:rtl/>
        </w:rPr>
        <w:t xml:space="preserve">, </w:t>
      </w:r>
      <w:r w:rsidR="00E403A1" w:rsidRPr="00043784">
        <w:rPr>
          <w:rtl/>
        </w:rPr>
        <w:t>אי</w:t>
      </w:r>
      <w:r w:rsidR="00E403A1" w:rsidRPr="000C1CD3">
        <w:rPr>
          <w:rStyle w:val="af6"/>
          <w:rtl/>
        </w:rPr>
        <w:t xml:space="preserve"> </w:t>
      </w:r>
      <w:r w:rsidR="00E403A1" w:rsidRPr="00043784">
        <w:rPr>
          <w:rtl/>
        </w:rPr>
        <w:t xml:space="preserve">לאו סוכה מי לא </w:t>
      </w:r>
      <w:del w:id="9064" w:author="הגהת סוכה" w:date="2026-09-27T12:23:34Z">
        <w:r w:rsidR="00E403A1" w:rsidRPr="00043784">
          <w:rPr>
            <w:rtl/>
          </w:rPr>
          <w:delText xml:space="preserve">אמרי</w:delText>
        </w:r>
      </w:del>
      <w:ins w:id="9065" w:author="הגהת סוכה" w:date="2026-09-27T12:23:34Z">
        <w:r w:rsidR="00E403A1" w:rsidRPr="00043784">
          <w:rPr>
            <w:rtl/>
          </w:rPr>
          <w:t xml:space="preserve">אמרי'</w:t>
        </w:r>
      </w:ins>
      <w:del w:id="9066" w:author="הגהת סוכה" w:date="2026-09-27T12:23:34Z">
        <w:r>
          <w:rPr>
            <w:rFonts w:hint="cs"/>
            <w:rtl/>
          </w:rPr>
          <w:delText xml:space="preserve">/</w:delText>
        </w:r>
      </w:del>
      <w:r w:rsidR="00E403A1" w:rsidRPr="00043784">
        <w:rPr>
          <w:rtl/>
        </w:rPr>
        <w:t xml:space="preserve"> זמן</w:t>
      </w:r>
      <w:r w:rsidR="00E403A1" w:rsidRPr="00043784">
        <w:rPr>
          <w:rFonts w:hint="cs"/>
          <w:rtl/>
        </w:rPr>
        <w:t>.</w:t>
      </w:r>
    </w:p>
    <w:p w14:paraId="50A45B94" w14:textId="77777777" w:rsidR="00E12D57" w:rsidRPr="00E12D57" w:rsidRDefault="00E403A1" w:rsidP="001711C4">
      <w:pPr>
        <w:pStyle w:val="31"/>
        <w:framePr w:wrap="notBeside"/>
        <w:rPr>
          <w:rtl/>
        </w:rPr>
      </w:pPr>
      <w:r w:rsidRPr="00E12D57">
        <w:rPr>
          <w:rtl/>
        </w:rPr>
        <w:t>והך</w:t>
      </w:r>
    </w:p>
    <w:p w14:paraId="4B922F42" w14:textId="77777777" w:rsidR="00E12D57" w:rsidRDefault="00E403A1" w:rsidP="0081453B">
      <w:pPr>
        <w:pStyle w:val="affd"/>
        <w:rPr>
          <w:sz w:val="20"/>
          <w:rtl/>
        </w:rPr>
      </w:pPr>
      <w:r w:rsidRPr="00043784">
        <w:rPr>
          <w:b/>
          <w:rtl/>
        </w:rPr>
        <w:t xml:space="preserve">דבעצרת </w:t>
      </w:r>
      <w:r w:rsidRPr="00043784">
        <w:rPr>
          <w:rFonts w:hint="cs"/>
          <w:rtl/>
        </w:rPr>
        <w:t>א</w:t>
      </w:r>
      <w:r w:rsidRPr="00043784">
        <w:rPr>
          <w:rtl/>
        </w:rPr>
        <w:t>"</w:t>
      </w:r>
      <w:r w:rsidRPr="00043784">
        <w:rPr>
          <w:rFonts w:hint="cs"/>
          <w:rtl/>
        </w:rPr>
        <w:t>ל</w:t>
      </w:r>
      <w:r w:rsidRPr="00043784">
        <w:rPr>
          <w:rtl/>
        </w:rPr>
        <w:t>: הילך מצה הילך חמץ.</w:t>
      </w:r>
      <w:r w:rsidR="0081453B" w:rsidRPr="00043784">
        <w:rPr>
          <w:rFonts w:hint="cs"/>
          <w:rtl/>
        </w:rPr>
        <w:t xml:space="preserve"> ומצה ברישא דתדיר קודם</w:t>
      </w:r>
      <w:r w:rsidRPr="00043784">
        <w:rPr>
          <w:rFonts w:hint="cs"/>
          <w:rtl/>
        </w:rPr>
        <w:t xml:space="preserve"> </w:t>
      </w:r>
      <w:r w:rsidR="0081453B" w:rsidRPr="00043784">
        <w:rPr>
          <w:rFonts w:hint="cs"/>
          <w:rtl/>
        </w:rPr>
        <w:t>אפי ד</w:t>
      </w:r>
      <w:r w:rsidRPr="00043784">
        <w:rPr>
          <w:rtl/>
        </w:rPr>
        <w:t>חמץ עיקר ומצה טפל,</w:t>
      </w:r>
      <w:r w:rsidRPr="00043784">
        <w:rPr>
          <w:rFonts w:hint="cs"/>
          <w:sz w:val="20"/>
          <w:rtl/>
        </w:rPr>
        <w:t xml:space="preserve"> </w:t>
      </w:r>
      <w:r w:rsidRPr="00043784">
        <w:rPr>
          <w:sz w:val="20"/>
          <w:rtl/>
        </w:rPr>
        <w:t xml:space="preserve">מ"מ תנאי היא, </w:t>
      </w:r>
    </w:p>
    <w:p w14:paraId="4B60FF14" w14:textId="25871DE2" w:rsidR="001F34CE" w:rsidRPr="00043784" w:rsidRDefault="00E403A1" w:rsidP="0081453B">
      <w:pPr>
        <w:pStyle w:val="affd"/>
        <w:rPr>
          <w:rtl/>
        </w:rPr>
      </w:pPr>
      <w:r w:rsidRPr="000C1CD3">
        <w:rPr>
          <w:rStyle w:val="af6"/>
          <w:rtl/>
        </w:rPr>
        <w:t>ד</w:t>
      </w:r>
      <w:r w:rsidRPr="000C1CD3">
        <w:rPr>
          <w:rStyle w:val="af6"/>
          <w:rFonts w:hint="cs"/>
          <w:rtl/>
        </w:rPr>
        <w:t>לת''ק</w:t>
      </w:r>
      <w:r w:rsidRPr="00043784">
        <w:rPr>
          <w:rFonts w:hint="cs"/>
          <w:sz w:val="20"/>
          <w:rtl/>
        </w:rPr>
        <w:t xml:space="preserve">: </w:t>
      </w:r>
      <w:r w:rsidRPr="00043784">
        <w:rPr>
          <w:sz w:val="20"/>
          <w:rtl/>
        </w:rPr>
        <w:t xml:space="preserve">הילך מצה הילך חמץ, </w:t>
      </w:r>
      <w:r w:rsidRPr="000C1CD3">
        <w:rPr>
          <w:rStyle w:val="af6"/>
          <w:rtl/>
        </w:rPr>
        <w:t>אבא שאול</w:t>
      </w:r>
      <w:r w:rsidRPr="000C1CD3">
        <w:rPr>
          <w:rStyle w:val="af6"/>
          <w:rFonts w:hint="cs"/>
          <w:rtl/>
        </w:rPr>
        <w:t xml:space="preserve">: </w:t>
      </w:r>
      <w:r w:rsidRPr="00043784">
        <w:rPr>
          <w:sz w:val="20"/>
          <w:rtl/>
        </w:rPr>
        <w:t>הילך חמץ הילך מצה.</w:t>
      </w:r>
      <w:r w:rsidRPr="00043784">
        <w:rPr>
          <w:rFonts w:hint="cs"/>
          <w:rtl/>
        </w:rPr>
        <w:t xml:space="preserve"> </w:t>
      </w:r>
    </w:p>
    <w:p w14:paraId="5F7D49C3" w14:textId="77777777" w:rsidR="00E12D57" w:rsidRPr="00E12D57" w:rsidRDefault="005B1143" w:rsidP="001711C4">
      <w:pPr>
        <w:pStyle w:val="31"/>
        <w:framePr w:wrap="notBeside"/>
        <w:rPr>
          <w:rtl/>
        </w:rPr>
      </w:pPr>
      <w:r w:rsidRPr="00E12D57">
        <w:rPr>
          <w:rFonts w:hint="cs"/>
          <w:rtl/>
        </w:rPr>
        <w:t>חלקו</w:t>
      </w:r>
    </w:p>
    <w:p w14:paraId="632682C5" w14:textId="7EB94D40" w:rsidR="00E403A1" w:rsidRPr="00043784" w:rsidRDefault="00E403A1" w:rsidP="00E403A1">
      <w:pPr>
        <w:pStyle w:val="affd"/>
        <w:rPr>
          <w:rtl/>
        </w:rPr>
      </w:pPr>
      <w:r w:rsidRPr="00043784">
        <w:rPr>
          <w:rFonts w:hint="cs"/>
          <w:rtl/>
        </w:rPr>
        <w:t xml:space="preserve">איך לנהוג, </w:t>
      </w:r>
      <w:r w:rsidRPr="00F8723C">
        <w:rPr>
          <w:rStyle w:val="ac"/>
          <w:rFonts w:cs="PFT_Frank" w:hint="cs"/>
          <w:sz w:val="14"/>
          <w:rtl/>
        </w:rPr>
        <w:t>והלכתא</w:t>
      </w:r>
      <w:r w:rsidRPr="00043784">
        <w:rPr>
          <w:rFonts w:hint="cs"/>
          <w:rtl/>
        </w:rPr>
        <w:t xml:space="preserve"> סוכה ואח</w:t>
      </w:r>
      <w:r w:rsidRPr="00043784">
        <w:rPr>
          <w:rtl/>
        </w:rPr>
        <w:t>"</w:t>
      </w:r>
      <w:r w:rsidRPr="00043784">
        <w:rPr>
          <w:rFonts w:hint="cs"/>
          <w:rtl/>
        </w:rPr>
        <w:t xml:space="preserve">כ זמן, </w:t>
      </w:r>
    </w:p>
    <w:p w14:paraId="5773BDF8" w14:textId="77777777" w:rsidR="001F34CE" w:rsidRPr="00043784" w:rsidRDefault="00E403A1" w:rsidP="00876664">
      <w:pPr>
        <w:pStyle w:val="affd"/>
        <w:spacing w:before="60"/>
        <w:rPr>
          <w:rtl/>
        </w:rPr>
      </w:pPr>
      <w:bookmarkStart w:id="426" w:name="_Toc155720607"/>
      <w:r w:rsidRPr="00043784">
        <w:rPr>
          <w:rStyle w:val="a6"/>
          <w:spacing w:val="0"/>
          <w:rtl/>
        </w:rPr>
        <w:t>ושאר קרבנות צבור</w:t>
      </w:r>
      <w:r w:rsidRPr="00043784">
        <w:rPr>
          <w:rStyle w:val="a6"/>
          <w:rFonts w:hint="cs"/>
          <w:spacing w:val="0"/>
          <w:rtl/>
        </w:rPr>
        <w:t>:</w:t>
      </w:r>
      <w:bookmarkEnd w:id="426"/>
      <w:r w:rsidRPr="00043784">
        <w:rPr>
          <w:rtl/>
        </w:rPr>
        <w:t xml:space="preserve"> </w:t>
      </w:r>
      <w:r w:rsidRPr="00043784">
        <w:rPr>
          <w:rFonts w:hint="cs"/>
          <w:rtl/>
        </w:rPr>
        <w:t xml:space="preserve">אף </w:t>
      </w:r>
      <w:r w:rsidRPr="00043784">
        <w:rPr>
          <w:rtl/>
        </w:rPr>
        <w:t>פר העלם דבר של צבור, ושעירי ע"ז</w:t>
      </w:r>
    </w:p>
    <w:p w14:paraId="0E4BBD58" w14:textId="77777777" w:rsidR="00E403A1" w:rsidRPr="00F8723C" w:rsidRDefault="00E403A1" w:rsidP="001F34CE">
      <w:pPr>
        <w:pStyle w:val="affd"/>
        <w:rPr>
          <w:rStyle w:val="ac"/>
          <w:rFonts w:cs="PFT_Frank"/>
          <w:sz w:val="14"/>
          <w:rtl/>
        </w:rPr>
      </w:pPr>
      <w:r w:rsidRPr="00043784">
        <w:rPr>
          <w:rtl/>
        </w:rPr>
        <w:t xml:space="preserve">והוא מקריב </w:t>
      </w:r>
      <w:r w:rsidRPr="00F8723C">
        <w:rPr>
          <w:rStyle w:val="ac"/>
          <w:rFonts w:cs="PFT_Frank"/>
          <w:sz w:val="14"/>
          <w:rtl/>
        </w:rPr>
        <w:t>הכל</w:t>
      </w:r>
      <w:r w:rsidRPr="00043784">
        <w:rPr>
          <w:rtl/>
        </w:rPr>
        <w:t xml:space="preserve"> </w:t>
      </w:r>
      <w:r w:rsidRPr="00043784">
        <w:rPr>
          <w:rFonts w:hint="cs"/>
          <w:rtl/>
        </w:rPr>
        <w:t>אף</w:t>
      </w:r>
      <w:r w:rsidRPr="00043784">
        <w:rPr>
          <w:rtl/>
        </w:rPr>
        <w:t xml:space="preserve"> קייץ המזבח.</w:t>
      </w:r>
    </w:p>
    <w:p w14:paraId="0AABA22D" w14:textId="6B8F9898" w:rsidR="00E403A1" w:rsidRPr="00E42FF2" w:rsidRDefault="0026136E" w:rsidP="00E42FF2">
      <w:pPr>
        <w:pStyle w:val="af"/>
        <w:rPr>
          <w:rtl/>
        </w:rPr>
      </w:pPr>
      <w:r>
        <w:rPr>
          <w:rFonts w:hint="cs"/>
          <w:rtl/>
        </w:rPr>
        <w:t>***</w:t>
      </w:r>
    </w:p>
    <w:p>
      <w:pPr>
        <w:pStyle w:val="MishnaBatzad"/>
        <w:rPr>
          <w:ins w:id="20279" w:author="קלוד" w:date="2026-10-06T10:10:33Z"/>
        </w:rPr>
      </w:pPr>
      <w:ins w:id="20278" w:author="קלוד" w:date="2026-10-06T10:10:33Z">
        <w:r>
          <w:t xml:space="preserve">משנה ז</w:t>
        </w:r>
      </w:ins>
    </w:p>
    <w:p w14:paraId="75795D94" w14:textId="77777777" w:rsidR="0081453B" w:rsidRPr="009462D1" w:rsidRDefault="00E403A1" w:rsidP="009D377E">
      <w:pPr>
        <w:pStyle w:val="afff"/>
        <w:rPr>
          <w:rStyle w:val="ac"/>
          <w:rFonts w:cs="PFT_Frank"/>
          <w:szCs w:val="16"/>
          <w:rtl/>
        </w:rPr>
      </w:pPr>
      <w:bookmarkStart w:id="427" w:name="_Toc155720608"/>
      <w:r w:rsidRPr="00AC7A5C">
        <w:rPr>
          <w:rStyle w:val="afffd"/>
          <w:rFonts w:hint="cs"/>
          <w:rtl/>
        </w:rPr>
        <w:t>יו"ט</w:t>
      </w:r>
      <w:r w:rsidRPr="00AC7A5C">
        <w:rPr>
          <w:rStyle w:val="afffd"/>
          <w:rtl/>
        </w:rPr>
        <w:t xml:space="preserve"> הסמוך לשבת</w:t>
      </w:r>
      <w:r w:rsidRPr="00C01657">
        <w:rPr>
          <w:rStyle w:val="afff0"/>
          <w:rtl/>
        </w:rPr>
        <w:t xml:space="preserve"> </w:t>
      </w:r>
      <w:r w:rsidR="0081453B" w:rsidRPr="00C01657">
        <w:rPr>
          <w:rStyle w:val="afff0"/>
          <w:rFonts w:hint="cs"/>
          <w:rtl/>
        </w:rPr>
        <w:t>בין לפניה ובין לאחריה</w:t>
      </w:r>
      <w:bookmarkEnd w:id="427"/>
    </w:p>
    <w:p w14:paraId="4C07F0AC" w14:textId="77777777" w:rsidR="00E403A1" w:rsidRPr="00C01657" w:rsidRDefault="00E403A1" w:rsidP="009D377E">
      <w:pPr>
        <w:pStyle w:val="a3"/>
        <w:rPr>
          <w:rtl/>
        </w:rPr>
      </w:pPr>
      <w:r w:rsidRPr="00C01657">
        <w:rPr>
          <w:rFonts w:hint="cs"/>
          <w:rtl/>
        </w:rPr>
        <w:t>כל המשמרות שוות בחילוק לחה</w:t>
      </w:r>
      <w:r w:rsidRPr="00C01657">
        <w:rPr>
          <w:rtl/>
        </w:rPr>
        <w:t>"</w:t>
      </w:r>
      <w:r w:rsidR="0081453B" w:rsidRPr="00C01657">
        <w:rPr>
          <w:rFonts w:hint="cs"/>
          <w:rtl/>
        </w:rPr>
        <w:t>פ,</w:t>
      </w:r>
      <w:r w:rsidRPr="00C01657">
        <w:rPr>
          <w:rFonts w:hint="cs"/>
          <w:rtl/>
        </w:rPr>
        <w:t xml:space="preserve"> </w:t>
      </w:r>
    </w:p>
    <w:p w14:paraId="38559613" w14:textId="77777777" w:rsidR="00AC7A5C" w:rsidRDefault="00E403A1" w:rsidP="009D377E">
      <w:pPr>
        <w:pStyle w:val="afff"/>
        <w:rPr>
          <w:rtl/>
        </w:rPr>
      </w:pPr>
      <w:bookmarkStart w:id="428" w:name="_Toc155720609"/>
      <w:r w:rsidRPr="00AC7A5C">
        <w:rPr>
          <w:rStyle w:val="afffd"/>
          <w:rtl/>
        </w:rPr>
        <w:t>חל יום אחד להפסיק בינתים</w:t>
      </w:r>
      <w:r w:rsidRPr="00E12D57">
        <w:rPr>
          <w:rtl/>
        </w:rPr>
        <w:t>,</w:t>
      </w:r>
      <w:bookmarkEnd w:id="428"/>
      <w:r w:rsidRPr="00E12D57">
        <w:rPr>
          <w:rtl/>
        </w:rPr>
        <w:t xml:space="preserve"> </w:t>
      </w:r>
    </w:p>
    <w:p w14:paraId="67A8E4B4" w14:textId="1E297AB8" w:rsidR="00E403A1" w:rsidRPr="00E12D57" w:rsidRDefault="00E403A1" w:rsidP="009D377E">
      <w:pPr>
        <w:pStyle w:val="a3"/>
        <w:rPr>
          <w:rtl/>
        </w:rPr>
      </w:pPr>
      <w:r w:rsidRPr="00E12D57">
        <w:rPr>
          <w:rtl/>
        </w:rPr>
        <w:t>משמר שזמנו קבוע נוטל עשר חלות ומתעכב נוטל שתים</w:t>
      </w:r>
      <w:r w:rsidRPr="00E12D57">
        <w:rPr>
          <w:rFonts w:hint="cs"/>
          <w:rtl/>
        </w:rPr>
        <w:t xml:space="preserve">, </w:t>
      </w:r>
    </w:p>
    <w:p w14:paraId="555AAEA6" w14:textId="77777777" w:rsidR="00E403A1" w:rsidRPr="00C01657" w:rsidRDefault="00E403A1" w:rsidP="009D377E">
      <w:pPr>
        <w:pStyle w:val="a3"/>
        <w:rPr>
          <w:rtl/>
        </w:rPr>
      </w:pPr>
      <w:r w:rsidRPr="00C01657">
        <w:rPr>
          <w:rtl/>
        </w:rPr>
        <w:t>ובשאר השנה נכנס נוטל שש והיוצא נוטל שש.</w:t>
      </w:r>
      <w:r w:rsidRPr="00C01657">
        <w:rPr>
          <w:rFonts w:hint="cs"/>
          <w:rtl/>
        </w:rPr>
        <w:t xml:space="preserve"> </w:t>
      </w:r>
    </w:p>
    <w:p w14:paraId="12EAE74E" w14:textId="77777777" w:rsidR="00E403A1" w:rsidRPr="00C01657" w:rsidRDefault="00E403A1" w:rsidP="009D377E">
      <w:pPr>
        <w:pStyle w:val="a3"/>
        <w:rPr>
          <w:rtl/>
        </w:rPr>
      </w:pPr>
      <w:r w:rsidRPr="000C1CD3">
        <w:rPr>
          <w:rStyle w:val="TanaimMishna"/>
          <w:rtl/>
          <w:rPrChange w:id="20188" w:author="קלוד" w:date="2026-10-06T10:10:33Z">
            <w:rPr>
              <w:rStyle w:val="af6"/>
              <w:rtl/>
            </w:rPr>
          </w:rPrChange>
        </w:rPr>
        <w:t>ר"י:</w:t>
      </w:r>
      <w:r w:rsidRPr="00C01657">
        <w:rPr>
          <w:rtl/>
        </w:rPr>
        <w:t xml:space="preserve"> נכנס נוטל שבע והיוצא נוטל חמש.</w:t>
      </w:r>
    </w:p>
    <w:p w14:paraId="58B85C5F" w14:textId="77777777" w:rsidR="00E403A1" w:rsidRPr="00E65F34" w:rsidRDefault="00E403A1" w:rsidP="009D377E">
      <w:pPr>
        <w:pStyle w:val="afff"/>
        <w:rPr>
          <w:rStyle w:val="afffd"/>
          <w:rtl/>
        </w:rPr>
      </w:pPr>
      <w:bookmarkStart w:id="429" w:name="_Toc155720610"/>
      <w:r w:rsidRPr="00E65F34">
        <w:rPr>
          <w:rStyle w:val="afffd"/>
          <w:rtl/>
        </w:rPr>
        <w:t>הנכנסין חולקין בצפון והיוצאין בדרום.</w:t>
      </w:r>
      <w:bookmarkEnd w:id="429"/>
      <w:r w:rsidRPr="00E65F34">
        <w:rPr>
          <w:rStyle w:val="afffd"/>
          <w:rFonts w:hint="cs"/>
          <w:rtl/>
        </w:rPr>
        <w:t xml:space="preserve"> </w:t>
      </w:r>
    </w:p>
    <w:p w14:paraId="33BC9BD4" w14:textId="77777777" w:rsidR="00E403A1" w:rsidRPr="00C01657" w:rsidRDefault="00E403A1" w:rsidP="009D377E">
      <w:pPr>
        <w:pStyle w:val="afff"/>
        <w:rPr>
          <w:rtl/>
        </w:rPr>
      </w:pPr>
      <w:bookmarkStart w:id="430" w:name="_Toc155720611"/>
      <w:r w:rsidRPr="00E65F34">
        <w:rPr>
          <w:rStyle w:val="afffd"/>
          <w:rtl/>
        </w:rPr>
        <w:t>בילגה</w:t>
      </w:r>
      <w:r w:rsidRPr="00C01657">
        <w:rPr>
          <w:rtl/>
        </w:rPr>
        <w:t xml:space="preserve"> לעולם </w:t>
      </w:r>
      <w:r w:rsidRPr="00C01657">
        <w:rPr>
          <w:rFonts w:hint="cs"/>
          <w:rtl/>
        </w:rPr>
        <w:t>בדרום</w:t>
      </w:r>
      <w:r w:rsidRPr="00C01657">
        <w:rPr>
          <w:rtl/>
        </w:rPr>
        <w:t>, וטבעתה קבועה, וחלונה סתומה.</w:t>
      </w:r>
      <w:bookmarkEnd w:id="430"/>
    </w:p>
    <w:p w14:paraId="65B2DC65" w14:textId="77777777" w:rsidR="00E403A1" w:rsidRPr="00C01657" w:rsidRDefault="00E403A1" w:rsidP="009D377E">
      <w:pPr>
        <w:pStyle w:val="ad"/>
        <w:framePr w:wrap="around"/>
        <w:rPr>
          <w:rStyle w:val="ae"/>
          <w:rtl/>
        </w:rPr>
      </w:pPr>
      <w:bookmarkStart w:id="431" w:name="_Toc155720612"/>
      <w:r w:rsidRPr="00C01657">
        <w:rPr>
          <w:rStyle w:val="ae"/>
          <w:rFonts w:hint="cs"/>
          <w:rtl/>
        </w:rPr>
        <w:t>נו:</w:t>
      </w:r>
      <w:bookmarkEnd w:id="431"/>
      <w:r w:rsidRPr="00C01657">
        <w:rPr>
          <w:rStyle w:val="ae"/>
          <w:rFonts w:hint="cs"/>
          <w:rtl/>
        </w:rPr>
        <w:t xml:space="preserve"> </w:t>
      </w:r>
    </w:p>
    <w:p w14:paraId="19BDFA5E" w14:textId="6EEC5AF0" w:rsidR="00752F8E" w:rsidRPr="00043784" w:rsidRDefault="00E403A1" w:rsidP="00876664">
      <w:pPr>
        <w:spacing w:before="60"/>
        <w:rPr>
          <w:rFonts w:ascii="Fb Fontext" w:hAnsi="Fb Fontext"/>
          <w:rtl/>
        </w:rPr>
      </w:pPr>
      <w:bookmarkStart w:id="432" w:name="_Toc155720613"/>
      <w:r w:rsidRPr="00043784">
        <w:rPr>
          <w:rStyle w:val="a6"/>
          <w:spacing w:val="0"/>
          <w:rtl/>
        </w:rPr>
        <w:t>לפניה</w:t>
      </w:r>
      <w:bookmarkEnd w:id="432"/>
      <w:r w:rsidRPr="00043784">
        <w:rPr>
          <w:rStyle w:val="a6"/>
          <w:spacing w:val="0"/>
          <w:rtl/>
        </w:rPr>
        <w:t xml:space="preserve"> </w:t>
      </w:r>
      <w:r w:rsidR="00E12D57">
        <w:rPr>
          <w:rFonts w:ascii="Fb Fontext" w:hAnsi="Fb Fontext"/>
          <w:rtl/>
        </w:rPr>
        <w:tab/>
      </w:r>
      <w:r w:rsidR="00E12D57">
        <w:rPr>
          <w:rFonts w:ascii="Fb Fontext" w:hAnsi="Fb Fontext" w:hint="cs"/>
          <w:rtl/>
        </w:rPr>
        <w:t>-</w:t>
      </w:r>
      <w:r w:rsidR="00216BFB">
        <w:rPr>
          <w:rFonts w:ascii="Fb Fontext" w:hAnsi="Fb Fontext"/>
          <w:rtl/>
        </w:rPr>
        <w:tab/>
      </w:r>
      <w:r w:rsidRPr="00043784">
        <w:rPr>
          <w:rFonts w:ascii="Fb Fontext" w:hAnsi="Fb Fontext" w:hint="cs"/>
          <w:rtl/>
        </w:rPr>
        <w:t>יו"ט הא</w:t>
      </w:r>
      <w:r w:rsidRPr="00043784">
        <w:rPr>
          <w:rFonts w:ascii="Fb Fontext" w:hAnsi="Fb Fontext"/>
          <w:rtl/>
        </w:rPr>
        <w:t xml:space="preserve">חרון, </w:t>
      </w:r>
    </w:p>
    <w:p w14:paraId="71FC7FB2" w14:textId="0E19FF86" w:rsidR="00216BFB" w:rsidRDefault="00216BFB" w:rsidP="0081453B">
      <w:pPr>
        <w:pStyle w:val="affd"/>
        <w:rPr>
          <w:spacing w:val="-2"/>
          <w:rtl/>
        </w:rPr>
      </w:pPr>
      <w:bookmarkStart w:id="433" w:name="_Toc155720614"/>
      <w:r w:rsidRPr="00043784">
        <w:rPr>
          <w:rStyle w:val="a6"/>
          <w:spacing w:val="0"/>
          <w:rtl/>
        </w:rPr>
        <w:t>לאחריה</w:t>
      </w:r>
      <w:bookmarkEnd w:id="433"/>
      <w:r w:rsidRPr="00AF5BE6">
        <w:rPr>
          <w:rFonts w:ascii="Fb Fontext" w:hAnsi="Fb Fontext" w:hint="cs"/>
          <w:spacing w:val="-2"/>
          <w:rtl/>
        </w:rPr>
        <w:t xml:space="preserve"> </w:t>
      </w:r>
      <w:r>
        <w:rPr>
          <w:rFonts w:ascii="Fb Fontext" w:hAnsi="Fb Fontext" w:hint="cs"/>
          <w:spacing w:val="-2"/>
          <w:rtl/>
        </w:rPr>
        <w:t xml:space="preserve">- </w:t>
      </w:r>
      <w:r>
        <w:rPr>
          <w:rFonts w:ascii="Fb Fontext" w:hAnsi="Fb Fontext"/>
          <w:spacing w:val="-2"/>
          <w:rtl/>
        </w:rPr>
        <w:tab/>
      </w:r>
      <w:r w:rsidR="00E403A1" w:rsidRPr="00AF5BE6">
        <w:rPr>
          <w:rFonts w:ascii="Fb Fontext" w:hAnsi="Fb Fontext" w:hint="cs"/>
          <w:spacing w:val="-2"/>
          <w:rtl/>
        </w:rPr>
        <w:t>יו</w:t>
      </w:r>
      <w:r w:rsidR="00E403A1" w:rsidRPr="00AF5BE6">
        <w:rPr>
          <w:rFonts w:ascii="Fb Fontext" w:hAnsi="Fb Fontext"/>
          <w:spacing w:val="-2"/>
          <w:rtl/>
        </w:rPr>
        <w:t>"</w:t>
      </w:r>
      <w:r w:rsidR="00E403A1" w:rsidRPr="00AF5BE6">
        <w:rPr>
          <w:rFonts w:ascii="Fb Fontext" w:hAnsi="Fb Fontext" w:hint="cs"/>
          <w:spacing w:val="-2"/>
          <w:rtl/>
        </w:rPr>
        <w:t>ט</w:t>
      </w:r>
      <w:r w:rsidR="00E403A1" w:rsidRPr="00AF5BE6">
        <w:rPr>
          <w:rFonts w:ascii="Fb Fontext" w:hAnsi="Fb Fontext"/>
          <w:spacing w:val="-2"/>
          <w:rtl/>
        </w:rPr>
        <w:t xml:space="preserve"> ראשון</w:t>
      </w:r>
      <w:r w:rsidR="00E403A1" w:rsidRPr="00AF5BE6">
        <w:rPr>
          <w:rFonts w:ascii="Fb Fontext" w:hAnsi="Fb Fontext" w:hint="cs"/>
          <w:spacing w:val="-2"/>
          <w:rtl/>
        </w:rPr>
        <w:t>,</w:t>
      </w:r>
      <w:r w:rsidR="00E403A1" w:rsidRPr="00AF5BE6">
        <w:rPr>
          <w:rFonts w:hint="cs"/>
          <w:spacing w:val="-2"/>
          <w:rtl/>
        </w:rPr>
        <w:t xml:space="preserve"> </w:t>
      </w:r>
      <w:r w:rsidR="00AF5BE6" w:rsidRPr="00AF5BE6">
        <w:rPr>
          <w:rFonts w:hint="cs"/>
          <w:spacing w:val="-2"/>
          <w:rtl/>
        </w:rPr>
        <w:t>ש</w:t>
      </w:r>
      <w:r w:rsidR="0081453B" w:rsidRPr="00AF5BE6">
        <w:rPr>
          <w:rFonts w:hint="cs"/>
          <w:spacing w:val="-2"/>
          <w:rtl/>
        </w:rPr>
        <w:t>אלו</w:t>
      </w:r>
      <w:r w:rsidR="00E403A1" w:rsidRPr="00AF5BE6">
        <w:rPr>
          <w:rFonts w:hint="cs"/>
          <w:spacing w:val="-2"/>
          <w:rtl/>
        </w:rPr>
        <w:t xml:space="preserve"> </w:t>
      </w:r>
      <w:r w:rsidR="00752F8E" w:rsidRPr="00AF5BE6">
        <w:rPr>
          <w:spacing w:val="-2"/>
          <w:rtl/>
        </w:rPr>
        <w:t>מקד</w:t>
      </w:r>
      <w:r w:rsidR="00752F8E" w:rsidRPr="00AF5BE6">
        <w:rPr>
          <w:rFonts w:hint="cs"/>
          <w:spacing w:val="-2"/>
          <w:rtl/>
        </w:rPr>
        <w:t>ימים</w:t>
      </w:r>
      <w:r w:rsidR="00E403A1" w:rsidRPr="00AF5BE6">
        <w:rPr>
          <w:spacing w:val="-2"/>
          <w:rtl/>
        </w:rPr>
        <w:t xml:space="preserve"> ו</w:t>
      </w:r>
      <w:r w:rsidR="0081453B" w:rsidRPr="00AF5BE6">
        <w:rPr>
          <w:rFonts w:hint="cs"/>
          <w:spacing w:val="-2"/>
          <w:rtl/>
        </w:rPr>
        <w:t>אלו</w:t>
      </w:r>
      <w:r w:rsidR="00E403A1" w:rsidRPr="00AF5BE6">
        <w:rPr>
          <w:rFonts w:hint="cs"/>
          <w:spacing w:val="-2"/>
          <w:rtl/>
        </w:rPr>
        <w:t xml:space="preserve"> </w:t>
      </w:r>
      <w:r w:rsidR="00E403A1" w:rsidRPr="00AF5BE6">
        <w:rPr>
          <w:spacing w:val="-2"/>
          <w:rtl/>
        </w:rPr>
        <w:t>מאחרי</w:t>
      </w:r>
      <w:r w:rsidR="00752F8E" w:rsidRPr="00AF5BE6">
        <w:rPr>
          <w:rFonts w:hint="cs"/>
          <w:spacing w:val="-2"/>
          <w:rtl/>
        </w:rPr>
        <w:t>ם,</w:t>
      </w:r>
      <w:r w:rsidR="00AF5BE6" w:rsidRPr="00AF5BE6">
        <w:rPr>
          <w:rFonts w:hint="cs"/>
          <w:spacing w:val="-2"/>
          <w:rtl/>
        </w:rPr>
        <w:t xml:space="preserve"> </w:t>
      </w:r>
    </w:p>
    <w:p w14:paraId="32CAFAB0" w14:textId="2B5247A8" w:rsidR="00216BFB" w:rsidRPr="009D377E" w:rsidRDefault="00AF5BE6" w:rsidP="009D377E">
      <w:pPr>
        <w:pStyle w:val="affd"/>
        <w:ind w:left="510" w:firstLine="170"/>
        <w:rPr>
          <w:rStyle w:val="a6"/>
          <w:rFonts w:asciiTheme="minorHAnsi" w:hAnsiTheme="minorHAnsi" w:cs="FrankRuehl"/>
          <w:spacing w:val="-2"/>
          <w:sz w:val="22"/>
          <w:rtl/>
        </w:rPr>
      </w:pPr>
      <w:r w:rsidRPr="00AF5BE6">
        <w:rPr>
          <w:rFonts w:hint="cs"/>
          <w:spacing w:val="-2"/>
          <w:rtl/>
        </w:rPr>
        <w:t>תיקנו שיאכלו יחד</w:t>
      </w:r>
      <w:r w:rsidR="00E403A1" w:rsidRPr="00AF5BE6">
        <w:rPr>
          <w:spacing w:val="-2"/>
          <w:rtl/>
        </w:rPr>
        <w:t xml:space="preserve"> </w:t>
      </w:r>
      <w:bookmarkStart w:id="434" w:name="_Toc155720615"/>
    </w:p>
    <w:p w14:paraId="02646F2F" w14:textId="777A8847" w:rsidR="00E12D57" w:rsidRPr="00AE32A9" w:rsidRDefault="00E403A1" w:rsidP="003049F3">
      <w:pPr>
        <w:pStyle w:val="a5"/>
        <w:ind w:end="0"/>
        <w:rPr>
          <w:rtl/>
        </w:rPr>
        <w:pPrChange w:id="20191" w:author="קלוד" w:date="2026-10-06T10:10:33Z">
          <w:pPr>
            <w:pStyle w:val="a5"/>
            <w:rPr>
              <w:rtl/>
            </w:rPr>
          </w:pPr>
        </w:pPrChange>
      </w:pPr>
      <w:r w:rsidRPr="00043784">
        <w:rPr>
          <w:rStyle w:val="a6"/>
          <w:rFonts w:hint="cs"/>
          <w:spacing w:val="0"/>
          <w:rtl/>
        </w:rPr>
        <w:t>לר</w:t>
      </w:r>
      <w:r w:rsidRPr="00043784">
        <w:rPr>
          <w:rStyle w:val="a6"/>
          <w:spacing w:val="0"/>
          <w:rtl/>
        </w:rPr>
        <w:t>"</w:t>
      </w:r>
      <w:r w:rsidRPr="00043784">
        <w:rPr>
          <w:rStyle w:val="a6"/>
          <w:rFonts w:hint="cs"/>
          <w:spacing w:val="0"/>
          <w:rtl/>
        </w:rPr>
        <w:t>י: דנכנס נוטל שבע</w:t>
      </w:r>
      <w:bookmarkEnd w:id="434"/>
      <w:r w:rsidRPr="00AE32A9">
        <w:rPr>
          <w:rFonts w:hint="cs"/>
          <w:rtl/>
        </w:rPr>
        <w:t xml:space="preserve"> </w:t>
      </w:r>
    </w:p>
    <w:p w14:paraId="4B7617B3" w14:textId="7132318D" w:rsidR="00876664" w:rsidRPr="00043784" w:rsidRDefault="00E403A1" w:rsidP="00E12D57">
      <w:pPr>
        <w:pStyle w:val="affd"/>
        <w:rPr>
          <w:rtl/>
        </w:rPr>
      </w:pPr>
      <w:r w:rsidRPr="00043784">
        <w:rPr>
          <w:rtl/>
        </w:rPr>
        <w:t>בשכר הגפת דלתות</w:t>
      </w:r>
      <w:r w:rsidRPr="00043784">
        <w:rPr>
          <w:rFonts w:hint="cs"/>
          <w:rtl/>
        </w:rPr>
        <w:t xml:space="preserve">, </w:t>
      </w:r>
      <w:r w:rsidRPr="00043784">
        <w:rPr>
          <w:rtl/>
        </w:rPr>
        <w:t xml:space="preserve">ולא אומר </w:t>
      </w:r>
      <w:r w:rsidRPr="00043784">
        <w:rPr>
          <w:rFonts w:hint="cs"/>
          <w:rtl/>
        </w:rPr>
        <w:t>לו לקבל שכרו שבוע הבא</w:t>
      </w:r>
      <w:r w:rsidR="00876664" w:rsidRPr="00043784">
        <w:rPr>
          <w:rFonts w:hint="cs"/>
          <w:rtl/>
        </w:rPr>
        <w:t>,</w:t>
      </w:r>
      <w:r w:rsidRPr="00043784">
        <w:rPr>
          <w:rFonts w:hint="cs"/>
          <w:rtl/>
        </w:rPr>
        <w:t xml:space="preserve"> </w:t>
      </w:r>
    </w:p>
    <w:p w14:paraId="0C780E63" w14:textId="5601902B" w:rsidR="00E403A1" w:rsidRPr="00043784" w:rsidRDefault="00E12D57" w:rsidP="00E12D57">
      <w:pPr>
        <w:pStyle w:val="affd"/>
        <w:rPr>
          <w:rtl/>
        </w:rPr>
      </w:pPr>
      <w:r>
        <w:rPr>
          <w:rFonts w:hint="cs"/>
          <w:rtl/>
        </w:rPr>
        <w:t>ש</w:t>
      </w:r>
      <w:r w:rsidR="00E403A1" w:rsidRPr="00043784">
        <w:rPr>
          <w:rtl/>
        </w:rPr>
        <w:t>דלעת</w:t>
      </w:r>
      <w:r w:rsidR="00E403A1" w:rsidRPr="00043784">
        <w:rPr>
          <w:rFonts w:hint="cs"/>
          <w:rtl/>
        </w:rPr>
        <w:t xml:space="preserve"> </w:t>
      </w:r>
      <w:r w:rsidR="00E403A1" w:rsidRPr="00043784">
        <w:rPr>
          <w:rtl/>
        </w:rPr>
        <w:t xml:space="preserve">קטנה ודאית עדיפה על </w:t>
      </w:r>
      <w:r w:rsidR="00E403A1" w:rsidRPr="00043784">
        <w:rPr>
          <w:rFonts w:hint="cs"/>
          <w:rtl/>
        </w:rPr>
        <w:t xml:space="preserve">ספק </w:t>
      </w:r>
      <w:r w:rsidR="00E403A1" w:rsidRPr="00043784">
        <w:rPr>
          <w:rtl/>
        </w:rPr>
        <w:t>גדולה</w:t>
      </w:r>
      <w:r w:rsidR="00E403A1" w:rsidRPr="00043784">
        <w:rPr>
          <w:rFonts w:hint="cs"/>
          <w:rtl/>
        </w:rPr>
        <w:t>.</w:t>
      </w:r>
      <w:r w:rsidR="00E403A1" w:rsidRPr="00043784">
        <w:rPr>
          <w:rtl/>
        </w:rPr>
        <w:t xml:space="preserve"> </w:t>
      </w:r>
    </w:p>
    <w:p w14:paraId="74CCB611" w14:textId="77777777" w:rsidR="0081453B" w:rsidRPr="00043784" w:rsidRDefault="00E403A1" w:rsidP="0081453B">
      <w:pPr>
        <w:pStyle w:val="affd"/>
        <w:spacing w:before="60"/>
        <w:rPr>
          <w:rFonts w:ascii="Fb Fontext" w:hAnsi="Fb Fontext"/>
          <w:rtl/>
        </w:rPr>
      </w:pPr>
      <w:r>
        <w:rPr>
          <w:rStyle w:val="ac"/>
          <w:rFonts w:cs="PFT_Frank" w:hint="cs"/>
          <w:sz w:val="14"/>
          <w:rtl/>
        </w:rPr>
        <w:t xml:space="preserve">תיובתא </w:t>
      </w:r>
      <w:r>
        <w:rPr>
          <w:rStyle w:val="af6"/>
          <w:rFonts w:cs="PFT_Frank" w:hint="cs"/>
          <w:sz w:val="14"/>
          <w:rtl/>
          <w:rPrChange w:id="9114" w:author="מנוע אמוראים" w:date="2026-10-05T16:41:47Z">
            <w:rPr>
              <w:rStyle w:val="ac"/>
              <w:rFonts w:cs="PFT_Frank" w:hint="cs"/>
              <w:sz w:val="14"/>
              <w:rtl/>
            </w:rPr>
          </w:rPrChange>
        </w:rPr>
        <w:t xml:space="preserve">דר</w:t>
      </w:r>
      <w:r>
        <w:rPr>
          <w:rStyle w:val="af6"/>
          <w:rFonts w:cs="PFT_Frank"/>
          <w:sz w:val="14"/>
          <w:rtl/>
          <w:rPrChange w:id="9115" w:author="מנוע אמוראים" w:date="2026-10-05T16:41:47Z">
            <w:rPr>
              <w:rStyle w:val="ac"/>
              <w:rFonts w:cs="PFT_Frank"/>
              <w:sz w:val="14"/>
              <w:rtl/>
            </w:rPr>
          </w:rPrChange>
        </w:rPr>
        <w:t xml:space="preserve">"</w:t>
      </w:r>
      <w:r>
        <w:rPr>
          <w:rStyle w:val="af6"/>
          <w:rFonts w:cs="PFT_Frank" w:hint="cs"/>
          <w:sz w:val="14"/>
          <w:rtl/>
          <w:rPrChange w:id="9116" w:author="מנוע אמוראים" w:date="2026-10-05T16:41:47Z">
            <w:rPr>
              <w:rStyle w:val="ac"/>
              <w:rFonts w:cs="PFT_Frank" w:hint="cs"/>
              <w:sz w:val="14"/>
              <w:rtl/>
            </w:rPr>
          </w:rPrChange>
        </w:rPr>
        <w:t xml:space="preserve">י</w:t>
      </w:r>
      <w:r>
        <w:rPr>
          <w:rStyle w:val="ac"/>
          <w:rFonts w:cs="PFT_Frank" w:hint="cs"/>
          <w:sz w:val="14"/>
          <w:rtl/>
        </w:rPr>
        <w:t xml:space="preserve"> ד</w:t>
      </w:r>
      <w:r w:rsidRPr="00F8723C">
        <w:rPr>
          <w:rStyle w:val="ac"/>
          <w:rFonts w:cs="PFT_Frank"/>
          <w:sz w:val="14"/>
          <w:rtl/>
        </w:rPr>
        <w:t>ב</w:t>
      </w:r>
      <w:r w:rsidR="0081453B" w:rsidRPr="00F8723C">
        <w:rPr>
          <w:rStyle w:val="ac"/>
          <w:rFonts w:cs="PFT_Frank" w:hint="cs"/>
          <w:sz w:val="14"/>
          <w:rtl/>
        </w:rPr>
        <w:t xml:space="preserve">עורות </w:t>
      </w:r>
      <w:r w:rsidRPr="00F8723C">
        <w:rPr>
          <w:rStyle w:val="ac"/>
          <w:rFonts w:cs="PFT_Frank"/>
          <w:sz w:val="14"/>
          <w:rtl/>
        </w:rPr>
        <w:t>מוספין חולקין</w:t>
      </w:r>
      <w:r w:rsidRPr="00043784">
        <w:rPr>
          <w:rFonts w:ascii="Fb Fontext" w:hAnsi="Fb Fontext" w:hint="cs"/>
          <w:rtl/>
        </w:rPr>
        <w:t xml:space="preserve">, </w:t>
      </w:r>
    </w:p>
    <w:p w14:paraId="0674E620" w14:textId="77777777" w:rsidR="00AF5BE6" w:rsidRPr="00AF5BE6" w:rsidRDefault="00E403A1" w:rsidP="001711C4">
      <w:pPr>
        <w:pStyle w:val="31"/>
        <w:framePr w:wrap="notBeside"/>
        <w:rPr>
          <w:rtl/>
        </w:rPr>
      </w:pPr>
      <w:r w:rsidRPr="00AF5BE6">
        <w:rPr>
          <w:rFonts w:hint="cs"/>
          <w:rtl/>
        </w:rPr>
        <w:t>דתב</w:t>
      </w:r>
      <w:r w:rsidRPr="00AF5BE6">
        <w:rPr>
          <w:rtl/>
        </w:rPr>
        <w:t>"</w:t>
      </w:r>
      <w:r w:rsidRPr="00AF5BE6">
        <w:rPr>
          <w:rFonts w:hint="cs"/>
          <w:rtl/>
        </w:rPr>
        <w:t>ש</w:t>
      </w:r>
    </w:p>
    <w:p w14:paraId="4E7D7F2E" w14:textId="0BB7302D" w:rsidR="00AF5BE6" w:rsidRDefault="00E403A1" w:rsidP="00AF5BE6">
      <w:pPr>
        <w:pStyle w:val="affd"/>
        <w:rPr>
          <w:rtl/>
        </w:rPr>
      </w:pPr>
      <w:r w:rsidRPr="00043784">
        <w:rPr>
          <w:rtl/>
        </w:rPr>
        <w:t xml:space="preserve">משמרה היוצאת </w:t>
      </w:r>
      <w:r w:rsidR="00AF5BE6">
        <w:rPr>
          <w:rtl/>
        </w:rPr>
        <w:tab/>
      </w:r>
      <w:r w:rsidRPr="00043784">
        <w:rPr>
          <w:rtl/>
        </w:rPr>
        <w:t>עושה תמיד של שחר ומוספין,</w:t>
      </w:r>
      <w:r w:rsidRPr="00043784">
        <w:rPr>
          <w:rFonts w:hint="cs"/>
          <w:rtl/>
        </w:rPr>
        <w:t xml:space="preserve"> </w:t>
      </w:r>
    </w:p>
    <w:p w14:paraId="6C719CAA" w14:textId="432E2C73" w:rsidR="001F34CE" w:rsidRPr="00043784" w:rsidRDefault="00AF5BE6" w:rsidP="00AF5BE6">
      <w:pPr>
        <w:pStyle w:val="affd"/>
        <w:rPr>
          <w:rtl/>
        </w:rPr>
      </w:pPr>
      <w:r>
        <w:rPr>
          <w:rFonts w:hint="cs"/>
          <w:rtl/>
        </w:rPr>
        <w:t>ומשמרה ה</w:t>
      </w:r>
      <w:r w:rsidR="00E403A1" w:rsidRPr="00043784">
        <w:rPr>
          <w:rtl/>
        </w:rPr>
        <w:t xml:space="preserve">נכנסת </w:t>
      </w:r>
      <w:r>
        <w:rPr>
          <w:rtl/>
        </w:rPr>
        <w:tab/>
      </w:r>
      <w:r w:rsidR="00E403A1" w:rsidRPr="00043784">
        <w:rPr>
          <w:rtl/>
        </w:rPr>
        <w:t xml:space="preserve">עושה תמיד </w:t>
      </w:r>
      <w:r w:rsidR="00E403A1" w:rsidRPr="00043784">
        <w:rPr>
          <w:rFonts w:hint="cs"/>
          <w:rtl/>
        </w:rPr>
        <w:t>ד</w:t>
      </w:r>
      <w:r w:rsidR="00E403A1" w:rsidRPr="00043784">
        <w:rPr>
          <w:rtl/>
        </w:rPr>
        <w:t>בין הערבים ובזיכין.</w:t>
      </w:r>
      <w:r w:rsidR="00E403A1" w:rsidRPr="00043784">
        <w:rPr>
          <w:rFonts w:hint="cs"/>
          <w:rtl/>
        </w:rPr>
        <w:t xml:space="preserve"> </w:t>
      </w:r>
    </w:p>
    <w:p w14:paraId="5D941493" w14:textId="77777777" w:rsidR="00752F8E" w:rsidRPr="00043784" w:rsidRDefault="00E403A1" w:rsidP="00E403A1">
      <w:pPr>
        <w:pStyle w:val="affd"/>
        <w:widowControl w:val="0"/>
        <w:rPr>
          <w:rtl/>
        </w:rPr>
      </w:pPr>
      <w:r w:rsidRPr="00043784">
        <w:rPr>
          <w:rFonts w:hint="cs"/>
          <w:rtl/>
        </w:rPr>
        <w:t>וא</w:t>
      </w:r>
      <w:r w:rsidRPr="00043784">
        <w:rPr>
          <w:rtl/>
        </w:rPr>
        <w:t xml:space="preserve">רבעה כהנים נכנסין שם, שנים </w:t>
      </w:r>
      <w:r w:rsidRPr="00043784">
        <w:rPr>
          <w:rFonts w:hint="cs"/>
          <w:rtl/>
        </w:rPr>
        <w:t>מכל משמר</w:t>
      </w:r>
      <w:r w:rsidRPr="00043784">
        <w:rPr>
          <w:rtl/>
        </w:rPr>
        <w:t xml:space="preserve">, </w:t>
      </w:r>
    </w:p>
    <w:p w14:paraId="5FE9E242" w14:textId="4B584F1A" w:rsidR="00876664" w:rsidRPr="00043784" w:rsidRDefault="00E403A1" w:rsidP="00AF5BE6">
      <w:pPr>
        <w:pStyle w:val="affd"/>
        <w:widowControl w:val="0"/>
        <w:rPr>
          <w:rtl/>
        </w:rPr>
      </w:pPr>
      <w:r w:rsidRPr="00043784">
        <w:rPr>
          <w:rtl/>
        </w:rPr>
        <w:t>וחולקין לחם הפנים.</w:t>
      </w:r>
      <w:r w:rsidRPr="00043784">
        <w:rPr>
          <w:rFonts w:hint="cs"/>
          <w:rtl/>
        </w:rPr>
        <w:t xml:space="preserve"> </w:t>
      </w:r>
      <w:r w:rsidRPr="00043784">
        <w:rPr>
          <w:rtl/>
        </w:rPr>
        <w:t>ו</w:t>
      </w:r>
      <w:r w:rsidRPr="00043784">
        <w:rPr>
          <w:rFonts w:hint="cs"/>
          <w:rtl/>
        </w:rPr>
        <w:t xml:space="preserve">ל"ק </w:t>
      </w:r>
      <w:r w:rsidRPr="00043784">
        <w:rPr>
          <w:rtl/>
        </w:rPr>
        <w:t>במוספין חולקין</w:t>
      </w:r>
      <w:r w:rsidRPr="00043784">
        <w:rPr>
          <w:rFonts w:hint="cs"/>
          <w:rtl/>
        </w:rPr>
        <w:t>.</w:t>
      </w:r>
      <w:r w:rsidRPr="00043784">
        <w:rPr>
          <w:rtl/>
        </w:rPr>
        <w:t xml:space="preserve"> </w:t>
      </w:r>
    </w:p>
    <w:p w14:paraId="2A99E441" w14:textId="62679516" w:rsidR="00E403A1" w:rsidRPr="00043784" w:rsidRDefault="00E403A1" w:rsidP="00E403A1">
      <w:pPr>
        <w:widowControl w:val="0"/>
        <w:rPr>
          <w:rStyle w:val="a6"/>
          <w:spacing w:val="0"/>
          <w:rtl/>
        </w:rPr>
      </w:pPr>
      <w:bookmarkStart w:id="435" w:name="_Toc155720616"/>
      <w:r w:rsidRPr="00D823CD">
        <w:rPr>
          <w:rStyle w:val="a6"/>
          <w:rtl/>
        </w:rPr>
        <w:t>הנכנסין חולקין בצפון</w:t>
      </w:r>
      <w:bookmarkEnd w:id="435"/>
      <w:r w:rsidRPr="00D823CD">
        <w:rPr>
          <w:rStyle w:val="a6"/>
          <w:rtl/>
        </w:rPr>
        <w:t xml:space="preserve"> </w:t>
      </w:r>
      <w:r w:rsidRPr="00043784">
        <w:rPr>
          <w:rFonts w:ascii="Fb Fontext" w:hAnsi="Fb Fontext"/>
          <w:rtl/>
        </w:rPr>
        <w:t xml:space="preserve">שיראו שנכנסין, </w:t>
      </w:r>
    </w:p>
    <w:p w14:paraId="788BF6D2" w14:textId="585CADCF" w:rsidR="00696AC0" w:rsidRPr="00AF5BE6" w:rsidRDefault="00E403A1" w:rsidP="00AF5BE6">
      <w:pPr>
        <w:widowControl w:val="0"/>
        <w:rPr>
          <w:rStyle w:val="a6"/>
          <w:rFonts w:asciiTheme="minorHAnsi" w:hAnsiTheme="minorHAnsi" w:cs="FrankRuehl"/>
          <w:spacing w:val="0"/>
          <w:sz w:val="22"/>
          <w:rtl/>
        </w:rPr>
      </w:pPr>
      <w:bookmarkStart w:id="436" w:name="_Toc155720617"/>
      <w:r w:rsidRPr="00D823CD">
        <w:rPr>
          <w:rStyle w:val="a6"/>
          <w:rtl/>
        </w:rPr>
        <w:t>והיוצאין בדרום</w:t>
      </w:r>
      <w:bookmarkEnd w:id="436"/>
      <w:r w:rsidRPr="00D823CD">
        <w:rPr>
          <w:rStyle w:val="a6"/>
          <w:rtl/>
        </w:rPr>
        <w:t xml:space="preserve"> </w:t>
      </w:r>
      <w:r w:rsidR="00AF5BE6">
        <w:rPr>
          <w:rtl/>
        </w:rPr>
        <w:tab/>
      </w:r>
      <w:r w:rsidR="00AF5BE6">
        <w:rPr>
          <w:rtl/>
        </w:rPr>
        <w:tab/>
      </w:r>
      <w:r w:rsidR="00AF5BE6">
        <w:rPr>
          <w:rtl/>
        </w:rPr>
        <w:tab/>
      </w:r>
      <w:r w:rsidRPr="00043784">
        <w:rPr>
          <w:rtl/>
        </w:rPr>
        <w:t xml:space="preserve">שיראו </w:t>
      </w:r>
      <w:r w:rsidRPr="00043784">
        <w:rPr>
          <w:rFonts w:hint="cs"/>
          <w:rtl/>
        </w:rPr>
        <w:t>כש</w:t>
      </w:r>
      <w:r w:rsidRPr="00043784">
        <w:rPr>
          <w:rtl/>
        </w:rPr>
        <w:t>יוצאין.</w:t>
      </w:r>
    </w:p>
    <w:p w14:paraId="2C88BC6B" w14:textId="77777777" w:rsidR="00E403A1" w:rsidRPr="00043784" w:rsidRDefault="00E403A1" w:rsidP="003049F3">
      <w:pPr>
        <w:pStyle w:val="a5"/>
        <w:rPr>
          <w:rStyle w:val="a6"/>
          <w:spacing w:val="0"/>
          <w:rtl/>
        </w:rPr>
      </w:pPr>
      <w:ins w:id="9806" w:author="מספור קטעי משנה" w:date="2026-10-06T10:05:45Z">
        <w:r>
          <w:rPr>
            <w:rStyle w:val="MisparKeta"/>
          </w:rPr>
          <w:t xml:space="preserve">ד. </w:t>
        </w:r>
      </w:ins>
      <w:bookmarkStart w:id="437" w:name="_Toc155720618"/>
      <w:r w:rsidRPr="00043784">
        <w:rPr>
          <w:rStyle w:val="a6"/>
          <w:spacing w:val="0"/>
          <w:rtl/>
        </w:rPr>
        <w:t>בילגה לעולם בדרום.</w:t>
      </w:r>
      <w:bookmarkEnd w:id="437"/>
    </w:p>
    <w:p w14:paraId="69ECE9B9" w14:textId="23AF931D" w:rsidR="00E403A1" w:rsidRPr="00043784" w:rsidRDefault="006E1470" w:rsidP="00AF5BE6">
      <w:pPr>
        <w:pStyle w:val="affd"/>
        <w:rPr>
          <w:rtl/>
        </w:rPr>
      </w:pPr>
      <w:ins w:id="10555" w:author="דבורה שירה פלג" w:date="2026-07-24T15:01:00Z" w16du:dateUtc="2026-07-24T12:01:00Z">
        <w:r>
          <w:rPr>
            <w:rFonts w:hint="cs"/>
            <w:rtl/>
          </w:rPr>
          <w:t xml:space="preserve">א. </w:t>
        </w:r>
      </w:ins>
      <w:r w:rsidR="00AF5BE6">
        <w:rPr>
          <w:rFonts w:hint="cs"/>
          <w:rtl/>
        </w:rPr>
        <w:t>ש</w:t>
      </w:r>
      <w:r w:rsidR="00E403A1" w:rsidRPr="00043784">
        <w:rPr>
          <w:rtl/>
        </w:rPr>
        <w:t xml:space="preserve">מרים בת בילגה המירה דתה, ונשאת לסרדיוט ממלכי יוונים. </w:t>
      </w:r>
      <w:r w:rsidR="00E403A1" w:rsidRPr="00043784">
        <w:rPr>
          <w:rFonts w:hint="cs"/>
          <w:rtl/>
        </w:rPr>
        <w:t>ו</w:t>
      </w:r>
      <w:r w:rsidR="00E403A1" w:rsidRPr="00043784">
        <w:rPr>
          <w:rtl/>
        </w:rPr>
        <w:t>כשנכנסו להיכל</w:t>
      </w:r>
      <w:r w:rsidR="00E403A1" w:rsidRPr="00043784">
        <w:rPr>
          <w:rFonts w:hint="cs"/>
          <w:rtl/>
        </w:rPr>
        <w:t xml:space="preserve"> ביעטה</w:t>
      </w:r>
      <w:r w:rsidR="00E403A1" w:rsidRPr="00043784">
        <w:rPr>
          <w:rtl/>
        </w:rPr>
        <w:t xml:space="preserve"> בסנדלה ע</w:t>
      </w:r>
      <w:r w:rsidR="00E403A1" w:rsidRPr="00043784">
        <w:rPr>
          <w:rFonts w:hint="cs"/>
          <w:rtl/>
        </w:rPr>
        <w:t>"ג</w:t>
      </w:r>
      <w:r w:rsidR="00E403A1" w:rsidRPr="00043784">
        <w:rPr>
          <w:rtl/>
        </w:rPr>
        <w:t xml:space="preserve"> המזבח, ואמרה לוקוס עד מתי אתה מכלה ממו</w:t>
      </w:r>
      <w:r w:rsidR="00E403A1" w:rsidRPr="00043784">
        <w:rPr>
          <w:rFonts w:hint="cs"/>
          <w:rtl/>
        </w:rPr>
        <w:t xml:space="preserve">ן </w:t>
      </w:r>
      <w:r w:rsidR="00E403A1" w:rsidRPr="00043784">
        <w:rPr>
          <w:rtl/>
        </w:rPr>
        <w:t>ישראל</w:t>
      </w:r>
      <w:r w:rsidR="001F34CE" w:rsidRPr="00043784">
        <w:rPr>
          <w:rFonts w:hint="cs"/>
          <w:rtl/>
        </w:rPr>
        <w:t>,</w:t>
      </w:r>
      <w:r w:rsidR="00E403A1" w:rsidRPr="00043784">
        <w:rPr>
          <w:rtl/>
        </w:rPr>
        <w:t xml:space="preserve"> ואי אתה עומד עליהם בשעת הדח</w:t>
      </w:r>
      <w:r w:rsidR="00E403A1" w:rsidRPr="00043784">
        <w:rPr>
          <w:rFonts w:hint="cs"/>
          <w:rtl/>
        </w:rPr>
        <w:t>ק.</w:t>
      </w:r>
      <w:r w:rsidR="00AF5BE6">
        <w:rPr>
          <w:rFonts w:hint="cs"/>
          <w:rtl/>
        </w:rPr>
        <w:t xml:space="preserve">  </w:t>
      </w:r>
      <w:r w:rsidR="00E403A1" w:rsidRPr="00043784">
        <w:rPr>
          <w:rtl/>
        </w:rPr>
        <w:t>וכששמעו חכמים קבעו טבעתה, וסתמו את חלונה.</w:t>
      </w:r>
    </w:p>
    <w:p w14:paraId="3B6A95A5" w14:textId="235726CE" w:rsidR="00AF5BE6" w:rsidRPr="00AF5BE6" w:rsidRDefault="00E821E1" w:rsidP="001711C4">
      <w:pPr>
        <w:pStyle w:val="31"/>
        <w:framePr w:wrap="notBeside"/>
        <w:rPr>
          <w:rtl/>
        </w:rPr>
      </w:pPr>
      <w:ins w:id="10554" w:author="דבורה שירה פלג" w:date="2026-07-24T15:04:00Z" w16du:dateUtc="2026-07-24T12:04:00Z">
        <w:r>
          <w:rPr>
            <w:rtl/>
          </w:rPr>
          <w:t xml:space="preserve">ב.</w:t>
        </w:r>
      </w:ins>
      <w:r w:rsidR="00E403A1" w:rsidRPr="00AF5BE6">
        <w:rPr>
          <w:rtl/>
        </w:rPr>
        <w:t>וי</w:t>
      </w:r>
      <w:r w:rsidR="00E403A1" w:rsidRPr="00AF5BE6">
        <w:rPr>
          <w:rFonts w:hint="cs"/>
          <w:rtl/>
        </w:rPr>
        <w:t>"א</w:t>
      </w:r>
      <w:r w:rsidR="00E403A1" w:rsidRPr="00AF5BE6">
        <w:rPr>
          <w:rtl/>
        </w:rPr>
        <w:t>:</w:t>
      </w:r>
    </w:p>
    <w:p w14:paraId="40CF3F64" w14:textId="5CEB3228" w:rsidR="00E403A1" w:rsidRPr="00043784" w:rsidRDefault="00E403A1" w:rsidP="00E403A1">
      <w:pPr>
        <w:pStyle w:val="affd"/>
        <w:widowControl w:val="0"/>
        <w:rPr>
          <w:rtl/>
        </w:rPr>
      </w:pPr>
      <w:r w:rsidRPr="00043784">
        <w:rPr>
          <w:rtl/>
        </w:rPr>
        <w:t>משמרתו ש</w:t>
      </w:r>
      <w:r w:rsidRPr="00043784">
        <w:rPr>
          <w:rFonts w:hint="cs"/>
          <w:rtl/>
        </w:rPr>
        <w:t>התה</w:t>
      </w:r>
      <w:r w:rsidRPr="00043784">
        <w:rPr>
          <w:rtl/>
        </w:rPr>
        <w:t>, ונכנס ישבב אחיו עמו, ושימש תחתיו.</w:t>
      </w:r>
    </w:p>
    <w:p w14:paraId="69BFA95B" w14:textId="77777777" w:rsidR="00696AC0" w:rsidRPr="00043784" w:rsidRDefault="00E403A1" w:rsidP="00E403A1">
      <w:pPr>
        <w:pStyle w:val="affd"/>
        <w:rPr>
          <w:rtl/>
        </w:rPr>
      </w:pPr>
      <w:r w:rsidRPr="00F8723C">
        <w:rPr>
          <w:rStyle w:val="ac"/>
          <w:rFonts w:cs="PFT_Frank" w:hint="cs"/>
          <w:sz w:val="14"/>
          <w:rtl/>
        </w:rPr>
        <w:lastRenderedPageBreak/>
        <w:t xml:space="preserve">אפי </w:t>
      </w:r>
      <w:r w:rsidRPr="00043784">
        <w:rPr>
          <w:rtl/>
        </w:rPr>
        <w:t>ששכיני רשעים לא נשתכרו</w:t>
      </w:r>
      <w:r w:rsidRPr="00043784">
        <w:rPr>
          <w:sz w:val="24"/>
          <w:rtl/>
        </w:rPr>
        <w:t xml:space="preserve"> </w:t>
      </w:r>
      <w:r w:rsidRPr="00043784">
        <w:rPr>
          <w:rtl/>
        </w:rPr>
        <w:t>שכיני בילגה נשתכרו,</w:t>
      </w:r>
    </w:p>
    <w:p w14:paraId="78D0F394" w14:textId="77777777" w:rsidR="00763DF3" w:rsidRPr="000C1CD3" w:rsidRDefault="00E403A1" w:rsidP="00696AC0">
      <w:pPr>
        <w:pStyle w:val="affd"/>
        <w:ind w:firstLine="284"/>
        <w:rPr>
          <w:rStyle w:val="af6"/>
          <w:rtl/>
        </w:rPr>
      </w:pPr>
      <w:r w:rsidRPr="00043784">
        <w:rPr>
          <w:rtl/>
        </w:rPr>
        <w:t>שבילגה לעולם חולקת בדרום וישבב אחיו בצפון.</w:t>
      </w:r>
      <w:r w:rsidRPr="00043784">
        <w:rPr>
          <w:rFonts w:hint="cs"/>
          <w:rtl/>
        </w:rPr>
        <w:t xml:space="preserve"> </w:t>
      </w:r>
    </w:p>
    <w:p w14:paraId="031D67B6" w14:textId="77777777" w:rsidR="00E403A1" w:rsidRPr="000C1CD3" w:rsidRDefault="00E403A1" w:rsidP="001F34CE">
      <w:pPr>
        <w:rPr>
          <w:rStyle w:val="af6"/>
          <w:rtl/>
        </w:rPr>
      </w:pPr>
      <w:r w:rsidRPr="000C1CD3">
        <w:rPr>
          <w:rStyle w:val="af6"/>
          <w:rtl/>
        </w:rPr>
        <w:t>למ"ד</w:t>
      </w:r>
      <w:r w:rsidRPr="00043784">
        <w:rPr>
          <w:rtl/>
        </w:rPr>
        <w:t xml:space="preserve"> </w:t>
      </w:r>
      <w:r w:rsidRPr="000C1CD3">
        <w:rPr>
          <w:rStyle w:val="af6"/>
          <w:rtl/>
        </w:rPr>
        <w:t>משמרתו שוהה לבא</w:t>
      </w:r>
      <w:r w:rsidR="001F34CE" w:rsidRPr="000C1CD3">
        <w:rPr>
          <w:rStyle w:val="af6"/>
          <w:rFonts w:hint="cs"/>
          <w:rtl/>
        </w:rPr>
        <w:t>,</w:t>
      </w:r>
      <w:r w:rsidRPr="00043784">
        <w:rPr>
          <w:rtl/>
        </w:rPr>
        <w:t xml:space="preserve"> </w:t>
      </w:r>
      <w:r w:rsidR="001F34CE" w:rsidRPr="00043784">
        <w:rPr>
          <w:rFonts w:hint="cs"/>
          <w:rtl/>
        </w:rPr>
        <w:t xml:space="preserve">-  </w:t>
      </w:r>
      <w:r w:rsidRPr="00043784">
        <w:rPr>
          <w:rtl/>
        </w:rPr>
        <w:t>היינו דקנס</w:t>
      </w:r>
      <w:r w:rsidRPr="00043784">
        <w:rPr>
          <w:rFonts w:hint="cs"/>
          <w:rtl/>
        </w:rPr>
        <w:t xml:space="preserve">ו לכל המשמר, </w:t>
      </w:r>
    </w:p>
    <w:p w14:paraId="1A2056CF" w14:textId="77777777" w:rsidR="0081453B" w:rsidRPr="00043784" w:rsidRDefault="00E403A1" w:rsidP="0081453B">
      <w:pPr>
        <w:pStyle w:val="affd"/>
        <w:rPr>
          <w:rtl/>
        </w:rPr>
      </w:pPr>
      <w:r w:rsidRPr="000C1CD3">
        <w:rPr>
          <w:rStyle w:val="af6"/>
          <w:rtl/>
        </w:rPr>
        <w:t>ולמ"ד</w:t>
      </w:r>
      <w:r w:rsidRPr="00043784">
        <w:rPr>
          <w:rtl/>
        </w:rPr>
        <w:t xml:space="preserve"> </w:t>
      </w:r>
      <w:r w:rsidRPr="000C1CD3">
        <w:rPr>
          <w:rStyle w:val="af6"/>
          <w:rtl/>
        </w:rPr>
        <w:t xml:space="preserve">מרים בת בילגה </w:t>
      </w:r>
      <w:r w:rsidR="0081453B" w:rsidRPr="000C1CD3">
        <w:rPr>
          <w:rStyle w:val="af6"/>
          <w:rFonts w:hint="cs"/>
          <w:rtl/>
        </w:rPr>
        <w:t>שהמירה דתה</w:t>
      </w:r>
      <w:r w:rsidRPr="000C1CD3">
        <w:rPr>
          <w:rStyle w:val="af6"/>
          <w:rFonts w:hint="cs"/>
          <w:rtl/>
        </w:rPr>
        <w:t>,</w:t>
      </w:r>
      <w:r w:rsidRPr="00043784">
        <w:rPr>
          <w:rtl/>
        </w:rPr>
        <w:t xml:space="preserve"> </w:t>
      </w:r>
    </w:p>
    <w:p w14:paraId="65AF04B0" w14:textId="77777777" w:rsidR="001F34CE" w:rsidRPr="00043784" w:rsidRDefault="0081453B" w:rsidP="0081453B">
      <w:pPr>
        <w:pStyle w:val="affd"/>
        <w:rPr>
          <w:rtl/>
        </w:rPr>
      </w:pPr>
      <w:r w:rsidRPr="00043784">
        <w:rPr>
          <w:rFonts w:hint="cs"/>
          <w:rtl/>
        </w:rPr>
        <w:t>קנסו אביה-  ד</w:t>
      </w:r>
      <w:r w:rsidR="00E403A1" w:rsidRPr="00043784">
        <w:rPr>
          <w:rtl/>
        </w:rPr>
        <w:t>שותא דינוקא</w:t>
      </w:r>
      <w:r w:rsidR="00E403A1" w:rsidRPr="00043784">
        <w:rPr>
          <w:rFonts w:hint="cs"/>
          <w:rtl/>
        </w:rPr>
        <w:t xml:space="preserve"> דאביו או אמו </w:t>
      </w:r>
    </w:p>
    <w:p w14:paraId="0653BB58" w14:textId="77777777" w:rsidR="001F34CE" w:rsidRPr="00A150D6" w:rsidRDefault="0081453B" w:rsidP="00E403A1">
      <w:pPr>
        <w:pStyle w:val="affd"/>
        <w:rPr>
          <w:spacing w:val="-2"/>
          <w:rtl/>
        </w:rPr>
      </w:pPr>
      <w:r w:rsidRPr="00A150D6">
        <w:rPr>
          <w:rFonts w:hint="cs"/>
          <w:spacing w:val="-2"/>
          <w:rtl/>
        </w:rPr>
        <w:t>קנסו משמרה ד</w:t>
      </w:r>
      <w:r w:rsidR="00E403A1" w:rsidRPr="00A150D6">
        <w:rPr>
          <w:spacing w:val="-2"/>
          <w:rtl/>
        </w:rPr>
        <w:t>אוי לרשע אוי לשכינו, טוב לצדיק טוב לשכינו.</w:t>
      </w:r>
      <w:r w:rsidR="00E403A1" w:rsidRPr="00A150D6">
        <w:rPr>
          <w:rFonts w:hint="cs"/>
          <w:spacing w:val="-2"/>
          <w:rtl/>
        </w:rPr>
        <w:t xml:space="preserve"> </w:t>
      </w:r>
    </w:p>
    <w:p w14:paraId="398CCD30" w14:textId="4FE5D93D" w:rsidR="00413009" w:rsidRDefault="00E403A1" w:rsidP="00AF5BE6">
      <w:pPr>
        <w:pStyle w:val="affd"/>
        <w:rPr>
          <w:rtl/>
        </w:rPr>
      </w:pPr>
      <w:r w:rsidRPr="00043784">
        <w:rPr>
          <w:rtl/>
        </w:rPr>
        <w:t>ד</w:t>
      </w:r>
      <w:r w:rsidRPr="00043784">
        <w:rPr>
          <w:rStyle w:val="af8"/>
          <w:rtl/>
        </w:rPr>
        <w:t>'אמרו צדיק כי טוב כי פרי מעלליהם יאכלו'.</w:t>
      </w:r>
    </w:p>
    <w:p w14:paraId="512FF9B3" w14:textId="77777777" w:rsidR="009D377E" w:rsidRDefault="009D377E" w:rsidP="00520989">
      <w:pPr>
        <w:pStyle w:val="affd"/>
        <w:jc w:val="center"/>
        <w:rPr>
          <w:del w:id="9107" w:author="הגהת סוכה" w:date="2026-09-27T12:23:34Z"/>
          <w:rFonts w:ascii="BA TM • Vilna Extra-Bold" w:hAnsi="BA TM • Vilna Extra-Bold" w:cs="BA TM • Vilna Extra-Bold"/>
          <w:color w:val="AEAAAA" w:themeColor="background2" w:themeShade="BF"/>
          <w:spacing w:val="4"/>
          <w:sz w:val="26"/>
          <w:szCs w:val="22"/>
          <w:rtl/>
        </w:rPr>
        <w:sectPr w:rsidR="009D377E" w:rsidSect="009D377E">
          <w:type w:val="continuous"/>
          <w:pgSz w:w="9639" w:h="14742" w:code="138"/>
          <w:pgMar w:top="567" w:right="1134" w:bottom="284" w:left="567" w:header="283" w:footer="113" w:gutter="0"/>
          <w:cols w:num="2" w:space="1134"/>
          <w:bidi/>
          <w:rtlGutter/>
          <w:docGrid w:linePitch="360"/>
        </w:sectPr>
      </w:pPr>
    </w:p>
    <w:p w14:paraId="388B2E15" w14:textId="3A82625F" w:rsidR="009D377E" w:rsidRDefault="00520989" w:rsidP="00520989">
      <w:pPr>
        <w:pStyle w:val="Hadran"/>
        <w:jc w:val="center"/>
        <w:rPr>
          <w:rFonts w:ascii="BA TM • Vilna Extra-Bold" w:hAnsi="BA TM • Vilna Extra-Bold" w:cs="BA TM • Vilna Extra-Bold"/>
          <w:color w:val="AEAAAA" w:themeColor="background2" w:themeShade="BF"/>
          <w:spacing w:val="4"/>
          <w:sz w:val="26"/>
          <w:szCs w:val="22"/>
          <w:rtl/>
        </w:rPr>
        <w:sectPr w:rsidR="009D377E" w:rsidSect="009D377E">
          <w:type w:val="continuous"/>
          <w:pgSz w:w="9639" w:h="14742" w:code="138"/>
          <w:pgMar w:top="567" w:right="1134" w:bottom="284" w:left="567" w:header="283" w:footer="113" w:gutter="0"/>
          <w:cols w:space="1134"/>
          <w:bidi/>
          <w:rtlGutter/>
          <w:docGrid w:linePitch="360"/>
        </w:sectPr>
        <w:pPrChange w:id="43059" w:author="Claude" w:date="2026-10-08T08:35:29Z">
          <w:pPr>
            <w:pStyle w:val="affd"/>
            <w:jc w:val="center"/>
            <w:rPr>
              <w:rFonts w:ascii="BA TM • Vilna Extra-Bold" w:hAnsi="BA TM • Vilna Extra-Bold" w:cs="BA TM • Vilna Extra-Bold"/>
              <w:color w:val="AEAAAA" w:themeColor="background2" w:themeShade="BF"/>
              <w:spacing w:val="4"/>
              <w:sz w:val="26"/>
              <w:szCs w:val="22"/>
              <w:rtl/>
            </w:rPr>
            <w:sectPr w:rsidR="009D377E" w:rsidSect="009D377E">
              <w:type w:val="continuous"/>
              <w:pgSz w:w="9639" w:h="14742" w:code="138"/>
              <w:pgMar w:top="567" w:right="1134" w:bottom="284" w:left="567" w:header="283" w:footer="113" w:gutter="0"/>
              <w:cols w:space="1134"/>
              <w:bidi/>
              <w:rtlGutter/>
              <w:docGrid w:linePitch="360"/>
            </w:sectPr>
          </w:pPr>
        </w:pPrChange>
      </w:pPr>
      <w:r w:rsidRPr="00D823CD">
        <w:rPr>
          <w:rFonts w:ascii="BA TM • Vilna Extra-Bold" w:hAnsi="BA TM • Vilna Extra-Bold" w:cs="BA TM • Vilna Extra-Bold"/>
          <w:color w:val="AEAAAA" w:themeColor="background2" w:themeShade="BF"/>
          <w:spacing w:val="4"/>
          <w:sz w:val="26"/>
          <w:szCs w:val="22"/>
          <w:rtl/>
        </w:rPr>
        <w:t>הדרן עלך</w:t>
      </w:r>
      <w:ins w:id="10553" w:author="דבורה שירה פלג" w:date="2026-08-03T12:51:00Z" w16du:dateUtc="2026-08-03T09:51:00Z">
        <w:r w:rsidR="00790516">
          <w:rPr>
            <w:rFonts w:ascii="BA TM • Vilna Extra-Bold" w:hAnsi="BA TM • Vilna Extra-Bold" w:cs="BA TM • Vilna Extra-Bold"/>
            <w:color w:val="AEAAAA" w:themeColor="background2" w:themeShade="BF"/>
            <w:spacing w:val="4"/>
            <w:sz w:val="26"/>
            <w:szCs w:val="22"/>
            <w:rtl/>
          </w:rPr>
          <w:t xml:space="preserve"> פרק</w:t>
        </w:r>
      </w:ins>
      <w:r w:rsidRPr="00D823CD">
        <w:rPr>
          <w:rFonts w:ascii="BA TM • Vilna Extra-Bold" w:hAnsi="BA TM • Vilna Extra-Bold" w:cs="BA TM • Vilna Extra-Bold"/>
          <w:color w:val="AEAAAA" w:themeColor="background2" w:themeShade="BF"/>
          <w:spacing w:val="4"/>
          <w:sz w:val="26"/>
          <w:szCs w:val="22"/>
          <w:rtl/>
        </w:rPr>
        <w:t xml:space="preserve"> החליל וסליקא לך מסכת סוכה</w:t>
      </w:r>
    </w:p>
    <w:p w14:paraId="6E974983" w14:textId="68C0368E" w:rsidR="00917F0C" w:rsidRDefault="00917F0C" w:rsidP="00520989">
      <w:pPr>
        <w:pStyle w:val="affd"/>
        <w:jc w:val="center"/>
        <w:rPr>
          <w:del w:id="9108" w:author="הגהת סוכה" w:date="2026-09-27T12:23:34Z"/>
          <w:rFonts w:ascii="BA TM • Vilna Extra-Bold" w:hAnsi="BA TM • Vilna Extra-Bold" w:cs="BA TM • Vilna Extra-Bold"/>
          <w:color w:val="AEAAAA" w:themeColor="background2" w:themeShade="BF"/>
          <w:spacing w:val="4"/>
          <w:sz w:val="26"/>
          <w:szCs w:val="22"/>
          <w:rtl/>
        </w:rPr>
      </w:pPr>
      <w:r>
        <w:rPr>
          <w:rFonts w:ascii="BA TM • Vilna Extra-Bold" w:hAnsi="BA TM • Vilna Extra-Bold" w:cs="BA TM • Vilna Extra-Bold"/>
          <w:color w:val="AEAAAA" w:themeColor="background2" w:themeShade="BF"/>
          <w:spacing w:val="4"/>
          <w:sz w:val="26"/>
          <w:szCs w:val="22"/>
          <w:rtl/>
        </w:rPr>
        <w:br w:type="page"/>
      </w:r>
    </w:p>
    <w:p w14:paraId="308995C0" w14:textId="75DBE8EA" w:rsidR="00A740D0" w:rsidRDefault="00A740D0">
      <w:pPr>
        <w:pStyle w:val="TOC1"/>
        <w:tabs>
          <w:tab w:val="right" w:leader="dot" w:pos="3392"/>
        </w:tabs>
        <w:rPr>
          <w:rFonts w:eastAsiaTheme="minorEastAsia" w:cstheme="minorBidi"/>
          <w:noProof/>
          <w:kern w:val="2"/>
          <w:szCs w:val="22"/>
          <w:rtl/>
          <w14:ligatures w14:val="standardContextual"/>
        </w:rPr>
      </w:pPr>
      <w:r>
        <w:rPr>
          <w:rFonts w:ascii="BA TM • Vilna Extra-Bold" w:hAnsi="BA TM • Vilna Extra-Bold" w:cs="BA TM • Vilna Extra-Bold"/>
          <w:color w:val="AEAAAA" w:themeColor="background2" w:themeShade="BF"/>
          <w:spacing w:val="4"/>
          <w:sz w:val="26"/>
          <w:szCs w:val="22"/>
          <w:rtl/>
        </w:rPr>
        <w:lastRenderedPageBreak/>
        <w:fldChar w:fldCharType="begin"/>
      </w:r>
      <w:r>
        <w:rPr>
          <w:rFonts w:ascii="BA TM • Vilna Extra-Bold" w:hAnsi="BA TM • Vilna Extra-Bold" w:cs="BA TM • Vilna Extra-Bold"/>
          <w:color w:val="AEAAAA" w:themeColor="background2" w:themeShade="BF"/>
          <w:spacing w:val="4"/>
          <w:sz w:val="26"/>
          <w:szCs w:val="22"/>
          <w:rtl/>
        </w:rPr>
        <w:instrText xml:space="preserve"> </w:instrText>
      </w:r>
      <w:r>
        <w:rPr>
          <w:rFonts w:ascii="BA TM • Vilna Extra-Bold" w:hAnsi="BA TM • Vilna Extra-Bold" w:cs="BA TM • Vilna Extra-Bold"/>
          <w:color w:val="AEAAAA" w:themeColor="background2" w:themeShade="BF"/>
          <w:spacing w:val="4"/>
          <w:sz w:val="26"/>
          <w:szCs w:val="22"/>
        </w:rPr>
        <w:instrText>TOC</w:instrText>
      </w:r>
      <w:r>
        <w:rPr>
          <w:rFonts w:ascii="BA TM • Vilna Extra-Bold" w:hAnsi="BA TM • Vilna Extra-Bold" w:cs="BA TM • Vilna Extra-Bold"/>
          <w:color w:val="AEAAAA" w:themeColor="background2" w:themeShade="BF"/>
          <w:spacing w:val="4"/>
          <w:sz w:val="26"/>
          <w:szCs w:val="22"/>
          <w:rtl/>
        </w:rPr>
        <w:instrText xml:space="preserve"> \</w:instrText>
      </w:r>
      <w:r>
        <w:rPr>
          <w:rFonts w:ascii="BA TM • Vilna Extra-Bold" w:hAnsi="BA TM • Vilna Extra-Bold" w:cs="BA TM • Vilna Extra-Bold"/>
          <w:color w:val="AEAAAA" w:themeColor="background2" w:themeShade="BF"/>
          <w:spacing w:val="4"/>
          <w:sz w:val="26"/>
          <w:szCs w:val="22"/>
        </w:rPr>
        <w:instrText>o "3-3" \t</w:instrText>
      </w:r>
      <w:r>
        <w:rPr>
          <w:rFonts w:ascii="BA TM • Vilna Extra-Bold" w:hAnsi="BA TM • Vilna Extra-Bold" w:cs="BA TM • Vilna Extra-Bold"/>
          <w:color w:val="AEAAAA" w:themeColor="background2" w:themeShade="BF"/>
          <w:spacing w:val="4"/>
          <w:sz w:val="26"/>
          <w:szCs w:val="22"/>
          <w:rtl/>
        </w:rPr>
        <w:instrText xml:space="preserve"> "ד''ה משנה,2,דף בצד מעודכן,4,חלק משנה מודגשת,1" </w:instrText>
      </w:r>
      <w:r>
        <w:rPr>
          <w:rFonts w:ascii="BA TM • Vilna Extra-Bold" w:hAnsi="BA TM • Vilna Extra-Bold" w:cs="BA TM • Vilna Extra-Bold"/>
          <w:color w:val="AEAAAA" w:themeColor="background2" w:themeShade="BF"/>
          <w:spacing w:val="4"/>
          <w:sz w:val="26"/>
          <w:szCs w:val="22"/>
          <w:rtl/>
        </w:rPr>
        <w:fldChar w:fldCharType="separate"/>
      </w:r>
      <w:r>
        <w:rPr>
          <w:noProof/>
          <w:rtl/>
        </w:rPr>
        <w:t>סוכה גבוהה מעשרים אמה</w:t>
      </w:r>
      <w:r w:rsidRPr="00F62F94">
        <w:rPr>
          <w:noProof/>
          <w:shd w:val="clear" w:color="auto" w:fill="F2F2F2" w:themeFill="background1" w:themeFillShade="F2"/>
          <w:rtl/>
        </w:rPr>
        <w:t xml:space="preserve"> -</w:t>
      </w:r>
      <w:r>
        <w:rPr>
          <w:noProof/>
          <w:rtl/>
        </w:rPr>
        <w:t xml:space="preserve"> </w:t>
      </w:r>
      <w:r w:rsidRPr="00F62F94">
        <w:rPr>
          <w:rFonts w:ascii="BA TM • Vilna Extra-Bold" w:hAnsi="BA TM • Vilna Extra-Bold"/>
          <w:noProof/>
          <w:rtl/>
        </w:rPr>
        <w:t>פסולה</w:t>
      </w:r>
      <w:r>
        <w:rPr>
          <w:noProof/>
          <w:rtl/>
        </w:rPr>
        <w:t xml:space="preserve">,  </w:t>
      </w:r>
      <w:r w:rsidRPr="00F62F94">
        <w:rPr>
          <w:noProof/>
          <w:shd w:val="clear" w:color="auto" w:fill="F2F2F2" w:themeFill="background1" w:themeFillShade="F2"/>
          <w:rtl/>
        </w:rPr>
        <w:t xml:space="preserve">  לר"י:</w:t>
      </w:r>
      <w:r>
        <w:rPr>
          <w:noProof/>
          <w:rtl/>
        </w:rPr>
        <w:t xml:space="preserve">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Toc155720176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2942C10A" w14:textId="17B4F8F4" w:rsidR="00A740D0" w:rsidRDefault="00A740D0">
      <w:pPr>
        <w:pStyle w:val="TOC4"/>
        <w:tabs>
          <w:tab w:val="right" w:leader="dot" w:pos="3392"/>
        </w:tabs>
        <w:rPr>
          <w:rFonts w:cstheme="minorBidi"/>
          <w:noProof/>
          <w:szCs w:val="22"/>
          <w:rtl/>
          <w14:ligatures w14:val="standardContextual"/>
        </w:rPr>
      </w:pPr>
      <w:r>
        <w:rPr>
          <w:noProof/>
          <w:rtl/>
        </w:rPr>
        <w:t>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Toc155720177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00F471C1" w14:textId="0E62C3D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סוכה למעלה מכ' דכשרה אפי' לרבנן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Toc155720178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3CBCB9C7" w14:textId="088B4EEB"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ראשו רובו ושולחנו  עד ד''א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Toc155720179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2F2FD7C5" w14:textId="58DD0FC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סוכה למעלה מכ' לר"י דכשרה.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Toc155720180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597562A7" w14:textId="7C0E5261" w:rsidR="00A740D0" w:rsidRDefault="00A740D0">
      <w:pPr>
        <w:pStyle w:val="TOC4"/>
        <w:tabs>
          <w:tab w:val="right" w:leader="dot" w:pos="3392"/>
        </w:tabs>
        <w:rPr>
          <w:rFonts w:cstheme="minorBidi"/>
          <w:noProof/>
          <w:szCs w:val="22"/>
          <w:rtl/>
          <w14:ligatures w14:val="standardContextual"/>
        </w:rPr>
      </w:pPr>
      <w:r>
        <w:rPr>
          <w:noProof/>
          <w:rtl/>
        </w:rPr>
        <w:t>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Toc155720181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07568274" w14:textId="316DF11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שיעור 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Toc155720182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1CD75131" w14:textId="40B90019" w:rsidR="00A740D0" w:rsidRDefault="00A740D0">
      <w:pPr>
        <w:pStyle w:val="TOC4"/>
        <w:tabs>
          <w:tab w:val="right" w:leader="dot" w:pos="3392"/>
        </w:tabs>
        <w:rPr>
          <w:rFonts w:cstheme="minorBidi"/>
          <w:noProof/>
          <w:szCs w:val="22"/>
          <w:rtl/>
          <w14:ligatures w14:val="standardContextual"/>
        </w:rPr>
      </w:pPr>
      <w:r>
        <w:rPr>
          <w:noProof/>
          <w:rtl/>
        </w:rPr>
        <w:t>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Toc155720183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0B528F5C" w14:textId="4E7B36B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מיעוט גובה מכ'</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Toc155720184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795265A1" w14:textId="5EFA025D" w:rsidR="00A740D0" w:rsidRDefault="00A740D0">
      <w:pPr>
        <w:pStyle w:val="TOC4"/>
        <w:tabs>
          <w:tab w:val="right" w:leader="dot" w:pos="3392"/>
        </w:tabs>
        <w:rPr>
          <w:rFonts w:cstheme="minorBidi"/>
          <w:noProof/>
          <w:szCs w:val="22"/>
          <w:rtl/>
          <w14:ligatures w14:val="standardContextual"/>
        </w:rPr>
      </w:pPr>
      <w:r>
        <w:rPr>
          <w:noProof/>
          <w:rtl/>
        </w:rPr>
        <w:t>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Toc155720185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6911CDF1" w14:textId="16078E6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הוצין יורדין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Toc155720186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6B168B83" w14:textId="12BCAFD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איצטבא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Toc155720187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5AF30F2F" w14:textId="47CC293D" w:rsidR="00A740D0" w:rsidRDefault="00A740D0">
      <w:pPr>
        <w:pStyle w:val="TOC4"/>
        <w:tabs>
          <w:tab w:val="right" w:leader="dot" w:pos="3392"/>
        </w:tabs>
        <w:rPr>
          <w:rFonts w:cstheme="minorBidi"/>
          <w:noProof/>
          <w:szCs w:val="22"/>
          <w:rtl/>
          <w14:ligatures w14:val="standardContextual"/>
        </w:rPr>
      </w:pPr>
      <w:r>
        <w:rPr>
          <w:noProof/>
          <w:rtl/>
        </w:rPr>
        <w:t>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Toc155720188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399A5BCF" w14:textId="6615CB4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גבוהה מכ' ובה עמוד י' טפחים ויש הכשר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Toc155720189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71C0F6F4" w14:textId="0647264A"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נעץ ארבעה קונדיסין וסיכך ע"ג,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Toc155720190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12CED7EB" w14:textId="4B21420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ד' קונדיסין בארץ:</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Toc155720191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243E0DCB" w14:textId="414F2FE7" w:rsidR="00A740D0" w:rsidRDefault="00A740D0">
      <w:pPr>
        <w:pStyle w:val="TOC4"/>
        <w:tabs>
          <w:tab w:val="right" w:leader="dot" w:pos="3392"/>
        </w:tabs>
        <w:rPr>
          <w:rFonts w:cstheme="minorBidi"/>
          <w:noProof/>
          <w:szCs w:val="22"/>
          <w:rtl/>
          <w14:ligatures w14:val="standardContextual"/>
        </w:rPr>
      </w:pPr>
      <w:r>
        <w:rPr>
          <w:noProof/>
          <w:rtl/>
        </w:rPr>
        <w:t>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Toc155720192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7BA3D9CB" w14:textId="56ABB23B"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מנ''ל דמחיצה י' טפחים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Toc155720193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57E731A9" w14:textId="4A06C09D"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מנין שכפורת טפח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Toc155720194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5B691668" w14:textId="3B8C223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הל"מ: שיעורין חציצין ומחיצין</w:t>
      </w:r>
      <w:r w:rsidRPr="00F62F94">
        <w:rPr>
          <w:rFonts w:ascii="BA Vilna Regular" w:hAnsi="BA Vilna Regular"/>
          <w:noProof/>
          <w:rtl/>
        </w:rPr>
        <w:t xml:space="preserve">. </w:t>
      </w:r>
      <w:r w:rsidRPr="00F62F94">
        <w:rPr>
          <w:rFonts w:cs="FrankRuehl"/>
          <w:bCs w:val="0"/>
          <w:noProof/>
          <w:rtl/>
        </w:rPr>
        <w:t>וקרא לאסמכתא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Toc155720195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698D70D7" w14:textId="0EAC811E"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שיעורין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Toc155720196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722ED8DF" w14:textId="1F9C8EB8" w:rsidR="00A740D0" w:rsidRDefault="00A740D0">
      <w:pPr>
        <w:pStyle w:val="TOC4"/>
        <w:tabs>
          <w:tab w:val="right" w:leader="dot" w:pos="3392"/>
        </w:tabs>
        <w:rPr>
          <w:rFonts w:cstheme="minorBidi"/>
          <w:noProof/>
          <w:szCs w:val="22"/>
          <w:rtl/>
          <w14:ligatures w14:val="standardContextual"/>
        </w:rPr>
      </w:pPr>
      <w:r w:rsidRPr="00F62F94">
        <w:rPr>
          <w:noProof/>
          <w:rtl/>
        </w:rPr>
        <w:t>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Toc155720197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0A42CB04" w14:textId="4DF6AF6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חציצין: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Toc155720198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3F73106D" w14:textId="13E0DEEB"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מחיצין: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Toc155720199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3C49F360" w14:textId="5CFBC184"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שאין לה שלוש דפנות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Toc155720200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7C0A722D" w14:textId="2D9A31D5" w:rsidR="00A740D0" w:rsidRDefault="00A740D0">
      <w:pPr>
        <w:pStyle w:val="TOC4"/>
        <w:tabs>
          <w:tab w:val="right" w:leader="dot" w:pos="3392"/>
        </w:tabs>
        <w:rPr>
          <w:rFonts w:cstheme="minorBidi"/>
          <w:noProof/>
          <w:szCs w:val="22"/>
          <w:rtl/>
          <w14:ligatures w14:val="standardContextual"/>
        </w:rPr>
      </w:pPr>
      <w:r>
        <w:rPr>
          <w:noProof/>
          <w:rtl/>
        </w:rPr>
        <w:t>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Toc155720201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37CB336A" w14:textId="4F42292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טפח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Toc155720202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09804825" w14:textId="5116363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סוכה כמבוי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Toc155720203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195C76BB" w14:textId="6C8B569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 כהלכתן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Toc155720204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0B439BC2" w14:textId="0C50A688" w:rsidR="00A740D0" w:rsidRDefault="00A740D0">
      <w:pPr>
        <w:pStyle w:val="TOC4"/>
        <w:tabs>
          <w:tab w:val="right" w:leader="dot" w:pos="3392"/>
        </w:tabs>
        <w:rPr>
          <w:rFonts w:cstheme="minorBidi"/>
          <w:noProof/>
          <w:szCs w:val="22"/>
          <w:rtl/>
          <w14:ligatures w14:val="standardContextual"/>
        </w:rPr>
      </w:pPr>
      <w:r>
        <w:rPr>
          <w:noProof/>
          <w:rtl/>
        </w:rPr>
        <w:t>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Toc155720205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3BBB2151" w14:textId="6F7B64BA"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חמתה מרובה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Toc155720206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14F9F0FA" w14:textId="45AAF1E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כל הני [ח'] ס"ל סוכה דירת קבע</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Toc155720207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539E6469" w14:textId="5A45897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סוכה עשויה ככבשן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Toc155720208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7E7EF5D2" w14:textId="5F90B026" w:rsidR="00A740D0" w:rsidRDefault="00A740D0">
      <w:pPr>
        <w:pStyle w:val="TOC4"/>
        <w:tabs>
          <w:tab w:val="right" w:leader="dot" w:pos="3392"/>
        </w:tabs>
        <w:rPr>
          <w:rFonts w:cstheme="minorBidi"/>
          <w:noProof/>
          <w:szCs w:val="22"/>
          <w:rtl/>
          <w14:ligatures w14:val="standardContextual"/>
        </w:rPr>
      </w:pPr>
      <w:r>
        <w:rPr>
          <w:noProof/>
          <w:rtl/>
        </w:rPr>
        <w:t>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Toc155720209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67A965C8" w14:textId="5C6A3679" w:rsidR="00A740D0" w:rsidRDefault="00A740D0">
      <w:pPr>
        <w:pStyle w:val="TOC4"/>
        <w:tabs>
          <w:tab w:val="right" w:leader="dot" w:pos="3392"/>
        </w:tabs>
        <w:rPr>
          <w:rFonts w:cstheme="minorBidi"/>
          <w:noProof/>
          <w:szCs w:val="22"/>
          <w:rtl/>
          <w14:ligatures w14:val="standardContextual"/>
        </w:rPr>
      </w:pPr>
      <w:r>
        <w:rPr>
          <w:noProof/>
          <w:rtl/>
        </w:rPr>
        <w:t>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Toc155720210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68B2AA75" w14:textId="551B944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 סוכות יוצרים זו לפנים מזו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Toc155720211 \h</w:instrText>
      </w:r>
      <w:r>
        <w:rPr>
          <w:noProof/>
          <w:rtl/>
        </w:rPr>
        <w:instrText xml:space="preserve"> </w:instrText>
      </w:r>
      <w:r>
        <w:rPr>
          <w:noProof/>
        </w:rPr>
      </w:r>
      <w:r>
        <w:rPr>
          <w:noProof/>
        </w:rPr>
        <w:fldChar w:fldCharType="separate"/>
      </w:r>
      <w:r w:rsidR="00AD7590">
        <w:rPr>
          <w:noProof/>
          <w:rtl/>
        </w:rPr>
        <w:t>1</w:t>
      </w:r>
      <w:r>
        <w:rPr>
          <w:noProof/>
        </w:rPr>
        <w:fldChar w:fldCharType="end"/>
      </w:r>
    </w:p>
    <w:p w14:paraId="29422D90" w14:textId="3C23F5C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סוכת גנב"ך</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Toc155720212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6ADAA5BB" w14:textId="4B81DA7B" w:rsidR="00A740D0" w:rsidRDefault="00A740D0">
      <w:pPr>
        <w:pStyle w:val="TOC4"/>
        <w:tabs>
          <w:tab w:val="right" w:leader="dot" w:pos="3392"/>
        </w:tabs>
        <w:rPr>
          <w:rFonts w:cstheme="minorBidi"/>
          <w:noProof/>
          <w:szCs w:val="22"/>
          <w:rtl/>
          <w14:ligatures w14:val="standardContextual"/>
        </w:rPr>
      </w:pPr>
      <w:r>
        <w:rPr>
          <w:noProof/>
          <w:rtl/>
        </w:rPr>
        <w:t>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Toc155720213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6114EE84" w14:textId="66CF3B74"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ישנה</w:t>
      </w:r>
      <w:r w:rsidRPr="00F62F94">
        <w:rPr>
          <w:noProof/>
          <w:shd w:val="clear" w:color="auto" w:fill="F2F2F2" w:themeFill="background1" w:themeFillShade="F2"/>
          <w:rtl/>
        </w:rPr>
        <w:t xml:space="preserve">  קודם לחג ל' יום, </w:t>
      </w:r>
      <w:r>
        <w:rPr>
          <w:rFonts w:eastAsiaTheme="minorEastAsia" w:cstheme="minorBidi"/>
          <w:noProof/>
          <w:kern w:val="2"/>
          <w:szCs w:val="22"/>
          <w:rtl/>
          <w14:ligatures w14:val="standardContextual"/>
        </w:rPr>
        <w:tab/>
      </w:r>
      <w:r w:rsidRPr="00F62F94">
        <w:rPr>
          <w:noProof/>
          <w:shd w:val="clear" w:color="auto" w:fill="F2F2F2" w:themeFill="background1" w:themeFillShade="F2"/>
          <w:rtl/>
        </w:rPr>
        <w:t>ב"ש פוסלין, וב"ה מכשירין,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Toc155720214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7B0F3A42" w14:textId="3175CB5A"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 xml:space="preserve">לשם חג </w:t>
      </w:r>
      <w:r>
        <w:rPr>
          <w:rFonts w:eastAsiaTheme="minorEastAsia" w:cstheme="minorBidi"/>
          <w:noProof/>
          <w:kern w:val="2"/>
          <w:szCs w:val="22"/>
          <w:rtl/>
          <w14:ligatures w14:val="standardContextual"/>
        </w:rPr>
        <w:tab/>
      </w:r>
      <w:r w:rsidRPr="00F62F94">
        <w:rPr>
          <w:noProof/>
          <w:shd w:val="clear" w:color="auto" w:fill="F2F2F2" w:themeFill="background1" w:themeFillShade="F2"/>
          <w:rtl/>
        </w:rPr>
        <w:t xml:space="preserve">   לעולם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Toc155720215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123ADCEE" w14:textId="41045E3E"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לשם חג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Toc155720216 \h</w:instrText>
      </w:r>
      <w:r>
        <w:rPr>
          <w:noProof/>
          <w:rtl/>
        </w:rPr>
        <w:instrText xml:space="preserve"> </w:instrText>
      </w:r>
      <w:r>
        <w:rPr>
          <w:noProof/>
        </w:rPr>
      </w:r>
      <w:r>
        <w:rPr>
          <w:noProof/>
        </w:rPr>
        <w:fldChar w:fldCharType="separate"/>
      </w:r>
      <w:r w:rsidR="00AD7590">
        <w:rPr>
          <w:rFonts w:hint="cs"/>
          <w:b/>
          <w:bCs/>
          <w:noProof/>
          <w:rtl/>
        </w:rPr>
        <w:t>שגיאה! הסימניה אינה מוגדרת.</w:t>
      </w:r>
      <w:r>
        <w:rPr>
          <w:noProof/>
        </w:rPr>
        <w:fldChar w:fldCharType="end"/>
      </w:r>
    </w:p>
    <w:p w14:paraId="773A601D" w14:textId="254B8CB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סוכה שלא לשמה, שב''ה מכשירין.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Toc155720217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15862795" w14:textId="59857B1A" w:rsidR="00A740D0" w:rsidRDefault="00A740D0">
      <w:pPr>
        <w:pStyle w:val="TOC4"/>
        <w:tabs>
          <w:tab w:val="right" w:leader="dot" w:pos="3392"/>
        </w:tabs>
        <w:rPr>
          <w:rFonts w:cstheme="minorBidi"/>
          <w:noProof/>
          <w:szCs w:val="22"/>
          <w:rtl/>
          <w14:ligatures w14:val="standardContextual"/>
        </w:rPr>
      </w:pPr>
      <w:r w:rsidRPr="00F62F94">
        <w:rPr>
          <w:noProof/>
          <w:rtl/>
        </w:rPr>
        <w:t>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Toc155720218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56A93A19" w14:textId="09E118A4"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תחת האילן -כבתוך הבית,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Toc155720219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3526A90D" w14:textId="57559C3E"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ע"ג סוכה - רק עליונה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Toc155720220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273014A4" w14:textId="65FE1029"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ר"י: אי אין דיורין בעליונה התחתונה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Toc155720221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7A94A4E7" w14:textId="5E4F1771"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אילן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Toc155720222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33871D24" w14:textId="7DE0C42A"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סוכה ע"ג 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Toc155720223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6175C538" w14:textId="4E8DB95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פעמים ששתיהן כשירות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Toc155720224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7E1BD8B2" w14:textId="2251B0BC" w:rsidR="00A740D0" w:rsidRDefault="00A740D0">
      <w:pPr>
        <w:pStyle w:val="TOC4"/>
        <w:tabs>
          <w:tab w:val="right" w:leader="dot" w:pos="3392"/>
        </w:tabs>
        <w:rPr>
          <w:rFonts w:cstheme="minorBidi"/>
          <w:noProof/>
          <w:szCs w:val="22"/>
          <w:rtl/>
          <w14:ligatures w14:val="standardContextual"/>
        </w:rPr>
      </w:pPr>
      <w:r>
        <w:rPr>
          <w:noProof/>
          <w:rtl/>
        </w:rPr>
        <w:t>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Toc155720225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0D551F53" w14:textId="1B8F8C5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כמה יהא בין סוכה לסוכה ותחתונה פסולה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Toc155720226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159F73F8" w14:textId="54555128"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אין דיורין בעליונה לר"י: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Toc155720227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2130A924" w14:textId="6348371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פירס עליה סדין מחמה, תחתיה מנשר</w:t>
      </w:r>
      <w:r w:rsidRPr="00F62F94">
        <w:rPr>
          <w:noProof/>
          <w:shd w:val="clear" w:color="auto" w:fill="F2F2F2" w:themeFill="background1" w:themeFillShade="F2"/>
          <w:rtl/>
        </w:rPr>
        <w:t xml:space="preserve"> ע"ג קינוף - פסולה,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Toc155720228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62D59ED2" w14:textId="2C89ED51"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אבל פורס ע"ג נקליטי המטה.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Toc155720229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383AC8D7" w14:textId="433FF6F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לנאותה כשרה</w:t>
      </w:r>
      <w:r w:rsidRPr="00F62F94">
        <w:rPr>
          <w:rFonts w:ascii="BA Vilna Regular" w:hAnsi="BA Vilna Regular"/>
          <w:noProof/>
          <w:rtl/>
        </w:rPr>
        <w:t>,</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Toc155720230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42379ED2" w14:textId="5DBC955C" w:rsidR="00A740D0" w:rsidRDefault="00A740D0">
      <w:pPr>
        <w:pStyle w:val="TOC4"/>
        <w:tabs>
          <w:tab w:val="right" w:leader="dot" w:pos="3392"/>
        </w:tabs>
        <w:rPr>
          <w:rFonts w:cstheme="minorBidi"/>
          <w:noProof/>
          <w:szCs w:val="22"/>
          <w:rtl/>
          <w14:ligatures w14:val="standardContextual"/>
        </w:rPr>
      </w:pPr>
      <w:r>
        <w:rPr>
          <w:noProof/>
          <w:rtl/>
        </w:rPr>
        <w:t>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Toc155720231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6AD4B966" w14:textId="682A377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נויי 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Toc155720232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7DD97975" w14:textId="5B03EF6F" w:rsidR="00A740D0" w:rsidRDefault="00A740D0">
      <w:pPr>
        <w:pStyle w:val="TOC4"/>
        <w:tabs>
          <w:tab w:val="right" w:leader="dot" w:pos="3392"/>
        </w:tabs>
        <w:rPr>
          <w:rFonts w:cstheme="minorBidi"/>
          <w:noProof/>
          <w:szCs w:val="22"/>
          <w:rtl/>
          <w14:ligatures w14:val="standardContextual"/>
        </w:rPr>
      </w:pPr>
      <w:r w:rsidRPr="00F62F94">
        <w:rPr>
          <w:noProof/>
          <w:rtl/>
        </w:rPr>
        <w:t>יא.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Toc155720233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1B158401" w14:textId="04D4834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הדלה גפן דלעת קיסוס וסיכך ע"ג</w:t>
      </w:r>
      <w:r w:rsidRPr="00F62F94">
        <w:rPr>
          <w:noProof/>
          <w:shd w:val="clear" w:color="auto" w:fill="F2F2F2" w:themeFill="background1" w:themeFillShade="F2"/>
          <w:rtl/>
        </w:rPr>
        <w:t xml:space="preserve"> פסולה,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Toc155720234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2375CFA4" w14:textId="3BF54B4B"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ובסיכוך הרבה או שקצצן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Toc155720235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79AB7FAC" w14:textId="251AB3B8"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זה הכלל: מסככין רק באינו מקבל טומאה, וגידולו מן הארץ.</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Toc155720236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434DD30F" w14:textId="5DCDD45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אין מקבל טומאה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Toc155720237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1BA6BDBE" w14:textId="6F2932C5" w:rsidR="00A740D0" w:rsidRDefault="00A740D0">
      <w:pPr>
        <w:pStyle w:val="TOC4"/>
        <w:tabs>
          <w:tab w:val="right" w:leader="dot" w:pos="3392"/>
        </w:tabs>
        <w:rPr>
          <w:rFonts w:cstheme="minorBidi"/>
          <w:noProof/>
          <w:szCs w:val="22"/>
          <w:rtl/>
          <w14:ligatures w14:val="standardContextual"/>
        </w:rPr>
      </w:pPr>
      <w:r>
        <w:rPr>
          <w:noProof/>
          <w:rtl/>
        </w:rPr>
        <w:t>יב.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Toc155720238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66C9ECF3" w14:textId="4932639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חבילי קש ועצים וזרדים</w:t>
      </w:r>
      <w:r w:rsidRPr="00F62F94">
        <w:rPr>
          <w:noProof/>
          <w:shd w:val="clear" w:color="auto" w:fill="F2F2F2" w:themeFill="background1" w:themeFillShade="F2"/>
          <w:rtl/>
        </w:rPr>
        <w:t xml:space="preserve"> אין מסככין בהן,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Toc155720239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6B9418B1" w14:textId="416946E2"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וכולן שהתירן כשרות, וכולן כשרות לדפנות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Toc155720240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2B842627" w14:textId="37E8C8E3"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חבילי קש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Toc155720241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07B876B8" w14:textId="6A942397" w:rsidR="00A740D0" w:rsidRDefault="00A740D0">
      <w:pPr>
        <w:pStyle w:val="TOC4"/>
        <w:tabs>
          <w:tab w:val="right" w:leader="dot" w:pos="3392"/>
        </w:tabs>
        <w:rPr>
          <w:rFonts w:cstheme="minorBidi"/>
          <w:noProof/>
          <w:szCs w:val="22"/>
          <w:rtl/>
          <w14:ligatures w14:val="standardContextual"/>
        </w:rPr>
      </w:pPr>
      <w:r>
        <w:rPr>
          <w:noProof/>
          <w:rtl/>
        </w:rPr>
        <w:t>יב: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Toc155720242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4AAF2E6F" w14:textId="68359E54" w:rsidR="00A740D0" w:rsidRDefault="00A740D0">
      <w:pPr>
        <w:pStyle w:val="TOC4"/>
        <w:tabs>
          <w:tab w:val="right" w:leader="dot" w:pos="3392"/>
        </w:tabs>
        <w:rPr>
          <w:rFonts w:cstheme="minorBidi"/>
          <w:noProof/>
          <w:szCs w:val="22"/>
          <w:rtl/>
          <w14:ligatures w14:val="standardContextual"/>
        </w:rPr>
      </w:pPr>
      <w:r>
        <w:rPr>
          <w:noProof/>
          <w:rtl/>
        </w:rPr>
        <w:t>יג.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Toc155720243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3D953E01" w14:textId="07324AA5" w:rsidR="00A740D0" w:rsidRDefault="00A740D0">
      <w:pPr>
        <w:pStyle w:val="TOC4"/>
        <w:tabs>
          <w:tab w:val="right" w:leader="dot" w:pos="3392"/>
        </w:tabs>
        <w:rPr>
          <w:rFonts w:cstheme="minorBidi"/>
          <w:noProof/>
          <w:szCs w:val="22"/>
          <w:rtl/>
          <w14:ligatures w14:val="standardContextual"/>
        </w:rPr>
      </w:pPr>
      <w:r w:rsidRPr="00F62F94">
        <w:rPr>
          <w:noProof/>
          <w:rtl/>
        </w:rPr>
        <w:t>יג: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Toc155720244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21787280" w14:textId="0135A23D" w:rsidR="00A740D0" w:rsidRDefault="00A740D0">
      <w:pPr>
        <w:pStyle w:val="TOC4"/>
        <w:tabs>
          <w:tab w:val="right" w:leader="dot" w:pos="3392"/>
        </w:tabs>
        <w:rPr>
          <w:rFonts w:cstheme="minorBidi"/>
          <w:noProof/>
          <w:szCs w:val="22"/>
          <w:rtl/>
          <w14:ligatures w14:val="standardContextual"/>
        </w:rPr>
      </w:pPr>
      <w:r w:rsidRPr="00F62F94">
        <w:rPr>
          <w:noProof/>
          <w:rtl/>
        </w:rPr>
        <w:t>יד.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Toc155720245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24CD4C94" w14:textId="1AB74040"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נסרים- </w:t>
      </w:r>
      <w:r w:rsidRPr="00F62F94">
        <w:rPr>
          <w:noProof/>
          <w:shd w:val="clear" w:color="auto" w:fill="F2F2F2" w:themeFill="background1" w:themeFillShade="F2"/>
          <w:rtl/>
        </w:rPr>
        <w:t>ר"י:</w:t>
      </w:r>
      <w:r>
        <w:rPr>
          <w:noProof/>
          <w:rtl/>
        </w:rPr>
        <w:t xml:space="preserve"> מסככין.  </w:t>
      </w:r>
      <w:r w:rsidRPr="00F62F94">
        <w:rPr>
          <w:noProof/>
          <w:shd w:val="clear" w:color="auto" w:fill="F2F2F2" w:themeFill="background1" w:themeFillShade="F2"/>
          <w:rtl/>
        </w:rPr>
        <w:t>ולר"מ:</w:t>
      </w:r>
      <w:r>
        <w:rPr>
          <w:noProof/>
          <w:rtl/>
        </w:rPr>
        <w:t xml:space="preserve"> לא,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Toc155720246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72FF8674" w14:textId="48EF632E"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נסר רוחב ד' כשרה ובלבד שלא יישן תחתיו.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Toc155720247 \h</w:instrText>
      </w:r>
      <w:r>
        <w:rPr>
          <w:noProof/>
          <w:rtl/>
        </w:rPr>
        <w:instrText xml:space="preserve"> </w:instrText>
      </w:r>
      <w:r>
        <w:rPr>
          <w:noProof/>
        </w:rPr>
      </w:r>
      <w:r>
        <w:rPr>
          <w:noProof/>
        </w:rPr>
        <w:fldChar w:fldCharType="separate"/>
      </w:r>
      <w:r w:rsidR="00AD7590">
        <w:rPr>
          <w:noProof/>
          <w:rtl/>
        </w:rPr>
        <w:t>2</w:t>
      </w:r>
      <w:r>
        <w:rPr>
          <w:noProof/>
        </w:rPr>
        <w:fldChar w:fldCharType="end"/>
      </w:r>
    </w:p>
    <w:p w14:paraId="4FD6154A" w14:textId="3A5BD425"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נסר ד' לא יישן תחתיו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Toc155720248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62FB892E" w14:textId="73707733" w:rsidR="00A740D0" w:rsidRDefault="00A740D0">
      <w:pPr>
        <w:pStyle w:val="TOC4"/>
        <w:tabs>
          <w:tab w:val="right" w:leader="dot" w:pos="3392"/>
        </w:tabs>
        <w:rPr>
          <w:rFonts w:cstheme="minorBidi"/>
          <w:noProof/>
          <w:szCs w:val="22"/>
          <w:rtl/>
          <w14:ligatures w14:val="standardContextual"/>
        </w:rPr>
      </w:pPr>
      <w:r w:rsidRPr="00F62F94">
        <w:rPr>
          <w:noProof/>
          <w:rtl/>
        </w:rPr>
        <w:t>יד: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Toc155720249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66CA869F" w14:textId="73B636D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הפכן על צידיהן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Toc155720250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029B6499" w14:textId="0663CFF2" w:rsidR="00A740D0" w:rsidRDefault="00A740D0">
      <w:pPr>
        <w:pStyle w:val="TOC4"/>
        <w:tabs>
          <w:tab w:val="right" w:leader="dot" w:pos="3392"/>
        </w:tabs>
        <w:rPr>
          <w:rFonts w:cstheme="minorBidi"/>
          <w:noProof/>
          <w:szCs w:val="22"/>
          <w:rtl/>
          <w14:ligatures w14:val="standardContextual"/>
        </w:rPr>
      </w:pPr>
      <w:r w:rsidRPr="00F62F94">
        <w:rPr>
          <w:noProof/>
          <w:rtl/>
        </w:rPr>
        <w:t>טו.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Toc155720251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1E6EE51A" w14:textId="63C346E4"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תקרה שאין עליה מעזיבה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Toc155720252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1F57CDAC" w14:textId="2ED5BBAA" w:rsidR="00A740D0" w:rsidRDefault="00A740D0">
      <w:pPr>
        <w:pStyle w:val="TOC4"/>
        <w:tabs>
          <w:tab w:val="right" w:leader="dot" w:pos="3392"/>
        </w:tabs>
        <w:rPr>
          <w:rFonts w:cstheme="minorBidi"/>
          <w:noProof/>
          <w:szCs w:val="22"/>
          <w:rtl/>
          <w14:ligatures w14:val="standardContextual"/>
        </w:rPr>
      </w:pPr>
      <w:r w:rsidRPr="00F62F94">
        <w:rPr>
          <w:noProof/>
          <w:rtl/>
        </w:rPr>
        <w:t>טו: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Toc155720253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067A04F2" w14:textId="3D916125"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מקרה סוכתו בשפודין או בארוכות המיטה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Toc155720254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121C7A01" w14:textId="33E2F439"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החוטט בגדיש לעשות סוכה- אינה 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Toc155720255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698133C7" w14:textId="71AB075B"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פרוץ כעומד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Toc155720256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1CAC5B12" w14:textId="1FD7A6A6"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בארוכות המיטה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Toc155720257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1B2E8C18" w14:textId="1F95F863" w:rsidR="00A740D0" w:rsidRDefault="00A740D0">
      <w:pPr>
        <w:pStyle w:val="TOC4"/>
        <w:tabs>
          <w:tab w:val="right" w:leader="dot" w:pos="3392"/>
        </w:tabs>
        <w:rPr>
          <w:rFonts w:cstheme="minorBidi"/>
          <w:noProof/>
          <w:szCs w:val="22"/>
          <w:rtl/>
          <w14:ligatures w14:val="standardContextual"/>
        </w:rPr>
      </w:pPr>
      <w:r>
        <w:rPr>
          <w:noProof/>
          <w:rtl/>
        </w:rPr>
        <w:t>טז.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Toc155720258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63C1444A" w14:textId="17439E1D"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חוטט בגדיש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Toc155720259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0865C758" w14:textId="0B8CBA34"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משלשל דפנות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Toc155720260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439D2321" w14:textId="38899DE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חלקו אי מחיצה תלויה מתרת,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Toc155720261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7E59909C" w14:textId="217E43E9" w:rsidR="00A740D0" w:rsidRDefault="00A740D0">
      <w:pPr>
        <w:pStyle w:val="TOC4"/>
        <w:tabs>
          <w:tab w:val="right" w:leader="dot" w:pos="3392"/>
        </w:tabs>
        <w:rPr>
          <w:rFonts w:cstheme="minorBidi"/>
          <w:noProof/>
          <w:szCs w:val="22"/>
          <w:rtl/>
          <w14:ligatures w14:val="standardContextual"/>
        </w:rPr>
      </w:pPr>
      <w:r w:rsidRPr="00F62F94">
        <w:rPr>
          <w:noProof/>
          <w:rtl/>
        </w:rPr>
        <w:t>יז.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Toc155720262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4D0DB8E4" w14:textId="0D1DDB6E"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הרחיק הסיכוך מדפנות ג"ט פסולה,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Toc155720263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227AE55C" w14:textId="052DC7BC"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בית שנפחת וסיכך ע"ג, אם יש מכותל לסיכוך ד"א  - פסולה,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Toc155720264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5FBDCECA" w14:textId="609D983A"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גדולה</w:t>
      </w:r>
      <w:r w:rsidRPr="00F62F94">
        <w:rPr>
          <w:noProof/>
          <w:rtl/>
        </w:rPr>
        <w:t xml:space="preserve"> שהקיפוה בשאין מסככין בו, ויש תחתיו ד"א פסולה</w:t>
      </w:r>
      <w:r>
        <w:rPr>
          <w:noProof/>
          <w:rtl/>
        </w:rPr>
        <w:t>.</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Toc155720265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0FB30975" w14:textId="466C9D06"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בית שנפחת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Toc155720266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627E7A76" w14:textId="1A09DBFB"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אכסדרה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Toc155720267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292CDA1C" w14:textId="11884A45"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סככה בנסרי ארז ואין 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Toc155720268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38B82476" w14:textId="3F26AF3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דארובה בבית ופותח טפח: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Toc155720269 \h</w:instrText>
      </w:r>
      <w:r>
        <w:rPr>
          <w:noProof/>
          <w:rtl/>
        </w:rPr>
        <w:instrText xml:space="preserve"> </w:instrText>
      </w:r>
      <w:r>
        <w:rPr>
          <w:noProof/>
        </w:rPr>
      </w:r>
      <w:r>
        <w:rPr>
          <w:noProof/>
        </w:rPr>
        <w:fldChar w:fldCharType="separate"/>
      </w:r>
      <w:r w:rsidR="00AD7590">
        <w:rPr>
          <w:rFonts w:hint="cs"/>
          <w:b/>
          <w:bCs w:val="0"/>
          <w:noProof/>
          <w:rtl/>
        </w:rPr>
        <w:t>שגיאה! הסימניה אינה מוגדרת.</w:t>
      </w:r>
      <w:r>
        <w:rPr>
          <w:noProof/>
        </w:rPr>
        <w:fldChar w:fldCharType="end"/>
      </w:r>
    </w:p>
    <w:p w14:paraId="0B5B96DE" w14:textId="292BFCDA"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אין בארובה פותח טפח: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Toc155720270 \h</w:instrText>
      </w:r>
      <w:r>
        <w:rPr>
          <w:noProof/>
          <w:rtl/>
        </w:rPr>
        <w:instrText xml:space="preserve"> </w:instrText>
      </w:r>
      <w:r>
        <w:rPr>
          <w:noProof/>
        </w:rPr>
      </w:r>
      <w:r>
        <w:rPr>
          <w:noProof/>
        </w:rPr>
        <w:fldChar w:fldCharType="separate"/>
      </w:r>
      <w:r w:rsidR="00AD7590">
        <w:rPr>
          <w:rFonts w:hint="cs"/>
          <w:b/>
          <w:bCs w:val="0"/>
          <w:noProof/>
          <w:rtl/>
        </w:rPr>
        <w:t>שגיאה! הסימניה אינה מוגדרת.</w:t>
      </w:r>
      <w:r>
        <w:rPr>
          <w:noProof/>
        </w:rPr>
        <w:fldChar w:fldCharType="end"/>
      </w:r>
    </w:p>
    <w:p w14:paraId="53B76783" w14:textId="701282E5"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דגיגים דנהר בב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Toc155720271 \h</w:instrText>
      </w:r>
      <w:r>
        <w:rPr>
          <w:noProof/>
          <w:rtl/>
        </w:rPr>
        <w:instrText xml:space="preserve"> </w:instrText>
      </w:r>
      <w:r>
        <w:rPr>
          <w:noProof/>
        </w:rPr>
      </w:r>
      <w:r>
        <w:rPr>
          <w:noProof/>
        </w:rPr>
        <w:fldChar w:fldCharType="separate"/>
      </w:r>
      <w:r w:rsidR="00AD7590">
        <w:rPr>
          <w:rFonts w:hint="cs"/>
          <w:b/>
          <w:bCs w:val="0"/>
          <w:noProof/>
          <w:rtl/>
        </w:rPr>
        <w:t>שגיאה! הסימניה אינה מוגדרת.</w:t>
      </w:r>
      <w:r>
        <w:rPr>
          <w:noProof/>
        </w:rPr>
        <w:fldChar w:fldCharType="end"/>
      </w:r>
    </w:p>
    <w:p w14:paraId="3E0AF484" w14:textId="23C6C234" w:rsidR="00A740D0" w:rsidRDefault="00A740D0">
      <w:pPr>
        <w:pStyle w:val="TOC4"/>
        <w:tabs>
          <w:tab w:val="right" w:leader="dot" w:pos="3392"/>
        </w:tabs>
        <w:rPr>
          <w:rFonts w:cstheme="minorBidi"/>
          <w:noProof/>
          <w:szCs w:val="22"/>
          <w:rtl/>
          <w14:ligatures w14:val="standardContextual"/>
        </w:rPr>
      </w:pPr>
      <w:r w:rsidRPr="00F62F94">
        <w:rPr>
          <w:noProof/>
          <w:rtl/>
        </w:rPr>
        <w:t>יח: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Toc155720272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45534352" w14:textId="0F49972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אכסדרה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Toc155720273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264A72B0" w14:textId="3A128306" w:rsidR="00A740D0" w:rsidRDefault="00A740D0">
      <w:pPr>
        <w:pStyle w:val="TOC4"/>
        <w:tabs>
          <w:tab w:val="right" w:leader="dot" w:pos="3392"/>
        </w:tabs>
        <w:rPr>
          <w:rFonts w:cstheme="minorBidi"/>
          <w:noProof/>
          <w:szCs w:val="22"/>
          <w:rtl/>
          <w14:ligatures w14:val="standardContextual"/>
        </w:rPr>
      </w:pPr>
      <w:r>
        <w:rPr>
          <w:noProof/>
          <w:rtl/>
        </w:rPr>
        <w:t>יט.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Toc155720274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111E91DF" w14:textId="76D26EC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פסל היוצא מסוכה כסוכה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Toc155720275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5CCED9DF" w14:textId="6D6AB0E8" w:rsidR="00A740D0" w:rsidRDefault="00A740D0">
      <w:pPr>
        <w:pStyle w:val="TOC4"/>
        <w:tabs>
          <w:tab w:val="right" w:leader="dot" w:pos="3392"/>
        </w:tabs>
        <w:rPr>
          <w:rFonts w:cstheme="minorBidi"/>
          <w:noProof/>
          <w:szCs w:val="22"/>
          <w:rtl/>
          <w14:ligatures w14:val="standardContextual"/>
        </w:rPr>
      </w:pPr>
      <w:r w:rsidRPr="00F62F94">
        <w:rPr>
          <w:noProof/>
          <w:rtl/>
        </w:rPr>
        <w:t>יט: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Toc155720276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06893341" w14:textId="0F76BF9A"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כצריף או סמכה לכותל,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Toc155720277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58800606" w14:textId="17835BCC"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מחצלת קנים גדולה: לשכיבה: מקבלת טומאה,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Toc155720278 \h</w:instrText>
      </w:r>
      <w:r>
        <w:rPr>
          <w:noProof/>
          <w:rtl/>
        </w:rPr>
        <w:instrText xml:space="preserve"> </w:instrText>
      </w:r>
      <w:r>
        <w:rPr>
          <w:noProof/>
        </w:rPr>
      </w:r>
      <w:r>
        <w:rPr>
          <w:noProof/>
        </w:rPr>
        <w:fldChar w:fldCharType="separate"/>
      </w:r>
      <w:r w:rsidR="00AD7590">
        <w:rPr>
          <w:noProof/>
          <w:rtl/>
        </w:rPr>
        <w:t>3</w:t>
      </w:r>
      <w:r>
        <w:rPr>
          <w:noProof/>
        </w:rPr>
        <w:fldChar w:fldCharType="end"/>
      </w:r>
    </w:p>
    <w:p w14:paraId="427403F9" w14:textId="3BE0AADD"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מחצלת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Toc155720279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77C94198" w14:textId="0217EAD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שיפה וגמי: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Toc155720280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7EE651C3" w14:textId="129E230B"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קנים וחילת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Toc155720281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64DB9542" w14:textId="0A4F91D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חוצלות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Toc155720282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56F9E2B6" w14:textId="467B9FA9" w:rsidR="00A740D0" w:rsidRDefault="00A740D0">
      <w:pPr>
        <w:pStyle w:val="TOC4"/>
        <w:tabs>
          <w:tab w:val="right" w:leader="dot" w:pos="3392"/>
        </w:tabs>
        <w:rPr>
          <w:rFonts w:cstheme="minorBidi"/>
          <w:noProof/>
          <w:szCs w:val="22"/>
          <w:rtl/>
          <w14:ligatures w14:val="standardContextual"/>
        </w:rPr>
      </w:pPr>
      <w:r>
        <w:rPr>
          <w:noProof/>
          <w:rtl/>
        </w:rPr>
        <w:t>כ:</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Toc155720283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4B7B42DF" w14:textId="5D88515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חוצלות שעם גמי שק ספירא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Toc155720284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52C14E49" w14:textId="2A7990CB"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מחצלת ואין בית קיבול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Toc155720285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5CE52839" w14:textId="6AD65B7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מחצלת דבני מחוזא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Toc155720286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5E450D83" w14:textId="087B2F05"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color w:val="BF8F00" w:themeColor="accent4" w:themeShade="BF"/>
          <w:shd w:val="clear" w:color="auto" w:fill="F2F2F2" w:themeFill="background1" w:themeFillShade="F2"/>
          <w:rtl/>
        </w:rPr>
        <w:t>הישן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Toc155720287 \h</w:instrText>
      </w:r>
      <w:r>
        <w:rPr>
          <w:noProof/>
          <w:rtl/>
        </w:rPr>
        <w:instrText xml:space="preserve"> </w:instrText>
      </w:r>
      <w:r>
        <w:rPr>
          <w:noProof/>
        </w:rPr>
      </w:r>
      <w:r>
        <w:rPr>
          <w:noProof/>
        </w:rPr>
        <w:fldChar w:fldCharType="separate"/>
      </w:r>
      <w:r w:rsidR="00AD7590">
        <w:rPr>
          <w:noProof/>
          <w:rtl/>
        </w:rPr>
        <w:t>4</w:t>
      </w:r>
      <w:r>
        <w:rPr>
          <w:noProof/>
        </w:rPr>
        <w:fldChar w:fldCharType="end"/>
      </w:r>
    </w:p>
    <w:p w14:paraId="1A244FA1" w14:textId="179D7242"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color w:val="AEAAAA" w:themeColor="background2" w:themeShade="BF"/>
          <w:shd w:val="clear" w:color="auto" w:fill="F2F2F2" w:themeFill="background1" w:themeFillShade="F2"/>
          <w:rtl/>
        </w:rPr>
        <w:t>פרק שני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Toc155720288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7E0FA2AF" w14:textId="26A1A17B"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הישן תחת המטה לא יצא יד"ח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Toc155720289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38E1138D" w14:textId="600F8D14" w:rsidR="00A740D0" w:rsidRDefault="00A740D0">
      <w:pPr>
        <w:pStyle w:val="TOC4"/>
        <w:tabs>
          <w:tab w:val="right" w:leader="dot" w:pos="3392"/>
        </w:tabs>
        <w:rPr>
          <w:rFonts w:cstheme="minorBidi"/>
          <w:noProof/>
          <w:szCs w:val="22"/>
          <w:rtl/>
          <w14:ligatures w14:val="standardContextual"/>
        </w:rPr>
      </w:pPr>
      <w:r>
        <w:rPr>
          <w:noProof/>
          <w:rtl/>
        </w:rPr>
        <w:t>כא.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Toc155720290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2DB7EB5B" w14:textId="648B2527"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ישן תחת המטה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Toc155720291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03CCC174" w14:textId="7E2551C6" w:rsidR="00A740D0" w:rsidRDefault="00A740D0">
      <w:pPr>
        <w:pStyle w:val="TOC4"/>
        <w:tabs>
          <w:tab w:val="right" w:leader="dot" w:pos="3392"/>
        </w:tabs>
        <w:rPr>
          <w:rFonts w:cstheme="minorBidi"/>
          <w:noProof/>
          <w:szCs w:val="22"/>
          <w:rtl/>
          <w14:ligatures w14:val="standardContextual"/>
        </w:rPr>
      </w:pPr>
      <w:r>
        <w:rPr>
          <w:noProof/>
          <w:rtl/>
        </w:rPr>
        <w:t>כא: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Toc155720292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612625E0" w14:textId="5617406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שוורים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Toc155720293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0F87FF0F" w14:textId="19DF7100"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מעשה בטבי עבדו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Toc155720294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6F509F83" w14:textId="69C5BBFC"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סומך סוכתו בכרעי המטה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Toc155720295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03046638" w14:textId="123CFD07" w:rsidR="00A740D0" w:rsidRDefault="00A740D0">
      <w:pPr>
        <w:pStyle w:val="TOC4"/>
        <w:tabs>
          <w:tab w:val="right" w:leader="dot" w:pos="3392"/>
        </w:tabs>
        <w:rPr>
          <w:rFonts w:cstheme="minorBidi"/>
          <w:noProof/>
          <w:szCs w:val="22"/>
          <w:rtl/>
          <w14:ligatures w14:val="standardContextual"/>
        </w:rPr>
      </w:pPr>
      <w:r w:rsidRPr="00F62F94">
        <w:rPr>
          <w:noProof/>
          <w:rtl/>
        </w:rPr>
        <w:t>כב.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Toc155720296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5AD22F1C" w14:textId="1726603F"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מדובללת ושצילתה מרובה מחמתה -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Toc155720297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4C662AED" w14:textId="6070539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מעובה כמין בית - אפי' שאין כוכבים נראין מתוכה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Toc155720298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0689AA35" w14:textId="35BA0E8B"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מדובללת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Toc155720299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6A535A24" w14:textId="712DC49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קורה היוצאה מכותל ואינה נוגעת בשני,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Toc155720300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1AB5FB56" w14:textId="1DA735F7" w:rsidR="00A740D0" w:rsidRDefault="00A740D0">
      <w:pPr>
        <w:pStyle w:val="TOC4"/>
        <w:tabs>
          <w:tab w:val="right" w:leader="dot" w:pos="3392"/>
        </w:tabs>
        <w:rPr>
          <w:rFonts w:cstheme="minorBidi"/>
          <w:noProof/>
          <w:szCs w:val="22"/>
          <w:rtl/>
          <w14:ligatures w14:val="standardContextual"/>
        </w:rPr>
      </w:pPr>
      <w:r>
        <w:rPr>
          <w:noProof/>
          <w:rtl/>
        </w:rPr>
        <w:t>כב: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Toc155720301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5277C711" w14:textId="255B5C8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צילתה מרובה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Toc155720302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581CB330" w14:textId="47371516"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lastRenderedPageBreak/>
        <w:t>מעובה כבית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Toc155720303 \h</w:instrText>
      </w:r>
      <w:r>
        <w:rPr>
          <w:noProof/>
          <w:rtl/>
        </w:rPr>
        <w:instrText xml:space="preserve"> </w:instrText>
      </w:r>
      <w:r>
        <w:rPr>
          <w:noProof/>
        </w:rPr>
      </w:r>
      <w:r>
        <w:rPr>
          <w:noProof/>
        </w:rPr>
        <w:fldChar w:fldCharType="separate"/>
      </w:r>
      <w:r w:rsidR="00AD7590">
        <w:rPr>
          <w:rFonts w:hint="cs"/>
          <w:b/>
          <w:bCs/>
          <w:noProof/>
          <w:rtl/>
        </w:rPr>
        <w:t>שגיאה! הסימניה אינה מוגדרת.</w:t>
      </w:r>
      <w:r>
        <w:rPr>
          <w:noProof/>
        </w:rPr>
        <w:fldChar w:fldCharType="end"/>
      </w:r>
    </w:p>
    <w:p w14:paraId="6013145F" w14:textId="1351A1B0" w:rsidR="00A740D0" w:rsidRDefault="00A740D0">
      <w:pPr>
        <w:pStyle w:val="TOC4"/>
        <w:tabs>
          <w:tab w:val="right" w:leader="dot" w:pos="3392"/>
        </w:tabs>
        <w:rPr>
          <w:rFonts w:cstheme="minorBidi"/>
          <w:noProof/>
          <w:szCs w:val="22"/>
          <w:rtl/>
          <w14:ligatures w14:val="standardContextual"/>
        </w:rPr>
      </w:pPr>
      <w:r w:rsidRPr="00F62F94">
        <w:rPr>
          <w:noProof/>
          <w:rtl/>
        </w:rPr>
        <w:t>כג.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Toc155720304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57017BD8" w14:textId="51DBB24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בראש העגלה או הספינה - כשרה ועולין ביו"ט,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Toc155720305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6EF8E68E" w14:textId="3366B79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בראש האילן או ע"ג גמל כשרה ואין עולין לה ביו"ט,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Toc155720306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5DB1D4AA" w14:textId="5617E234"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זה הכלל: כל שינטל האילן ויכולה לעמוד בפנ"ע</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Toc155720307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0A385A00" w14:textId="5EF06BAF"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בראש הספינה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Toc155720308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2EE1561E" w14:textId="26E5FB86"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ע''ג בהמה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Toc155720309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15B18582" w14:textId="6EB1BE0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עשאה לבהמה דופן לסוכה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Toc155720310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565B8013" w14:textId="4D4F4423" w:rsidR="00A740D0" w:rsidRDefault="00A740D0">
      <w:pPr>
        <w:pStyle w:val="TOC4"/>
        <w:tabs>
          <w:tab w:val="right" w:leader="dot" w:pos="3392"/>
        </w:tabs>
        <w:rPr>
          <w:rFonts w:cstheme="minorBidi"/>
          <w:noProof/>
          <w:szCs w:val="22"/>
          <w:rtl/>
          <w14:ligatures w14:val="standardContextual"/>
        </w:rPr>
      </w:pPr>
      <w:r w:rsidRPr="00F62F94">
        <w:rPr>
          <w:noProof/>
          <w:rtl/>
        </w:rPr>
        <w:t>כג: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Toc155720311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0F4D4D6B" w14:textId="174D376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לוקח יין מכותים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Toc155720312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239FC6A8" w14:textId="61B26915" w:rsidR="00A740D0" w:rsidRDefault="00A740D0">
      <w:pPr>
        <w:pStyle w:val="TOC4"/>
        <w:tabs>
          <w:tab w:val="right" w:leader="dot" w:pos="3392"/>
        </w:tabs>
        <w:rPr>
          <w:rFonts w:cstheme="minorBidi"/>
          <w:noProof/>
          <w:szCs w:val="22"/>
          <w:rtl/>
          <w14:ligatures w14:val="standardContextual"/>
        </w:rPr>
      </w:pPr>
      <w:r>
        <w:rPr>
          <w:noProof/>
          <w:rtl/>
        </w:rPr>
        <w:t>כד.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Toc155720313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4394EB21" w14:textId="15394C0F" w:rsidR="00A740D0" w:rsidRDefault="00A740D0">
      <w:pPr>
        <w:pStyle w:val="TOC4"/>
        <w:tabs>
          <w:tab w:val="right" w:leader="dot" w:pos="3392"/>
        </w:tabs>
        <w:rPr>
          <w:rFonts w:cstheme="minorBidi"/>
          <w:noProof/>
          <w:szCs w:val="22"/>
          <w:rtl/>
          <w14:ligatures w14:val="standardContextual"/>
        </w:rPr>
      </w:pPr>
      <w:r w:rsidRPr="00F62F94">
        <w:rPr>
          <w:noProof/>
          <w:rtl/>
        </w:rPr>
        <w:t>כד: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Toc155720314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430D317F" w14:textId="54C5133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ואילנות דפנות לה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Toc155720315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6C30AD2D" w14:textId="3496B4C1"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מחיצה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Toc155720316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22708199" w14:textId="06ECFAA4"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אילנות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Toc155720317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512893F0" w14:textId="6D6C613C" w:rsidR="00A740D0" w:rsidRDefault="00A740D0">
      <w:pPr>
        <w:pStyle w:val="TOC4"/>
        <w:tabs>
          <w:tab w:val="right" w:leader="dot" w:pos="3392"/>
        </w:tabs>
        <w:rPr>
          <w:rFonts w:cstheme="minorBidi"/>
          <w:noProof/>
          <w:szCs w:val="22"/>
          <w:rtl/>
          <w14:ligatures w14:val="standardContextual"/>
        </w:rPr>
      </w:pPr>
      <w:r w:rsidRPr="00F62F94">
        <w:rPr>
          <w:noProof/>
          <w:rtl/>
        </w:rPr>
        <w:t>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Toc155720318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1CC0315C" w14:textId="005C98CE"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שלוחי מצוה, חולין ומשמשיהן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Toc155720319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143261BA" w14:textId="7F6466A5"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עוסק במצווה פטור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Toc155720320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6BDBE519" w14:textId="506E0639" w:rsidR="00A740D0" w:rsidRDefault="00A740D0">
      <w:pPr>
        <w:pStyle w:val="TOC4"/>
        <w:tabs>
          <w:tab w:val="right" w:leader="dot" w:pos="3392"/>
        </w:tabs>
        <w:rPr>
          <w:rFonts w:cstheme="minorBidi"/>
          <w:noProof/>
          <w:szCs w:val="22"/>
          <w:rtl/>
          <w14:ligatures w14:val="standardContextual"/>
        </w:rPr>
      </w:pPr>
      <w:r>
        <w:rPr>
          <w:noProof/>
          <w:rtl/>
        </w:rPr>
        <w:t>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Toc155720321 \h</w:instrText>
      </w:r>
      <w:r>
        <w:rPr>
          <w:noProof/>
          <w:rtl/>
        </w:rPr>
        <w:instrText xml:space="preserve"> </w:instrText>
      </w:r>
      <w:r>
        <w:rPr>
          <w:noProof/>
        </w:rPr>
      </w:r>
      <w:r>
        <w:rPr>
          <w:noProof/>
        </w:rPr>
        <w:fldChar w:fldCharType="separate"/>
      </w:r>
      <w:r w:rsidR="00AD7590">
        <w:rPr>
          <w:noProof/>
          <w:rtl/>
        </w:rPr>
        <w:t>5</w:t>
      </w:r>
      <w:r>
        <w:rPr>
          <w:noProof/>
        </w:rPr>
        <w:fldChar w:fldCharType="end"/>
      </w:r>
    </w:p>
    <w:p w14:paraId="6DF0E9B0" w14:textId="79BAF49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אבל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Toc155720322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4E41FDA5" w14:textId="633F2B6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חתן ושושביניו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Toc155720323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54AC94C2" w14:textId="24C55C3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חתן ושושביניו ובני חופה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Toc155720324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7BD3ACF1" w14:textId="44E588BD" w:rsidR="00A740D0" w:rsidRDefault="00A740D0">
      <w:pPr>
        <w:pStyle w:val="TOC4"/>
        <w:tabs>
          <w:tab w:val="right" w:leader="dot" w:pos="3392"/>
        </w:tabs>
        <w:rPr>
          <w:rFonts w:cstheme="minorBidi"/>
          <w:noProof/>
          <w:szCs w:val="22"/>
          <w:rtl/>
          <w14:ligatures w14:val="standardContextual"/>
        </w:rPr>
      </w:pPr>
      <w:r>
        <w:rPr>
          <w:noProof/>
          <w:rtl/>
        </w:rPr>
        <w:t>כו.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Toc155720325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029E8AEC" w14:textId="18FAFE2B"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כותבי ספרים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Toc155720326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17442C78" w14:textId="3870295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הולכי דרכים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Toc155720327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2D6ABBEF" w14:textId="06CAC72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שומרי גנות ופרדסים פטורין בשניהם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Toc155720328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72B87D1D" w14:textId="6424669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חולים ומשמשיהם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Toc155720329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2AA4B1B4" w14:textId="30348E8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אכילת עראי חוץ לסוכה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Toc155720330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0B421D16" w14:textId="736D5E0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ולא שינת ארעי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Toc155720331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02628E8B" w14:textId="3E19281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שינת עראי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Toc155720332 \h</w:instrText>
      </w:r>
      <w:r>
        <w:rPr>
          <w:noProof/>
          <w:rtl/>
        </w:rPr>
        <w:instrText xml:space="preserve"> </w:instrText>
      </w:r>
      <w:r>
        <w:rPr>
          <w:noProof/>
        </w:rPr>
      </w:r>
      <w:r>
        <w:rPr>
          <w:noProof/>
        </w:rPr>
        <w:fldChar w:fldCharType="separate"/>
      </w:r>
      <w:r w:rsidR="00AD7590">
        <w:rPr>
          <w:rFonts w:hint="cs"/>
          <w:b/>
          <w:bCs w:val="0"/>
          <w:noProof/>
          <w:rtl/>
        </w:rPr>
        <w:t>שגיאה! הסימניה אינה מוגדרת.</w:t>
      </w:r>
      <w:r>
        <w:rPr>
          <w:noProof/>
        </w:rPr>
        <w:fldChar w:fldCharType="end"/>
      </w:r>
    </w:p>
    <w:p w14:paraId="1A030ACB" w14:textId="32A5C39D"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נכנס לישן ביום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Toc155720333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01C1CC3E" w14:textId="7EAB8A9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מעשה והביאו </w:t>
      </w:r>
      <w:r w:rsidRPr="00F62F94">
        <w:rPr>
          <w:rFonts w:cs="BA Vilna Regular"/>
          <w:noProof/>
          <w:rtl/>
        </w:rPr>
        <w:t>לריב"ז</w:t>
      </w:r>
      <w:r>
        <w:rPr>
          <w:noProof/>
          <w:rtl/>
        </w:rPr>
        <w:t xml:space="preserve"> התבשיל </w:t>
      </w:r>
      <w:r w:rsidRPr="00F62F94">
        <w:rPr>
          <w:rFonts w:cs="BA Vilna Regular"/>
          <w:noProof/>
          <w:rtl/>
        </w:rPr>
        <w:t>ולר"ג</w:t>
      </w:r>
      <w:r>
        <w:rPr>
          <w:noProof/>
          <w:rtl/>
        </w:rPr>
        <w:t xml:space="preserve"> ב' כותבות ודלי מים,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Toc155720334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02C51D60" w14:textId="4D10EF4E" w:rsidR="00A740D0" w:rsidRDefault="00A740D0">
      <w:pPr>
        <w:pStyle w:val="TOC4"/>
        <w:tabs>
          <w:tab w:val="right" w:leader="dot" w:pos="3392"/>
        </w:tabs>
        <w:rPr>
          <w:rFonts w:cstheme="minorBidi"/>
          <w:noProof/>
          <w:szCs w:val="22"/>
          <w:rtl/>
          <w14:ligatures w14:val="standardContextual"/>
        </w:rPr>
      </w:pPr>
      <w:r w:rsidRPr="00F62F94">
        <w:rPr>
          <w:noProof/>
          <w:rtl/>
        </w:rPr>
        <w:t>כז.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Toc155720335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5F049DDA" w14:textId="6E4ED574" w:rsidR="00A740D0" w:rsidRDefault="00A740D0">
      <w:pPr>
        <w:pStyle w:val="TOC1"/>
        <w:tabs>
          <w:tab w:val="right" w:leader="dot" w:pos="3392"/>
        </w:tabs>
        <w:rPr>
          <w:rFonts w:eastAsiaTheme="minorEastAsia" w:cstheme="minorBidi"/>
          <w:noProof/>
          <w:kern w:val="2"/>
          <w:szCs w:val="22"/>
          <w:rtl/>
          <w14:ligatures w14:val="standardContextual"/>
        </w:rPr>
      </w:pPr>
      <w:r w:rsidRPr="00F62F94">
        <w:rPr>
          <w:rFonts w:cs="BA Vilna Regular"/>
          <w:noProof/>
          <w:rtl/>
        </w:rPr>
        <w:t>ר"א:</w:t>
      </w:r>
      <w:r w:rsidRPr="00F62F94">
        <w:rPr>
          <w:noProof/>
          <w:spacing w:val="-2"/>
          <w:shd w:val="clear" w:color="auto" w:fill="F2F2F2" w:themeFill="background1" w:themeFillShade="F2"/>
          <w:rtl/>
        </w:rPr>
        <w:t xml:space="preserve"> </w:t>
      </w:r>
      <w:r>
        <w:rPr>
          <w:noProof/>
          <w:rtl/>
        </w:rPr>
        <w:t>י"ד סעודות חייב אדם לאכול בסוכה ביום ובלילה,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Toc155720336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4F28AAF4" w14:textId="2EA85D3E" w:rsidR="00A740D0" w:rsidRDefault="00A740D0">
      <w:pPr>
        <w:pStyle w:val="TOC1"/>
        <w:tabs>
          <w:tab w:val="right" w:leader="dot" w:pos="3392"/>
        </w:tabs>
        <w:rPr>
          <w:rFonts w:eastAsiaTheme="minorEastAsia" w:cstheme="minorBidi"/>
          <w:noProof/>
          <w:kern w:val="2"/>
          <w:szCs w:val="22"/>
          <w:rtl/>
          <w14:ligatures w14:val="standardContextual"/>
        </w:rPr>
      </w:pPr>
      <w:r w:rsidRPr="00F62F94">
        <w:rPr>
          <w:rFonts w:cs="BA Vilna Regular"/>
          <w:noProof/>
          <w:rtl/>
        </w:rPr>
        <w:t>ר"א:</w:t>
      </w:r>
      <w:r>
        <w:rPr>
          <w:noProof/>
          <w:rtl/>
        </w:rPr>
        <w:t xml:space="preserve"> </w:t>
      </w:r>
      <w:r w:rsidRPr="00F62F94">
        <w:rPr>
          <w:noProof/>
          <w:spacing w:val="2"/>
          <w:rtl/>
        </w:rPr>
        <w:t xml:space="preserve">מי שלא אכל לילי יו"ט ראשון, ישלים </w:t>
      </w:r>
      <w:r w:rsidRPr="00F62F94">
        <w:rPr>
          <w:noProof/>
          <w:rtl/>
        </w:rPr>
        <w:t>ליל יו"ט אחרון של חג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Toc155720337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66332103" w14:textId="09D422F1" w:rsidR="00A740D0" w:rsidRDefault="00A740D0">
      <w:pPr>
        <w:pStyle w:val="TOC3"/>
        <w:tabs>
          <w:tab w:val="right" w:leader="dot" w:pos="3392"/>
        </w:tabs>
        <w:rPr>
          <w:rFonts w:eastAsiaTheme="minorEastAsia" w:cstheme="minorBidi"/>
          <w:bCs w:val="0"/>
          <w:noProof/>
          <w:kern w:val="2"/>
          <w:szCs w:val="22"/>
          <w:rtl/>
          <w14:ligatures w14:val="standardContextual"/>
        </w:rPr>
      </w:pPr>
      <w:r w:rsidRPr="00F62F94">
        <w:rPr>
          <w:rFonts w:ascii="BA Franknatan Decor" w:hAnsi="BA Franknatan Decor" w:cs="BA TM • Tzlotana"/>
          <w:noProof/>
          <w:spacing w:val="4"/>
          <w:rtl/>
        </w:rPr>
        <w:t>תשבו</w:t>
      </w:r>
      <w:r>
        <w:rPr>
          <w:noProof/>
          <w:rtl/>
        </w:rPr>
        <w:t xml:space="preserve"> כעין תדורו,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Toc155720338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52867024" w14:textId="6B3C76F3" w:rsidR="00A740D0" w:rsidRDefault="00A740D0">
      <w:pPr>
        <w:pStyle w:val="TOC4"/>
        <w:tabs>
          <w:tab w:val="right" w:leader="dot" w:pos="3392"/>
        </w:tabs>
        <w:rPr>
          <w:rFonts w:cstheme="minorBidi"/>
          <w:noProof/>
          <w:szCs w:val="22"/>
          <w:rtl/>
          <w14:ligatures w14:val="standardContextual"/>
        </w:rPr>
      </w:pPr>
      <w:r w:rsidRPr="00F62F94">
        <w:rPr>
          <w:noProof/>
          <w:rtl/>
        </w:rPr>
        <w:t>כז: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Toc155720339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0A88FF2E" w14:textId="2DBF328A"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אין יוצאין מסוכה לסוכה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Toc155720340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44B242FB" w14:textId="4D36BFE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אם נפלה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Toc155720341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05C064AA" w14:textId="791E210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סוכת חבירו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Toc155720342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40E27A31" w14:textId="6B330CF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ר"א שהלך להקביל פני ר"א בלוד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Toc155720343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4B7678A0" w14:textId="160BC9C1"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ר"א שבת בגליל העליון בסוכת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Toc155720344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1AFE6F43" w14:textId="24AC768D" w:rsidR="00A740D0" w:rsidRDefault="00A740D0">
      <w:pPr>
        <w:pStyle w:val="TOC4"/>
        <w:tabs>
          <w:tab w:val="right" w:leader="dot" w:pos="3392"/>
        </w:tabs>
        <w:rPr>
          <w:rFonts w:cstheme="minorBidi"/>
          <w:noProof/>
          <w:szCs w:val="22"/>
          <w:rtl/>
          <w14:ligatures w14:val="standardContextual"/>
        </w:rPr>
      </w:pPr>
      <w:r>
        <w:rPr>
          <w:noProof/>
          <w:rtl/>
        </w:rPr>
        <w:t>כח.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Toc155720345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2DFF2EB7" w14:textId="2536A5C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ר"א ששבת בגליל העליון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Toc155720346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31AFDFFF" w14:textId="77632F1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אמרו על ריב"ז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Toc155720347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43311859" w14:textId="5ED2E14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שמונים תלמידים היו להלל הזקן,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Toc155720348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4D7FD896" w14:textId="5E19AEC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קטן שבכולם- ריב"ז,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Toc155720349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3CA4CC8E" w14:textId="01DAFAE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וגדול שבכולן- יב"ע</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Toc155720350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19484A2A" w14:textId="0DD6EB1E"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ראשו ורובו בסוכה ושולחנו בבית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Toc155720351 \h</w:instrText>
      </w:r>
      <w:r>
        <w:rPr>
          <w:noProof/>
          <w:rtl/>
        </w:rPr>
        <w:instrText xml:space="preserve"> </w:instrText>
      </w:r>
      <w:r>
        <w:rPr>
          <w:noProof/>
        </w:rPr>
      </w:r>
      <w:r>
        <w:rPr>
          <w:noProof/>
        </w:rPr>
        <w:fldChar w:fldCharType="separate"/>
      </w:r>
      <w:r w:rsidR="00AD7590">
        <w:rPr>
          <w:noProof/>
          <w:rtl/>
        </w:rPr>
        <w:t>6</w:t>
      </w:r>
      <w:r>
        <w:rPr>
          <w:noProof/>
        </w:rPr>
        <w:fldChar w:fldCharType="end"/>
      </w:r>
    </w:p>
    <w:p w14:paraId="0551FA4A" w14:textId="5F7939B6"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נשים ועבדים וקטנים: פטורין מן הסוכה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Toc155720352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34FB91DF" w14:textId="6ED190ED"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קטן שא"צ לאמו: </w:t>
      </w:r>
      <w:r w:rsidRPr="00F62F94">
        <w:rPr>
          <w:rFonts w:cs="PFT_Frank"/>
          <w:b/>
          <w:bCs/>
          <w:noProof/>
          <w:rtl/>
        </w:rPr>
        <w:t xml:space="preserve"> </w:t>
      </w:r>
      <w:r>
        <w:rPr>
          <w:noProof/>
          <w:rtl/>
        </w:rPr>
        <w:t>חייב בסוכה,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Toc155720353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3217D933" w14:textId="557B8A23"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(שמאי מחמיר) מעשה וילדה כלתו של שמאי הזקן ופיחת המעזיבה וסיכך ע"ג המטה בשביל קטן.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Toc155720354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57F4546A" w14:textId="6B7C105B" w:rsidR="00A740D0" w:rsidRDefault="00A740D0">
      <w:pPr>
        <w:pStyle w:val="TOC4"/>
        <w:tabs>
          <w:tab w:val="right" w:leader="dot" w:pos="3392"/>
        </w:tabs>
        <w:rPr>
          <w:rFonts w:cstheme="minorBidi"/>
          <w:noProof/>
          <w:szCs w:val="22"/>
          <w:rtl/>
          <w14:ligatures w14:val="standardContextual"/>
        </w:rPr>
      </w:pPr>
      <w:r>
        <w:rPr>
          <w:noProof/>
          <w:rtl/>
        </w:rPr>
        <w:t>כח: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Toc155720355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53574D02" w14:textId="52293A5D"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קטן שא"צ לאמו חייב בסוכה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Toc155720356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57323226" w14:textId="28CED94E"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שמאי מחמיר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Toc155720357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3BBAAF47" w14:textId="3A4BAA3E"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שבעת ימים סוכת קבע ובית ארעי,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Toc155720358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03E2F79C" w14:textId="329678E6"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ירדו גשמים מותר לפנות משתסרח המקפה.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Toc155720359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3541D3B8" w14:textId="5714849D"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שבעת ימים סוכת קבע</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Toc155720360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39640E97" w14:textId="602070EE"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כלים ומצעין נאים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Toc155720361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4E907B0A" w14:textId="2F0776A6" w:rsidR="00A740D0" w:rsidRDefault="00A740D0">
      <w:pPr>
        <w:pStyle w:val="TOC4"/>
        <w:tabs>
          <w:tab w:val="right" w:leader="dot" w:pos="3392"/>
        </w:tabs>
        <w:rPr>
          <w:rFonts w:cstheme="minorBidi"/>
          <w:noProof/>
          <w:szCs w:val="22"/>
          <w:rtl/>
          <w14:ligatures w14:val="standardContextual"/>
        </w:rPr>
      </w:pPr>
      <w:r w:rsidRPr="00F62F94">
        <w:rPr>
          <w:noProof/>
          <w:rtl/>
        </w:rPr>
        <w:t>כט.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Toc155720362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17CD13B7" w14:textId="09FDB96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כלי שתייה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Toc155720363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317A083B" w14:textId="3890C5A2"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משתסרח מקפה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Toc155720364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319A947A" w14:textId="3E8E5B5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אכל בסוכה וירדו גשמים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Toc155720365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123EEC62" w14:textId="7035C8FA"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משל דשופך קיתון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Toc155720366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12FF19D6" w14:textId="7E261AF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בשביל ד' דברים חמה לוקה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Toc155720367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5F8EDCFD" w14:textId="28D13E7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בשביל ד' דברים מאורות לוקין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Toc155720368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06C0C33C" w14:textId="566DEFE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בשביל ד' דברים נכסי בעה"ב נמסרין למלכות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Toc155720369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2C0E88CC" w14:textId="6C8B5CBB" w:rsidR="00A740D0" w:rsidRDefault="00A740D0">
      <w:pPr>
        <w:pStyle w:val="TOC4"/>
        <w:tabs>
          <w:tab w:val="right" w:leader="dot" w:pos="3392"/>
        </w:tabs>
        <w:rPr>
          <w:rFonts w:cstheme="minorBidi"/>
          <w:noProof/>
          <w:szCs w:val="22"/>
          <w:rtl/>
          <w14:ligatures w14:val="standardContextual"/>
        </w:rPr>
      </w:pPr>
      <w:r>
        <w:rPr>
          <w:noProof/>
          <w:rtl/>
        </w:rPr>
        <w:t>כט: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Toc155720370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44A2D632" w14:textId="4BFBAB1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בשביל ד' דברים נכסי בעה"ב יוצאין לטמיון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Toc155720371 \h</w:instrText>
      </w:r>
      <w:r>
        <w:rPr>
          <w:noProof/>
          <w:rtl/>
        </w:rPr>
        <w:instrText xml:space="preserve"> </w:instrText>
      </w:r>
      <w:r>
        <w:rPr>
          <w:noProof/>
        </w:rPr>
      </w:r>
      <w:r>
        <w:rPr>
          <w:noProof/>
        </w:rPr>
        <w:fldChar w:fldCharType="separate"/>
      </w:r>
      <w:r w:rsidR="00AD7590">
        <w:rPr>
          <w:noProof/>
          <w:rtl/>
        </w:rPr>
        <w:t>7</w:t>
      </w:r>
      <w:r>
        <w:rPr>
          <w:noProof/>
        </w:rPr>
        <w:fldChar w:fldCharType="end"/>
      </w:r>
    </w:p>
    <w:p w14:paraId="36001F12" w14:textId="026CE5F5"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color w:val="BF8F00" w:themeColor="accent4" w:themeShade="BF"/>
          <w:shd w:val="clear" w:color="auto" w:fill="F2F2F2" w:themeFill="background1" w:themeFillShade="F2"/>
          <w:rtl/>
        </w:rPr>
        <w:t>לולב הגזול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Toc155720372 \h</w:instrText>
      </w:r>
      <w:r>
        <w:rPr>
          <w:noProof/>
          <w:rtl/>
        </w:rPr>
        <w:instrText xml:space="preserve"> </w:instrText>
      </w:r>
      <w:r>
        <w:rPr>
          <w:noProof/>
        </w:rPr>
      </w:r>
      <w:r>
        <w:rPr>
          <w:noProof/>
        </w:rPr>
        <w:fldChar w:fldCharType="separate"/>
      </w:r>
      <w:r w:rsidR="00AD7590">
        <w:rPr>
          <w:rFonts w:hint="cs"/>
          <w:b/>
          <w:bCs/>
          <w:noProof/>
          <w:rtl/>
        </w:rPr>
        <w:t>שגיאה! הסימניה אינה מוגדרת.</w:t>
      </w:r>
      <w:r>
        <w:rPr>
          <w:noProof/>
        </w:rPr>
        <w:fldChar w:fldCharType="end"/>
      </w:r>
    </w:p>
    <w:p w14:paraId="3DB4C663" w14:textId="5403E32E"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color w:val="AEAAAA" w:themeColor="background2" w:themeShade="BF"/>
          <w:shd w:val="clear" w:color="auto" w:fill="F2F2F2" w:themeFill="background1" w:themeFillShade="F2"/>
          <w:rtl/>
        </w:rPr>
        <w:t>פרק שלישי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Toc155720373 \h</w:instrText>
      </w:r>
      <w:r>
        <w:rPr>
          <w:noProof/>
          <w:rtl/>
        </w:rPr>
        <w:instrText xml:space="preserve"> </w:instrText>
      </w:r>
      <w:r>
        <w:rPr>
          <w:noProof/>
        </w:rPr>
      </w:r>
      <w:r>
        <w:rPr>
          <w:noProof/>
        </w:rPr>
        <w:fldChar w:fldCharType="separate"/>
      </w:r>
      <w:r w:rsidR="00AD7590">
        <w:rPr>
          <w:rFonts w:hint="cs"/>
          <w:b/>
          <w:bCs/>
          <w:noProof/>
          <w:rtl/>
        </w:rPr>
        <w:t>שגיאה! הסימניה אינה מוגדרת.</w:t>
      </w:r>
      <w:r>
        <w:rPr>
          <w:noProof/>
        </w:rPr>
        <w:fldChar w:fldCharType="end"/>
      </w:r>
    </w:p>
    <w:p w14:paraId="5B2B9D6E" w14:textId="141D3D44"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pacing w:val="2"/>
          <w:rtl/>
        </w:rPr>
        <w:t xml:space="preserve">לולב הגזול יבש, אשירה ועיה"נ, נקטם ראשו, </w:t>
      </w:r>
      <w:r>
        <w:rPr>
          <w:noProof/>
          <w:rtl/>
        </w:rPr>
        <w:t>נפרצו עליו</w:t>
      </w:r>
      <w:r w:rsidRPr="00F62F94">
        <w:rPr>
          <w:noProof/>
          <w:spacing w:val="2"/>
          <w:rtl/>
        </w:rPr>
        <w:t xml:space="preserve">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Toc155720374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33435A28" w14:textId="3D5142D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נפרדו כשר, </w:t>
      </w:r>
      <w:r w:rsidRPr="00F62F94">
        <w:rPr>
          <w:rFonts w:cs="BA Vilna Regular"/>
          <w:noProof/>
          <w:rtl/>
        </w:rPr>
        <w:t>לר"י:</w:t>
      </w:r>
      <w:r>
        <w:rPr>
          <w:noProof/>
          <w:rtl/>
        </w:rPr>
        <w:t xml:space="preserve"> יאגדנו מלמעלה,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Toc155720375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39E6782A" w14:textId="0921D12C"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ציני הר הברזל כשירות, יש בו ג"ט לנענע - 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Toc155720376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599CAF9C" w14:textId="5E902A62"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לולב הגזול והיבש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Toc155720377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6B09D108" w14:textId="135349ED" w:rsidR="00A740D0" w:rsidRDefault="00A740D0">
      <w:pPr>
        <w:pStyle w:val="TOC4"/>
        <w:tabs>
          <w:tab w:val="right" w:leader="dot" w:pos="3392"/>
        </w:tabs>
        <w:rPr>
          <w:rFonts w:cstheme="minorBidi"/>
          <w:noProof/>
          <w:szCs w:val="22"/>
          <w:rtl/>
          <w14:ligatures w14:val="standardContextual"/>
        </w:rPr>
      </w:pPr>
      <w:r>
        <w:rPr>
          <w:noProof/>
          <w:rtl/>
        </w:rPr>
        <w:t>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Toc155720378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72A5062E" w14:textId="45D4D12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ובגזול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Toc155720379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3FEB10AA" w14:textId="20F801B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גזול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Toc155720380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37EB30A3" w14:textId="13AFBCB0" w:rsidR="00A740D0" w:rsidRDefault="00A740D0">
      <w:pPr>
        <w:pStyle w:val="TOC4"/>
        <w:tabs>
          <w:tab w:val="right" w:leader="dot" w:pos="3392"/>
        </w:tabs>
        <w:rPr>
          <w:rFonts w:cstheme="minorBidi"/>
          <w:noProof/>
          <w:szCs w:val="22"/>
          <w:rtl/>
          <w14:ligatures w14:val="standardContextual"/>
        </w:rPr>
      </w:pPr>
      <w:r w:rsidRPr="00F62F94">
        <w:rPr>
          <w:noProof/>
          <w:rtl/>
        </w:rPr>
        <w:t>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Toc155720381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54B59FC0" w14:textId="3FF2089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 xml:space="preserve">סוכה גזולה ומסכך ברה"ר </w:t>
      </w:r>
      <w:r w:rsidRPr="00F62F94">
        <w:rPr>
          <w:rFonts w:cs="BA Vilna Regular"/>
          <w:bCs w:val="0"/>
          <w:noProof/>
          <w:spacing w:val="4"/>
          <w:rtl/>
        </w:rPr>
        <w:t xml:space="preserve">ר"א: </w:t>
      </w:r>
      <w:r>
        <w:rPr>
          <w:noProof/>
          <w:rtl/>
        </w:rPr>
        <w:t xml:space="preserve">פוסל. </w:t>
      </w:r>
      <w:r w:rsidRPr="00F62F94">
        <w:rPr>
          <w:rFonts w:cs="BA Vilna Regular"/>
          <w:bCs w:val="0"/>
          <w:noProof/>
          <w:rtl/>
        </w:rPr>
        <w:t>וחכמים:</w:t>
      </w:r>
      <w:r w:rsidRPr="00F62F94">
        <w:rPr>
          <w:rFonts w:cs="BA Vilna Regular"/>
          <w:noProof/>
          <w:rtl/>
        </w:rPr>
        <w:t xml:space="preserve"> </w:t>
      </w:r>
      <w:r>
        <w:rPr>
          <w:noProof/>
          <w:rtl/>
        </w:rPr>
        <w:t>מכשירין,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Toc155720382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56BE6DFA" w14:textId="47E6B1AB" w:rsidR="00A740D0" w:rsidRDefault="00A740D0">
      <w:pPr>
        <w:pStyle w:val="TOC4"/>
        <w:tabs>
          <w:tab w:val="right" w:leader="dot" w:pos="3392"/>
        </w:tabs>
        <w:rPr>
          <w:rFonts w:cstheme="minorBidi"/>
          <w:noProof/>
          <w:szCs w:val="22"/>
          <w:rtl/>
          <w14:ligatures w14:val="standardContextual"/>
        </w:rPr>
      </w:pPr>
      <w:r>
        <w:rPr>
          <w:noProof/>
          <w:rtl/>
        </w:rPr>
        <w:t>לא.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Toc155720383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628DF8DE" w14:textId="7F8E387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סבתא דצווחא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Toc155720384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7B914FCF" w14:textId="6458A33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קורה גזולה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Toc155720385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10AFBF60" w14:textId="074670E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יבש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Toc155720386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414D6D10" w14:textId="299A9312" w:rsidR="00A740D0" w:rsidRDefault="00A740D0">
      <w:pPr>
        <w:pStyle w:val="TOC4"/>
        <w:tabs>
          <w:tab w:val="right" w:leader="dot" w:pos="3392"/>
        </w:tabs>
        <w:rPr>
          <w:rFonts w:cstheme="minorBidi"/>
          <w:noProof/>
          <w:szCs w:val="22"/>
          <w:rtl/>
          <w14:ligatures w14:val="standardContextual"/>
        </w:rPr>
      </w:pPr>
      <w:r w:rsidRPr="00F62F94">
        <w:rPr>
          <w:noProof/>
          <w:rtl/>
        </w:rPr>
        <w:t>לא: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Toc155720387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525DD893" w14:textId="3334500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ובאתרוג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Toc155720388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754A7077" w14:textId="63F29E6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אתרוג ישן-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Toc155720389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43C9891B" w14:textId="13C6E4E1"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שיעור אתרוג קטן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Toc155720390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259D9EA9" w14:textId="56EC82B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של אשרה ועיה"נ</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Toc155720391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2ADC88AC" w14:textId="26529689" w:rsidR="00A740D0" w:rsidRDefault="00A740D0">
      <w:pPr>
        <w:pStyle w:val="TOC4"/>
        <w:tabs>
          <w:tab w:val="right" w:leader="dot" w:pos="3392"/>
        </w:tabs>
        <w:rPr>
          <w:rFonts w:cstheme="minorBidi"/>
          <w:noProof/>
          <w:szCs w:val="22"/>
          <w:rtl/>
          <w14:ligatures w14:val="standardContextual"/>
        </w:rPr>
      </w:pPr>
      <w:r w:rsidRPr="00F62F94">
        <w:rPr>
          <w:noProof/>
          <w:rtl/>
        </w:rPr>
        <w:t>לב.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Toc155720392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6973E8B4" w14:textId="5E97768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נקטם ראשו פסול, נסדק 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Toc155720393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1EB32067" w14:textId="7B32937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עקום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Toc155720394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58EECF2E" w14:textId="2F96CFA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נחלקה התיומת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Toc155720395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5C8F07A7" w14:textId="40B6A1D9" w:rsidR="00A740D0" w:rsidRDefault="00A740D0">
      <w:pPr>
        <w:pStyle w:val="TOC4"/>
        <w:tabs>
          <w:tab w:val="right" w:leader="dot" w:pos="3392"/>
        </w:tabs>
        <w:rPr>
          <w:rFonts w:cstheme="minorBidi"/>
          <w:noProof/>
          <w:szCs w:val="22"/>
          <w:rtl/>
          <w14:ligatures w14:val="standardContextual"/>
        </w:rPr>
      </w:pPr>
      <w:r w:rsidRPr="00F62F94">
        <w:rPr>
          <w:noProof/>
          <w:rtl/>
        </w:rPr>
        <w:t>לב: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Toc155720396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762579BE" w14:textId="7C3B6B9B"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ציני הר הברזל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Toc155720397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16BC5354" w14:textId="1629A14D"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הדס הגזול והיבש אשרה ועיה"נ נקטם ראשו נפרצו עליו,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Toc155720398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51D5872B" w14:textId="5013221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ענביו מרובות מעליו- פסול, ואם מיעטן 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Toc155720399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07AF6BAB" w14:textId="3BDFD5E0"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הדס</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Toc155720400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6FC239F0" w14:textId="0BA5593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הדס</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Toc155720401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09359C95" w14:textId="4A504B6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נשרו רוב עליו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Toc155720402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68C4C549" w14:textId="216DF6C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יבשו רוב עליו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Toc155720403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5FD17475" w14:textId="1963F9FF"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נקטם ראשו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Toc155720404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016D9EC6" w14:textId="0FE4D59E" w:rsidR="00A740D0" w:rsidRDefault="00A740D0">
      <w:pPr>
        <w:pStyle w:val="TOC4"/>
        <w:tabs>
          <w:tab w:val="right" w:leader="dot" w:pos="3392"/>
        </w:tabs>
        <w:rPr>
          <w:rFonts w:cstheme="minorBidi"/>
          <w:noProof/>
          <w:szCs w:val="22"/>
          <w:rtl/>
          <w14:ligatures w14:val="standardContextual"/>
        </w:rPr>
      </w:pPr>
      <w:r w:rsidRPr="00F62F94">
        <w:rPr>
          <w:noProof/>
          <w:rtl/>
        </w:rPr>
        <w:t>לג: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Toc155720405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6570C57A" w14:textId="346661FD"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ענביו מרובין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Toc155720406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3254D853" w14:textId="1C3E51F0"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מיעטן 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Toc155720407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7BFBC8E2" w14:textId="52D905C8"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אין ממעטין ביו"ט,</w:t>
      </w:r>
      <w:r>
        <w:rPr>
          <w:noProof/>
          <w:rtl/>
        </w:rPr>
        <w:t xml:space="preserve"> </w:t>
      </w:r>
      <w:r w:rsidRPr="00F62F94">
        <w:rPr>
          <w:noProof/>
          <w:rtl/>
        </w:rPr>
        <w:t>עבר ולקטן 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Toc155720408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0556730D" w14:textId="578812E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הותר אגדו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Toc155720409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60887165" w14:textId="533003EB"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ערבה גזולה, יבשה, אשרה, ועיה"נ,</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Toc155720410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6D7307F4" w14:textId="206FF4F8"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כמושה ונשרו מקצת עליה ושל בעל -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Toc155720411 \h</w:instrText>
      </w:r>
      <w:r>
        <w:rPr>
          <w:noProof/>
          <w:rtl/>
        </w:rPr>
        <w:instrText xml:space="preserve"> </w:instrText>
      </w:r>
      <w:r>
        <w:rPr>
          <w:noProof/>
        </w:rPr>
      </w:r>
      <w:r>
        <w:rPr>
          <w:noProof/>
        </w:rPr>
        <w:fldChar w:fldCharType="separate"/>
      </w:r>
      <w:r w:rsidR="00AD7590">
        <w:rPr>
          <w:noProof/>
          <w:rtl/>
        </w:rPr>
        <w:t>8</w:t>
      </w:r>
      <w:r>
        <w:rPr>
          <w:noProof/>
        </w:rPr>
        <w:fldChar w:fldCharType="end"/>
      </w:r>
    </w:p>
    <w:p w14:paraId="71051ACB" w14:textId="10C4B0EF" w:rsidR="00A740D0" w:rsidRDefault="00A740D0">
      <w:pPr>
        <w:pStyle w:val="TOC3"/>
        <w:tabs>
          <w:tab w:val="right" w:leader="dot" w:pos="3392"/>
        </w:tabs>
        <w:rPr>
          <w:rFonts w:eastAsiaTheme="minorEastAsia" w:cstheme="minorBidi"/>
          <w:bCs w:val="0"/>
          <w:noProof/>
          <w:kern w:val="2"/>
          <w:szCs w:val="22"/>
          <w:rtl/>
          <w14:ligatures w14:val="standardContextual"/>
        </w:rPr>
      </w:pPr>
      <w:r w:rsidRPr="00F62F94">
        <w:rPr>
          <w:rFonts w:ascii="BA Franknatan Decor" w:hAnsi="BA Franknatan Decor" w:cs="BA TM • Tzlotana"/>
          <w:noProof/>
          <w:spacing w:val="4"/>
          <w:rtl/>
        </w:rPr>
        <w:t>ערבי נחל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Toc155720412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6BE1C106" w14:textId="621B7AB6" w:rsidR="00A740D0" w:rsidRDefault="00A740D0">
      <w:pPr>
        <w:pStyle w:val="TOC4"/>
        <w:tabs>
          <w:tab w:val="right" w:leader="dot" w:pos="3392"/>
        </w:tabs>
        <w:rPr>
          <w:rFonts w:cstheme="minorBidi"/>
          <w:noProof/>
          <w:szCs w:val="22"/>
          <w:rtl/>
          <w14:ligatures w14:val="standardContextual"/>
        </w:rPr>
      </w:pPr>
      <w:r>
        <w:rPr>
          <w:noProof/>
          <w:rtl/>
        </w:rPr>
        <w:t>לד.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Toc155720413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4EB6F6F1" w14:textId="472B515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אלו נשתנה שמם משחרב ביהמ"ק</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Toc155720414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5C2C6DD1" w14:textId="0F24E65E" w:rsidR="00A740D0" w:rsidRDefault="00A740D0">
      <w:pPr>
        <w:pStyle w:val="TOC4"/>
        <w:tabs>
          <w:tab w:val="right" w:leader="dot" w:pos="3392"/>
        </w:tabs>
        <w:rPr>
          <w:rFonts w:cstheme="minorBidi"/>
          <w:noProof/>
          <w:szCs w:val="22"/>
          <w:rtl/>
          <w14:ligatures w14:val="standardContextual"/>
        </w:rPr>
      </w:pPr>
      <w:r w:rsidRPr="00F62F94">
        <w:rPr>
          <w:noProof/>
          <w:rtl/>
        </w:rPr>
        <w:t>לד: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Toc155720415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2F7DC4D7" w14:textId="288DD188"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רי"ש:</w:t>
      </w:r>
      <w:r w:rsidRPr="00F62F94">
        <w:rPr>
          <w:rFonts w:cs="PFT_Frank"/>
          <w:b/>
          <w:bCs/>
          <w:noProof/>
          <w:rtl/>
        </w:rPr>
        <w:t xml:space="preserve"> </w:t>
      </w:r>
      <w:r>
        <w:rPr>
          <w:noProof/>
          <w:rtl/>
        </w:rPr>
        <w:t>שלשה הדסים ושתי ערבות לולב אחד ואתרוג אחד,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Toc155720416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06F544C0" w14:textId="5E03F0E5"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אתרוג הגזול והיבש אשרה ועיה"נ ערלה ותרומה טמאה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Toc155720417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0A5B28A9" w14:textId="464CE2E5"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rtl/>
        </w:rPr>
        <w:t xml:space="preserve">של תרומה טהורה ושל מעש"ש בירושלים לא יטול, ואם נטל </w:t>
      </w:r>
      <w:r w:rsidRPr="00F62F94">
        <w:rPr>
          <w:b/>
          <w:bCs/>
          <w:noProof/>
          <w:rtl/>
        </w:rPr>
        <w:t>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Toc155720418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663383A1" w14:textId="0F8AACEB"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ובדמאי </w:t>
      </w:r>
      <w:r w:rsidRPr="00F62F94">
        <w:rPr>
          <w:noProof/>
          <w:shd w:val="clear" w:color="auto" w:fill="F2F2F2" w:themeFill="background1" w:themeFillShade="F2"/>
          <w:rtl/>
        </w:rPr>
        <w:t>חלקו</w:t>
      </w:r>
      <w:r>
        <w:rPr>
          <w:noProof/>
          <w:rtl/>
        </w:rPr>
        <w:t xml:space="preserve"> </w:t>
      </w:r>
      <w:r w:rsidRPr="00F62F94">
        <w:rPr>
          <w:noProof/>
          <w:shd w:val="clear" w:color="auto" w:fill="F2F2F2" w:themeFill="background1" w:themeFillShade="F2"/>
          <w:rtl/>
        </w:rPr>
        <w:t>ב"ש וב"ה,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Toc155720419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614DA615" w14:textId="7FFAD25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עלתה חזזית על רובו, נטלה פטמתו,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Toc155720420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7AE9515C" w14:textId="24F6404B"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עלתה חזזית על מיעוטו, נטל עוקצו, ניקב ולא חסר- 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Toc155720421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63E33F8A" w14:textId="17C764B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אתרוג כושי- פסול,         ככרתי-</w:t>
      </w:r>
      <w:r w:rsidRPr="00F62F94">
        <w:rPr>
          <w:noProof/>
          <w:shd w:val="clear" w:color="auto" w:fill="F2F2F2" w:themeFill="background1" w:themeFillShade="F2"/>
          <w:rtl/>
        </w:rPr>
        <w:t xml:space="preserve"> לר"מ:</w:t>
      </w:r>
      <w:r>
        <w:rPr>
          <w:noProof/>
          <w:rtl/>
        </w:rPr>
        <w:t xml:space="preserve"> כשר, </w:t>
      </w:r>
      <w:r w:rsidRPr="00F62F94">
        <w:rPr>
          <w:rFonts w:cs="BA Vilna Regular"/>
          <w:noProof/>
          <w:rtl/>
        </w:rPr>
        <w:t>ר"י:</w:t>
      </w:r>
      <w:r>
        <w:rPr>
          <w:noProof/>
          <w:rtl/>
        </w:rPr>
        <w:t xml:space="preserve"> פוסל.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Toc155720422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20097A8F" w14:textId="4CE1FC2C"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אתרוג הקטן- </w:t>
      </w:r>
      <w:r w:rsidRPr="00F62F94">
        <w:rPr>
          <w:noProof/>
          <w:shd w:val="clear" w:color="auto" w:fill="F2F2F2" w:themeFill="background1" w:themeFillShade="F2"/>
          <w:rtl/>
        </w:rPr>
        <w:t>ר"מ:</w:t>
      </w:r>
      <w:r>
        <w:rPr>
          <w:noProof/>
          <w:rtl/>
        </w:rPr>
        <w:t xml:space="preserve"> כאגוז, </w:t>
      </w:r>
      <w:r>
        <w:rPr>
          <w:rFonts w:eastAsiaTheme="minorEastAsia" w:cstheme="minorBidi"/>
          <w:noProof/>
          <w:kern w:val="2"/>
          <w:szCs w:val="22"/>
          <w:rtl/>
          <w14:ligatures w14:val="standardContextual"/>
        </w:rPr>
        <w:tab/>
      </w:r>
      <w:r w:rsidRPr="00F62F94">
        <w:rPr>
          <w:rFonts w:cs="BA Vilna Regular"/>
          <w:noProof/>
          <w:rtl/>
        </w:rPr>
        <w:t>ר"י:</w:t>
      </w:r>
      <w:r>
        <w:rPr>
          <w:noProof/>
          <w:rtl/>
        </w:rPr>
        <w:t xml:space="preserve"> כביצה,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Toc155720423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26AF893B" w14:textId="0D776E14"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ובגדול- שיאחז שנים בידו, </w:t>
      </w:r>
      <w:r w:rsidRPr="00F62F94">
        <w:rPr>
          <w:rFonts w:cs="BA Vilna Regular"/>
          <w:noProof/>
          <w:rtl/>
        </w:rPr>
        <w:t>רבי יוסי:</w:t>
      </w:r>
      <w:r>
        <w:rPr>
          <w:noProof/>
          <w:rtl/>
        </w:rPr>
        <w:t xml:space="preserve"> אפי' אחד בשתי ידיו.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Toc155720424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373068A3" w14:textId="13364A5D" w:rsidR="00A740D0" w:rsidRDefault="00A740D0">
      <w:pPr>
        <w:pStyle w:val="TOC4"/>
        <w:tabs>
          <w:tab w:val="right" w:leader="dot" w:pos="3392"/>
        </w:tabs>
        <w:rPr>
          <w:rFonts w:cstheme="minorBidi"/>
          <w:noProof/>
          <w:szCs w:val="22"/>
          <w:rtl/>
          <w14:ligatures w14:val="standardContextual"/>
        </w:rPr>
      </w:pPr>
      <w:r w:rsidRPr="00F62F94">
        <w:rPr>
          <w:noProof/>
          <w:rtl/>
        </w:rPr>
        <w:t>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Toc155720425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572B04A3" w14:textId="4BEFA234"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של אשרה ועיה"נ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Toc155720426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285DCFBC" w14:textId="6C3BE106"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של ערלה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Toc155720427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31F73611" w14:textId="0A1A0A38" w:rsidR="00A740D0" w:rsidRDefault="00A740D0">
      <w:pPr>
        <w:pStyle w:val="TOC4"/>
        <w:tabs>
          <w:tab w:val="right" w:leader="dot" w:pos="3392"/>
        </w:tabs>
        <w:rPr>
          <w:rFonts w:cstheme="minorBidi"/>
          <w:noProof/>
          <w:szCs w:val="22"/>
          <w:rtl/>
          <w14:ligatures w14:val="standardContextual"/>
        </w:rPr>
      </w:pPr>
      <w:r>
        <w:rPr>
          <w:noProof/>
          <w:rtl/>
        </w:rPr>
        <w:t>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Toc155720428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73E1EAB0" w14:textId="2F67323B"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lastRenderedPageBreak/>
        <w:t>תרומה טמאה: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Toc155720429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3CF54AD6" w14:textId="60263E7D"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תרומה טהורה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Toc155720430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2944D8F9" w14:textId="2343435C"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ואם נטל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Toc155720431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51448B24" w14:textId="3CB59417"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של דמאי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Toc155720432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4D9AD73E" w14:textId="0053BD62"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מעש"ש בירושלים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Toc155720433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48404655" w14:textId="1BAF906F"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ואם נטל כשרה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Toc155720434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64D6F86E" w14:textId="1B1D89B0"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חזזית על מיעוטו כשר: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Toc155720435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26056DBA" w14:textId="1741EBFB"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נטלה פטמתו: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Toc155720436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394F4346" w14:textId="37EF4829"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נקלף:</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Toc155720437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30D4B1F1" w14:textId="0C803AD8" w:rsidR="00A740D0" w:rsidRDefault="00A740D0">
      <w:pPr>
        <w:pStyle w:val="TOC4"/>
        <w:tabs>
          <w:tab w:val="right" w:leader="dot" w:pos="3392"/>
        </w:tabs>
        <w:rPr>
          <w:rFonts w:cstheme="minorBidi"/>
          <w:noProof/>
          <w:szCs w:val="22"/>
          <w:rtl/>
          <w14:ligatures w14:val="standardContextual"/>
        </w:rPr>
      </w:pPr>
      <w:r>
        <w:rPr>
          <w:noProof/>
          <w:rtl/>
        </w:rPr>
        <w:t>לו.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Toc155720438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6ABB3866" w14:textId="6E8FB5D2"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נסדק ניקב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Toc155720439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2B6F96B2" w14:textId="0706231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בעי רבא נולדו בו סימני טרפה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Toc155720440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72F4E4E1" w14:textId="01F95D79"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אתרוג כושי פסול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Toc155720441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37FD911D" w14:textId="1128881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בוסר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Toc155720442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15B4C54D" w14:textId="3FF75DF7"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אתרוג קטן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Toc155720443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5301E48D" w14:textId="1CFAD737"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אתרוג גדול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Toc155720444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0AA9DD4D" w14:textId="6C16092B"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אגידת לולב </w:t>
      </w:r>
      <w:r w:rsidRPr="00F62F94">
        <w:rPr>
          <w:noProof/>
          <w:shd w:val="clear" w:color="auto" w:fill="F2F2F2" w:themeFill="background1" w:themeFillShade="F2"/>
          <w:rtl/>
        </w:rPr>
        <w:t>לר"י:</w:t>
      </w:r>
      <w:r>
        <w:rPr>
          <w:noProof/>
          <w:rtl/>
        </w:rPr>
        <w:t xml:space="preserve"> רק במינו.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Toc155720445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319B91EA" w14:textId="2AAFE886"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ר"י דאוגדין במינו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Toc155720446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383987AA" w14:textId="530FC6A7" w:rsidR="00A740D0" w:rsidRDefault="00A740D0">
      <w:pPr>
        <w:pStyle w:val="TOC4"/>
        <w:tabs>
          <w:tab w:val="right" w:leader="dot" w:pos="3392"/>
        </w:tabs>
        <w:rPr>
          <w:rFonts w:cstheme="minorBidi"/>
          <w:noProof/>
          <w:szCs w:val="22"/>
          <w:rtl/>
          <w14:ligatures w14:val="standardContextual"/>
        </w:rPr>
      </w:pPr>
      <w:r>
        <w:rPr>
          <w:noProof/>
          <w:rtl/>
        </w:rPr>
        <w:t>לז.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Toc155720447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12164D71" w14:textId="2EC4369D" w:rsidR="00A740D0" w:rsidRDefault="00A740D0">
      <w:pPr>
        <w:pStyle w:val="TOC4"/>
        <w:tabs>
          <w:tab w:val="right" w:leader="dot" w:pos="3392"/>
        </w:tabs>
        <w:rPr>
          <w:rFonts w:cstheme="minorBidi"/>
          <w:noProof/>
          <w:szCs w:val="22"/>
          <w:rtl/>
          <w14:ligatures w14:val="standardContextual"/>
        </w:rPr>
      </w:pPr>
      <w:r w:rsidRPr="00F62F94">
        <w:rPr>
          <w:noProof/>
          <w:rtl/>
        </w:rPr>
        <w:t>לז: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Toc155720448 \h</w:instrText>
      </w:r>
      <w:r>
        <w:rPr>
          <w:noProof/>
          <w:rtl/>
        </w:rPr>
        <w:instrText xml:space="preserve"> </w:instrText>
      </w:r>
      <w:r>
        <w:rPr>
          <w:noProof/>
        </w:rPr>
      </w:r>
      <w:r>
        <w:rPr>
          <w:noProof/>
        </w:rPr>
        <w:fldChar w:fldCharType="separate"/>
      </w:r>
      <w:r w:rsidR="00AD7590">
        <w:rPr>
          <w:noProof/>
          <w:rtl/>
        </w:rPr>
        <w:t>9</w:t>
      </w:r>
      <w:r>
        <w:rPr>
          <w:noProof/>
        </w:rPr>
        <w:fldChar w:fldCharType="end"/>
      </w:r>
    </w:p>
    <w:p w14:paraId="7CA5A2DE" w14:textId="3A52976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מנענעין </w:t>
      </w:r>
      <w:r>
        <w:rPr>
          <w:rFonts w:eastAsiaTheme="minorEastAsia" w:cstheme="minorBidi"/>
          <w:noProof/>
          <w:kern w:val="2"/>
          <w:szCs w:val="22"/>
          <w:rtl/>
          <w14:ligatures w14:val="standardContextual"/>
        </w:rPr>
        <w:tab/>
      </w:r>
      <w:r w:rsidRPr="00F62F94">
        <w:rPr>
          <w:rFonts w:cs="BA Vilna Regular"/>
          <w:noProof/>
          <w:rtl/>
        </w:rPr>
        <w:t>לב"ה:</w:t>
      </w:r>
      <w:r>
        <w:rPr>
          <w:noProof/>
          <w:rtl/>
        </w:rPr>
        <w:t xml:space="preserve"> בהודו לה' תחילה וסוף, ובאנא ה' הושיעה נא,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Toc155720449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79660F0A" w14:textId="14056F79" w:rsidR="00A740D0" w:rsidRDefault="00A740D0">
      <w:pPr>
        <w:pStyle w:val="TOC4"/>
        <w:tabs>
          <w:tab w:val="right" w:leader="dot" w:pos="3392"/>
        </w:tabs>
        <w:rPr>
          <w:rFonts w:cstheme="minorBidi"/>
          <w:noProof/>
          <w:szCs w:val="22"/>
          <w:rtl/>
          <w14:ligatures w14:val="standardContextual"/>
        </w:rPr>
      </w:pPr>
      <w:r>
        <w:rPr>
          <w:noProof/>
          <w:rtl/>
        </w:rPr>
        <w:t>לז: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Toc155720450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5B5BDE27" w14:textId="142067C5"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והיכן מנענעין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Toc155720451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6E66712E" w14:textId="4EFB3B51"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בא בדרך לא היה בידו ליטול לכשיכנס לביתו יטול על שלחנו,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Toc155720452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6B10EAF1" w14:textId="2B751F48"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נוטלו על שולחנו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Toc155720453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03121BDC" w14:textId="2B554783"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עבד אשה קטן מקרין אותו ועונה אחריהן מה שאומרין ותבוא לו מארה, בגדול מקרה עונה הללויה,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Toc155720454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68C38795" w14:textId="38614B9D"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מקום שנהגו לכפול לפשוט לברך, הכל כמנהג המדינה.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Toc155720455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303555F8" w14:textId="6A7F5BF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הלכתא ממנהג דהלל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Toc155720456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092FD8B9" w14:textId="0BBD43D3" w:rsidR="00A740D0" w:rsidRDefault="00A740D0">
      <w:pPr>
        <w:pStyle w:val="TOC4"/>
        <w:tabs>
          <w:tab w:val="right" w:leader="dot" w:pos="3392"/>
        </w:tabs>
        <w:rPr>
          <w:rFonts w:cstheme="minorBidi"/>
          <w:noProof/>
          <w:szCs w:val="22"/>
          <w:rtl/>
          <w14:ligatures w14:val="standardContextual"/>
        </w:rPr>
      </w:pPr>
      <w:r>
        <w:rPr>
          <w:noProof/>
          <w:rtl/>
        </w:rPr>
        <w:t>לט.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Toc155720457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0B99EB94" w14:textId="00A4036B"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לברך יברך</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Toc155720458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2AEF535A" w14:textId="0CC04B63"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הלוקח לולב מחבירו בשביעית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Toc155720459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3A5D5B38" w14:textId="7B6AE629"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לא רצה ליתן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Toc155720460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2A813DAD" w14:textId="35A9F2F8" w:rsidR="00A740D0" w:rsidRDefault="00A740D0">
      <w:pPr>
        <w:pStyle w:val="TOC4"/>
        <w:tabs>
          <w:tab w:val="right" w:leader="dot" w:pos="3392"/>
        </w:tabs>
        <w:rPr>
          <w:rFonts w:cstheme="minorBidi"/>
          <w:noProof/>
          <w:szCs w:val="22"/>
          <w:rtl/>
          <w14:ligatures w14:val="standardContextual"/>
        </w:rPr>
      </w:pPr>
      <w:r>
        <w:rPr>
          <w:noProof/>
          <w:rtl/>
        </w:rPr>
        <w:t>לט</w:t>
      </w:r>
      <w:r w:rsidRPr="00F62F94">
        <w:rPr>
          <w:rFonts w:cs="PFT_Frank"/>
          <w:bCs/>
          <w:noProof/>
          <w:rtl/>
        </w:rPr>
        <w:t>:</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Toc155720461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3B27D084" w14:textId="10FADA98" w:rsidR="00A740D0" w:rsidRDefault="00A740D0">
      <w:pPr>
        <w:pStyle w:val="TOC4"/>
        <w:tabs>
          <w:tab w:val="right" w:leader="dot" w:pos="3392"/>
        </w:tabs>
        <w:rPr>
          <w:rFonts w:cstheme="minorBidi"/>
          <w:noProof/>
          <w:szCs w:val="22"/>
          <w:rtl/>
          <w14:ligatures w14:val="standardContextual"/>
        </w:rPr>
      </w:pPr>
      <w:r>
        <w:rPr>
          <w:noProof/>
          <w:rtl/>
        </w:rPr>
        <w:t>מ.</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Toc155720462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01773A6A" w14:textId="6A69CAAF"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אתרוג אין רשאי ללוקחו בשביעית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Toc155720463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56089B8B" w14:textId="2803AA9E" w:rsidR="00A740D0" w:rsidRDefault="00A740D0">
      <w:pPr>
        <w:pStyle w:val="TOC4"/>
        <w:tabs>
          <w:tab w:val="right" w:leader="dot" w:pos="3392"/>
        </w:tabs>
        <w:rPr>
          <w:rFonts w:cstheme="minorBidi"/>
          <w:noProof/>
          <w:szCs w:val="22"/>
          <w:rtl/>
          <w14:ligatures w14:val="standardContextual"/>
        </w:rPr>
      </w:pPr>
      <w:r w:rsidRPr="00F62F94">
        <w:rPr>
          <w:noProof/>
          <w:rtl/>
        </w:rPr>
        <w:t>מ:</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Toc155720464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234415B1" w14:textId="54B129E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שביעית מתחללת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Toc155720465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0600DF5A" w14:textId="6EB447FB" w:rsidR="00A740D0" w:rsidRDefault="00A740D0">
      <w:pPr>
        <w:pStyle w:val="TOC4"/>
        <w:tabs>
          <w:tab w:val="right" w:leader="dot" w:pos="3392"/>
        </w:tabs>
        <w:rPr>
          <w:rFonts w:cstheme="minorBidi"/>
          <w:noProof/>
          <w:szCs w:val="22"/>
          <w:rtl/>
          <w14:ligatures w14:val="standardContextual"/>
        </w:rPr>
      </w:pPr>
      <w:r>
        <w:rPr>
          <w:noProof/>
          <w:rtl/>
        </w:rPr>
        <w:t>מא.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Toc155720466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6A852E13" w14:textId="7D086C9B"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בראשונה לולב ניטל במקדש</w:t>
      </w:r>
      <w:r w:rsidRPr="00F62F94">
        <w:rPr>
          <w:noProof/>
          <w:shd w:val="clear" w:color="auto" w:fill="F2F2F2" w:themeFill="background1" w:themeFillShade="F2"/>
          <w:rtl/>
        </w:rPr>
        <w:t xml:space="preserve"> </w:t>
      </w:r>
      <w:r>
        <w:rPr>
          <w:noProof/>
          <w:rtl/>
        </w:rPr>
        <w:t xml:space="preserve">שבעה, ובמדינה יום אחד, משחרב ביהמ"ק </w:t>
      </w:r>
      <w:r w:rsidRPr="00F62F94">
        <w:rPr>
          <w:noProof/>
          <w:shd w:val="clear" w:color="auto" w:fill="F2F2F2" w:themeFill="background1" w:themeFillShade="F2"/>
          <w:rtl/>
        </w:rPr>
        <w:t>התקין ריב"ז</w:t>
      </w:r>
      <w:r>
        <w:rPr>
          <w:noProof/>
          <w:rtl/>
        </w:rPr>
        <w:t xml:space="preserve"> שיהא לולב ניטל במדינה שבעה זכר למקדש, ושיהא יום הנף כולו אסור.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Toc155720467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12457974" w14:textId="4CE58C71"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זכר למקדש: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Toc155720468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0E5115DC" w14:textId="2C253D90"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ושיהא יום הנף:</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Toc155720469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57C04DAC" w14:textId="3C3FEF93" w:rsidR="00A740D0" w:rsidRDefault="00A740D0">
      <w:pPr>
        <w:pStyle w:val="TOC4"/>
        <w:tabs>
          <w:tab w:val="right" w:leader="dot" w:pos="3392"/>
        </w:tabs>
        <w:rPr>
          <w:rFonts w:cstheme="minorBidi"/>
          <w:noProof/>
          <w:szCs w:val="22"/>
          <w:rtl/>
          <w14:ligatures w14:val="standardContextual"/>
        </w:rPr>
      </w:pPr>
      <w:r>
        <w:rPr>
          <w:noProof/>
          <w:rtl/>
        </w:rPr>
        <w:t>מא: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Toc155720470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07709488" w14:textId="7640A687"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יו"ט ראשון דחג שחל בשבת הכל מוליכין לולביהן לביהכנ"ס,</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Toc155720471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04FEDF1B" w14:textId="53B0B6D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ושאר החג יוצא יד"ח בלולב חבירו.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Toc155720472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40C1BD0A" w14:textId="05A2461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מנהג אנשי ירושלים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Toc155720473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637E053E" w14:textId="42331989" w:rsidR="00A740D0" w:rsidRDefault="00A740D0">
      <w:pPr>
        <w:pStyle w:val="TOC4"/>
        <w:tabs>
          <w:tab w:val="right" w:leader="dot" w:pos="3392"/>
        </w:tabs>
        <w:rPr>
          <w:rFonts w:cstheme="minorBidi"/>
          <w:noProof/>
          <w:szCs w:val="22"/>
          <w:rtl/>
          <w14:ligatures w14:val="standardContextual"/>
        </w:rPr>
      </w:pPr>
      <w:r w:rsidRPr="00F62F94">
        <w:rPr>
          <w:noProof/>
          <w:rtl/>
        </w:rPr>
        <w:t>מב.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Toc155720474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749C08D7" w14:textId="453570BB"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רבי יוסי: יו''ט א דחג שחל בשבת ושכח והוציא הלולב פטור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Toc155720475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210C20D6" w14:textId="668B7C09"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והוציאו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Toc155720476 \h</w:instrText>
      </w:r>
      <w:r>
        <w:rPr>
          <w:noProof/>
          <w:rtl/>
        </w:rPr>
        <w:instrText xml:space="preserve"> </w:instrText>
      </w:r>
      <w:r>
        <w:rPr>
          <w:noProof/>
        </w:rPr>
      </w:r>
      <w:r>
        <w:rPr>
          <w:noProof/>
        </w:rPr>
        <w:fldChar w:fldCharType="separate"/>
      </w:r>
      <w:r w:rsidR="00AD7590">
        <w:rPr>
          <w:noProof/>
          <w:rtl/>
        </w:rPr>
        <w:t>10</w:t>
      </w:r>
      <w:r>
        <w:rPr>
          <w:noProof/>
        </w:rPr>
        <w:fldChar w:fldCharType="end"/>
      </w:r>
    </w:p>
    <w:p w14:paraId="6954679D" w14:textId="12148AB6"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מקבלת אשה מבנה ובעלה ומחזירתו למים בשבת,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Toc155720477 \h</w:instrText>
      </w:r>
      <w:r>
        <w:rPr>
          <w:noProof/>
          <w:rtl/>
        </w:rPr>
        <w:instrText xml:space="preserve"> </w:instrText>
      </w:r>
      <w:r>
        <w:rPr>
          <w:noProof/>
        </w:rPr>
      </w:r>
      <w:r>
        <w:rPr>
          <w:noProof/>
        </w:rPr>
        <w:fldChar w:fldCharType="separate"/>
      </w:r>
      <w:r w:rsidR="00AD7590">
        <w:rPr>
          <w:noProof/>
          <w:rtl/>
        </w:rPr>
        <w:t>11</w:t>
      </w:r>
      <w:r>
        <w:rPr>
          <w:noProof/>
        </w:rPr>
        <w:fldChar w:fldCharType="end"/>
      </w:r>
    </w:p>
    <w:p w14:paraId="6617E2E0" w14:textId="39D8056F"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קטן היודע לנענע - חייב בלולב.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Toc155720478 \h</w:instrText>
      </w:r>
      <w:r>
        <w:rPr>
          <w:noProof/>
          <w:rtl/>
        </w:rPr>
        <w:instrText xml:space="preserve"> </w:instrText>
      </w:r>
      <w:r>
        <w:rPr>
          <w:noProof/>
        </w:rPr>
      </w:r>
      <w:r>
        <w:rPr>
          <w:noProof/>
        </w:rPr>
        <w:fldChar w:fldCharType="separate"/>
      </w:r>
      <w:r w:rsidR="00AD7590">
        <w:rPr>
          <w:noProof/>
          <w:rtl/>
        </w:rPr>
        <w:t>11</w:t>
      </w:r>
      <w:r>
        <w:rPr>
          <w:noProof/>
        </w:rPr>
        <w:fldChar w:fldCharType="end"/>
      </w:r>
    </w:p>
    <w:p w14:paraId="3D679A58" w14:textId="7630796B" w:rsidR="00A740D0" w:rsidRDefault="00A740D0">
      <w:pPr>
        <w:pStyle w:val="TOC4"/>
        <w:tabs>
          <w:tab w:val="right" w:leader="dot" w:pos="3392"/>
        </w:tabs>
        <w:rPr>
          <w:rFonts w:cstheme="minorBidi"/>
          <w:noProof/>
          <w:szCs w:val="22"/>
          <w:rtl/>
          <w14:ligatures w14:val="standardContextual"/>
        </w:rPr>
      </w:pPr>
      <w:r w:rsidRPr="00F62F94">
        <w:rPr>
          <w:noProof/>
          <w:rtl/>
        </w:rPr>
        <w:t>מב: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Toc155720479 \h</w:instrText>
      </w:r>
      <w:r>
        <w:rPr>
          <w:noProof/>
          <w:rtl/>
        </w:rPr>
        <w:instrText xml:space="preserve"> </w:instrText>
      </w:r>
      <w:r>
        <w:rPr>
          <w:noProof/>
        </w:rPr>
      </w:r>
      <w:r>
        <w:rPr>
          <w:noProof/>
        </w:rPr>
        <w:fldChar w:fldCharType="separate"/>
      </w:r>
      <w:r w:rsidR="00AD7590">
        <w:rPr>
          <w:noProof/>
          <w:rtl/>
        </w:rPr>
        <w:t>11</w:t>
      </w:r>
      <w:r>
        <w:rPr>
          <w:noProof/>
        </w:rPr>
        <w:fldChar w:fldCharType="end"/>
      </w:r>
    </w:p>
    <w:p w14:paraId="4A98FC2F" w14:textId="1FB21819"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מקבלת אשה מבנה ובעלה: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Toc155720480 \h</w:instrText>
      </w:r>
      <w:r>
        <w:rPr>
          <w:noProof/>
          <w:rtl/>
        </w:rPr>
        <w:instrText xml:space="preserve"> </w:instrText>
      </w:r>
      <w:r>
        <w:rPr>
          <w:noProof/>
        </w:rPr>
      </w:r>
      <w:r>
        <w:rPr>
          <w:noProof/>
        </w:rPr>
        <w:fldChar w:fldCharType="separate"/>
      </w:r>
      <w:r w:rsidR="00AD7590">
        <w:rPr>
          <w:noProof/>
          <w:rtl/>
        </w:rPr>
        <w:t>11</w:t>
      </w:r>
      <w:r>
        <w:rPr>
          <w:noProof/>
        </w:rPr>
        <w:fldChar w:fldCharType="end"/>
      </w:r>
    </w:p>
    <w:p w14:paraId="6A0F6539" w14:textId="2A4F0232"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קטן היודע לנענע:</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Toc155720481 \h</w:instrText>
      </w:r>
      <w:r>
        <w:rPr>
          <w:noProof/>
          <w:rtl/>
        </w:rPr>
        <w:instrText xml:space="preserve"> </w:instrText>
      </w:r>
      <w:r>
        <w:rPr>
          <w:noProof/>
        </w:rPr>
      </w:r>
      <w:r>
        <w:rPr>
          <w:noProof/>
        </w:rPr>
        <w:fldChar w:fldCharType="separate"/>
      </w:r>
      <w:r w:rsidR="00AD7590">
        <w:rPr>
          <w:noProof/>
          <w:rtl/>
        </w:rPr>
        <w:t>11</w:t>
      </w:r>
      <w:r>
        <w:rPr>
          <w:noProof/>
        </w:rPr>
        <w:fldChar w:fldCharType="end"/>
      </w:r>
    </w:p>
    <w:p w14:paraId="6BAB26DA" w14:textId="28DEE1A9"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color w:val="AEAAAA" w:themeColor="background2" w:themeShade="BF"/>
          <w:shd w:val="clear" w:color="auto" w:fill="F2F2F2" w:themeFill="background1" w:themeFillShade="F2"/>
          <w:rtl/>
        </w:rPr>
        <w:t>פרק רביעי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Toc155720482 \h</w:instrText>
      </w:r>
      <w:r>
        <w:rPr>
          <w:noProof/>
          <w:rtl/>
        </w:rPr>
        <w:instrText xml:space="preserve"> </w:instrText>
      </w:r>
      <w:r>
        <w:rPr>
          <w:noProof/>
        </w:rPr>
      </w:r>
      <w:r>
        <w:rPr>
          <w:noProof/>
        </w:rPr>
        <w:fldChar w:fldCharType="separate"/>
      </w:r>
      <w:r w:rsidR="00AD7590">
        <w:rPr>
          <w:rFonts w:hint="cs"/>
          <w:b/>
          <w:bCs/>
          <w:noProof/>
          <w:rtl/>
        </w:rPr>
        <w:t>שגיאה! הסימניה אינה מוגדרת.</w:t>
      </w:r>
      <w:r>
        <w:rPr>
          <w:noProof/>
        </w:rPr>
        <w:fldChar w:fldCharType="end"/>
      </w:r>
    </w:p>
    <w:p w14:paraId="1FFE6FA9" w14:textId="216D1FAC"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לולב שבעה: יו"ט א' שחל בשבת והשאר ששה.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Toc155720483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7F0E609C" w14:textId="2201C961"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ערבה שבעה: יום ז' שחל בשבת, והשאר ששה,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Toc155720484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659D460B" w14:textId="7F052A01"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pacing w:val="2"/>
          <w:rtl/>
        </w:rPr>
        <w:t>ה</w:t>
      </w:r>
      <w:r w:rsidRPr="00F62F94">
        <w:rPr>
          <w:noProof/>
          <w:spacing w:val="-2"/>
          <w:rtl/>
        </w:rPr>
        <w:t>לל ושמחה שמונה, סוכה וניסוך המים שבעה, חליל חמשה וששה</w:t>
      </w:r>
      <w:r w:rsidRPr="00F62F94">
        <w:rPr>
          <w:noProof/>
          <w:spacing w:val="2"/>
          <w:rtl/>
        </w:rPr>
        <w:t>.</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Toc155720485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5D94FA1F" w14:textId="4494894D"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לולב יו"ט ראשון שחל בשבת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Toc155720486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374C6735" w14:textId="4A19E9C3" w:rsidR="00A740D0" w:rsidRDefault="00A740D0">
      <w:pPr>
        <w:pStyle w:val="TOC4"/>
        <w:tabs>
          <w:tab w:val="right" w:leader="dot" w:pos="3392"/>
        </w:tabs>
        <w:rPr>
          <w:rFonts w:cstheme="minorBidi"/>
          <w:noProof/>
          <w:szCs w:val="22"/>
          <w:rtl/>
          <w14:ligatures w14:val="standardContextual"/>
        </w:rPr>
      </w:pPr>
      <w:r>
        <w:rPr>
          <w:noProof/>
          <w:rtl/>
        </w:rPr>
        <w:t>מג.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Toc155720487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09201DF8" w14:textId="5D05909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לולב לא דחי שבת,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Toc155720488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302A7209" w14:textId="2C7357D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ישנו מהתורה בגבולין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Toc155720489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67658CEC" w14:textId="249B1229"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ערבה שבעה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Toc155720490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3DDC28C7" w14:textId="6A24CD99" w:rsidR="00A740D0" w:rsidRDefault="00A740D0">
      <w:pPr>
        <w:pStyle w:val="TOC4"/>
        <w:tabs>
          <w:tab w:val="right" w:leader="dot" w:pos="3392"/>
        </w:tabs>
        <w:rPr>
          <w:rFonts w:cstheme="minorBidi"/>
          <w:noProof/>
          <w:szCs w:val="22"/>
          <w:rtl/>
          <w14:ligatures w14:val="standardContextual"/>
        </w:rPr>
      </w:pPr>
      <w:r>
        <w:rPr>
          <w:noProof/>
          <w:rtl/>
        </w:rPr>
        <w:t>מד.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Toc155720491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42153B7A" w14:textId="3DC72B2E"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לולב שבעה זכר למקדש, וערבה לא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Toc155720492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43978159" w14:textId="004B7FC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ערבה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Toc155720493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264A1EDB" w14:textId="039AD147" w:rsidR="00A740D0" w:rsidRDefault="00A740D0">
      <w:pPr>
        <w:pStyle w:val="TOC4"/>
        <w:tabs>
          <w:tab w:val="right" w:leader="dot" w:pos="3392"/>
        </w:tabs>
        <w:rPr>
          <w:rFonts w:cstheme="minorBidi"/>
          <w:noProof/>
          <w:szCs w:val="22"/>
          <w:rtl/>
          <w14:ligatures w14:val="standardContextual"/>
        </w:rPr>
      </w:pPr>
      <w:r w:rsidRPr="00F62F94">
        <w:rPr>
          <w:noProof/>
          <w:rtl/>
        </w:rPr>
        <w:t>מד: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Toc155720494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048E8424" w14:textId="77F82C8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ערבה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Toc155720495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6A6FFE9D" w14:textId="0CCC404A"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ערבה שבלולב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Toc155720496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6587CD4F" w14:textId="126D5C31"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שיעורה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Toc155720497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25DC4EB4" w14:textId="452680D1"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מעשה ששאלו לראב"צ</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Toc155720498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0FC424AA" w14:textId="4043F08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אל יהלך בע"ש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Toc155720499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72BF35FE" w14:textId="043B054A" w:rsidR="00A740D0" w:rsidRDefault="00A740D0">
      <w:pPr>
        <w:pStyle w:val="TOC4"/>
        <w:tabs>
          <w:tab w:val="right" w:leader="dot" w:pos="3392"/>
        </w:tabs>
        <w:rPr>
          <w:rFonts w:cstheme="minorBidi"/>
          <w:noProof/>
          <w:szCs w:val="22"/>
          <w:rtl/>
          <w14:ligatures w14:val="standardContextual"/>
        </w:rPr>
      </w:pPr>
      <w:r w:rsidRPr="00F62F94">
        <w:rPr>
          <w:noProof/>
          <w:rtl/>
        </w:rPr>
        <w:t>מה.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Toc155720500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2C873FDE" w14:textId="1AABEB22"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מצות לולב: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Toc155720501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5BAA0562" w14:textId="465FA2C6"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מצות ערבה: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Toc155720502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249D635C" w14:textId="052741EE"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ואומרים: אנא ה' הושיעה נא, אנא ה' הצליחה נא,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Toc155720503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44F98355" w14:textId="2E2EE89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בשעת פטירתן- יופי לך מזבח, </w:t>
      </w:r>
      <w:r w:rsidRPr="00F62F94">
        <w:rPr>
          <w:noProof/>
          <w:shd w:val="clear" w:color="auto" w:fill="F2F2F2" w:themeFill="background1" w:themeFillShade="F2"/>
          <w:rtl/>
        </w:rPr>
        <w:t xml:space="preserve"> </w:t>
      </w:r>
      <w:r>
        <w:rPr>
          <w:rFonts w:eastAsiaTheme="minorEastAsia" w:cstheme="minorBidi"/>
          <w:noProof/>
          <w:kern w:val="2"/>
          <w:szCs w:val="22"/>
          <w:rtl/>
          <w14:ligatures w14:val="standardContextual"/>
        </w:rPr>
        <w:tab/>
      </w:r>
      <w:r w:rsidRPr="00F62F94">
        <w:rPr>
          <w:noProof/>
          <w:shd w:val="clear" w:color="auto" w:fill="F2F2F2" w:themeFill="background1" w:themeFillShade="F2"/>
          <w:rtl/>
        </w:rPr>
        <w:t xml:space="preserve">  ר"א:</w:t>
      </w:r>
      <w:r>
        <w:rPr>
          <w:noProof/>
          <w:rtl/>
        </w:rPr>
        <w:t xml:space="preserve"> ליה ולך מזבח,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Toc155720504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33303596" w14:textId="16EC6CCC"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כמעשהו בחול כך בשבת, אלא שלקטו מער"ש ומניחין בגיגיות זהב שלא יכמושו.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Toc155720505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5B848FEF" w14:textId="078CD11D"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מיד התינוקות שומטין לולביהן ואוכלין אתרוגיהן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Toc155720506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0792B8DE" w14:textId="4AEF393E" w:rsidR="00A740D0" w:rsidRDefault="00A740D0">
      <w:pPr>
        <w:pStyle w:val="TOC4"/>
        <w:tabs>
          <w:tab w:val="right" w:leader="dot" w:pos="3392"/>
        </w:tabs>
        <w:rPr>
          <w:rFonts w:cstheme="minorBidi"/>
          <w:noProof/>
          <w:szCs w:val="22"/>
          <w:rtl/>
          <w14:ligatures w14:val="standardContextual"/>
        </w:rPr>
      </w:pPr>
      <w:r>
        <w:rPr>
          <w:noProof/>
          <w:rtl/>
        </w:rPr>
        <w:t>מה: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Toc155720507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22CAC57D" w14:textId="389CB178"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ר"א לי-ה ולך מזבח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Toc155720508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5806FFA9" w14:textId="3B29BC69"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ריב"ב: חריות דקל מביאין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Toc155720509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1F8AD987" w14:textId="36B6FB1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ברכות לולב וסוכה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Toc155720510 \h</w:instrText>
      </w:r>
      <w:r>
        <w:rPr>
          <w:noProof/>
          <w:rtl/>
        </w:rPr>
        <w:instrText xml:space="preserve"> </w:instrText>
      </w:r>
      <w:r>
        <w:rPr>
          <w:noProof/>
        </w:rPr>
      </w:r>
      <w:r>
        <w:rPr>
          <w:noProof/>
        </w:rPr>
        <w:fldChar w:fldCharType="separate"/>
      </w:r>
      <w:r w:rsidR="00AD7590">
        <w:rPr>
          <w:noProof/>
          <w:rtl/>
        </w:rPr>
        <w:t>12</w:t>
      </w:r>
      <w:r>
        <w:rPr>
          <w:noProof/>
        </w:rPr>
        <w:fldChar w:fldCharType="end"/>
      </w:r>
    </w:p>
    <w:p w14:paraId="2CC7CF6F" w14:textId="27208573" w:rsidR="00A740D0" w:rsidRDefault="00A740D0">
      <w:pPr>
        <w:pStyle w:val="TOC4"/>
        <w:tabs>
          <w:tab w:val="right" w:leader="dot" w:pos="3392"/>
        </w:tabs>
        <w:rPr>
          <w:rFonts w:cstheme="minorBidi"/>
          <w:noProof/>
          <w:szCs w:val="22"/>
          <w:rtl/>
          <w14:ligatures w14:val="standardContextual"/>
        </w:rPr>
      </w:pPr>
      <w:r>
        <w:rPr>
          <w:noProof/>
          <w:rtl/>
        </w:rPr>
        <w:t>מו.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Toc155720511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086DA26E" w14:textId="5FD8A4DD"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מצוות לולב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Toc155720512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70FD05EA" w14:textId="6017076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נר חנוכה אף דרבנן – מברכין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Toc155720513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35D8C570" w14:textId="2D36E67F"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היו לפניו מצות הרבה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Toc155720514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581B3506" w14:textId="4E80D042" w:rsidR="00A740D0" w:rsidRDefault="00A740D0">
      <w:pPr>
        <w:pStyle w:val="TOC4"/>
        <w:tabs>
          <w:tab w:val="right" w:leader="dot" w:pos="3392"/>
        </w:tabs>
        <w:rPr>
          <w:rFonts w:cstheme="minorBidi"/>
          <w:noProof/>
          <w:szCs w:val="22"/>
          <w:rtl/>
          <w14:ligatures w14:val="standardContextual"/>
        </w:rPr>
      </w:pPr>
      <w:r>
        <w:rPr>
          <w:noProof/>
          <w:rtl/>
        </w:rPr>
        <w:t>מו: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Toc155720515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26CE1121" w14:textId="3E21E8C1"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מדת הקב'ה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Toc155720516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4A73F2AF" w14:textId="160195A0"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שמטו מתינוקות הלולבין ואכלו אתרוגין.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Toc155720517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5D31F94A" w14:textId="07E4EA4B"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אתרוג בשמיני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Toc155720518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6135844A" w14:textId="47A28FC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הפריש שבעה אתרוגים לשבעה ימים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Toc155720519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5D21071D" w14:textId="443E16C8"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הנוהגים ב' ימים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Toc155720520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571AC384" w14:textId="2708CA24" w:rsidR="00A740D0" w:rsidRDefault="00A740D0">
      <w:pPr>
        <w:pStyle w:val="TOC4"/>
        <w:tabs>
          <w:tab w:val="right" w:leader="dot" w:pos="3392"/>
        </w:tabs>
        <w:rPr>
          <w:rFonts w:cstheme="minorBidi"/>
          <w:noProof/>
          <w:szCs w:val="22"/>
          <w:rtl/>
          <w14:ligatures w14:val="standardContextual"/>
        </w:rPr>
      </w:pPr>
      <w:r w:rsidRPr="00F62F94">
        <w:rPr>
          <w:noProof/>
          <w:rtl/>
        </w:rPr>
        <w:t>מז.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Toc155720521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38CB92F1" w14:textId="7E27336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יום שמיני ספק שביעי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Toc155720522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74D10848" w14:textId="1DFAE80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ברכת הזמן בשמיני של חג,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Toc155720523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12379F1B" w14:textId="767C03F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ש''ע חלוק משאר ימות החג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Toc155720524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7ADF867A" w14:textId="0F0BB35B" w:rsidR="00A740D0" w:rsidRDefault="00A740D0">
      <w:pPr>
        <w:pStyle w:val="TOC4"/>
        <w:tabs>
          <w:tab w:val="right" w:leader="dot" w:pos="3392"/>
        </w:tabs>
        <w:rPr>
          <w:rFonts w:cstheme="minorBidi"/>
          <w:noProof/>
          <w:szCs w:val="22"/>
          <w:rtl/>
          <w14:ligatures w14:val="standardContextual"/>
        </w:rPr>
      </w:pPr>
      <w:r>
        <w:rPr>
          <w:noProof/>
          <w:rtl/>
        </w:rPr>
        <w:t>מז:</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Toc155720525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6C36F4F2" w14:textId="60061D5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הלכתא: אומרים זמן בשמיני-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Toc155720526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135FE738" w14:textId="40570178" w:rsidR="00A740D0" w:rsidRDefault="00A740D0">
      <w:pPr>
        <w:pStyle w:val="TOC4"/>
        <w:tabs>
          <w:tab w:val="right" w:leader="dot" w:pos="3392"/>
        </w:tabs>
        <w:rPr>
          <w:rFonts w:cstheme="minorBidi"/>
          <w:noProof/>
          <w:szCs w:val="22"/>
          <w:rtl/>
          <w14:ligatures w14:val="standardContextual"/>
        </w:rPr>
      </w:pPr>
      <w:r w:rsidRPr="00F62F94">
        <w:rPr>
          <w:noProof/>
          <w:rtl/>
        </w:rPr>
        <w:t>מח.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Toc155720527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61361A32" w14:textId="09A22AFD"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הלל ושמחה שמונה מלמד שחייב אדם בהלל ושמחה וכבוד יו"ט אחרון של חג כשאר החג.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Toc155720528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7397DB9C" w14:textId="2043FD94"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סוכה שבעה</w:t>
      </w:r>
      <w:r w:rsidRPr="00F62F94">
        <w:rPr>
          <w:rFonts w:cs="PFT_Frank"/>
          <w:b/>
          <w:bCs/>
          <w:noProof/>
          <w:rtl/>
        </w:rPr>
        <w:t xml:space="preserve"> </w:t>
      </w:r>
      <w:r>
        <w:rPr>
          <w:noProof/>
          <w:rtl/>
        </w:rPr>
        <w:t>גמר מלאכול - לא יתיר סוכתו, אבל מוריד הכלים מהמנחה ולמעלה, מפני כבוד יו"ט אחרון של חג.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Toc155720529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23D0DBA5" w14:textId="6F1E950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ואם אין לו מקום להוריד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Toc155720530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1E87190B" w14:textId="6867BD27" w:rsidR="00A740D0" w:rsidRDefault="00A740D0">
      <w:pPr>
        <w:pStyle w:val="TOC4"/>
        <w:tabs>
          <w:tab w:val="right" w:leader="dot" w:pos="3392"/>
        </w:tabs>
        <w:rPr>
          <w:rFonts w:cstheme="minorBidi"/>
          <w:noProof/>
          <w:szCs w:val="22"/>
          <w:rtl/>
          <w14:ligatures w14:val="standardContextual"/>
        </w:rPr>
      </w:pPr>
      <w:r w:rsidRPr="00F62F94">
        <w:rPr>
          <w:noProof/>
          <w:rtl/>
        </w:rPr>
        <w:t>מח: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Toc155720531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3FD87524" w14:textId="4B5717DB"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ניסוך המים: צלוחית זהב מחזקת ג' לוגין ממלא מן השילוח, בשער המים תקעו והריעו ותקעו, עלה בכבש ופנה לשמאלו,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Toc155720532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6E12BE1E" w14:textId="605FB27B"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עירה של מים ליין ושל יין למים</w:t>
      </w:r>
      <w:r w:rsidRPr="00F62F94">
        <w:rPr>
          <w:noProof/>
          <w:spacing w:val="2"/>
          <w:rtl/>
        </w:rPr>
        <w:t xml:space="preserve"> יצא,</w:t>
      </w:r>
      <w:r w:rsidRPr="00F62F94">
        <w:rPr>
          <w:noProof/>
          <w:spacing w:val="2"/>
          <w:shd w:val="clear" w:color="auto" w:fill="F2F2F2" w:themeFill="background1" w:themeFillShade="F2"/>
          <w:rtl/>
        </w:rPr>
        <w:t xml:space="preserve"> ר"י:</w:t>
      </w:r>
      <w:r w:rsidRPr="00F62F94">
        <w:rPr>
          <w:noProof/>
          <w:spacing w:val="2"/>
          <w:rtl/>
        </w:rPr>
        <w:t xml:space="preserve"> בלוג ניסך כל שמונ</w:t>
      </w:r>
      <w:r>
        <w:rPr>
          <w:noProof/>
          <w:rtl/>
        </w:rPr>
        <w:t>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Toc155720533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60146F25" w14:textId="3CABEE78"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כמעשהו בחול כן בשבת, אלא שהיה ממלא מע"ש חבית זהב שאינה מקודשת מהשילוח, ומניחה בלשכה,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Toc155720534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0AF8CE2A" w14:textId="2BBCBD58"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נשפכה או נתגלתה ממלא מהכיור, שהיין והמים המגולין פסולין למזבח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Toc155720535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0609CE12" w14:textId="00495C8D"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תקעו והריעו ותקעו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Toc155720536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41332D7B" w14:textId="024C7D41"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שני מינים היו: ששון שמחה,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Toc155720537 \h</w:instrText>
      </w:r>
      <w:r>
        <w:rPr>
          <w:noProof/>
          <w:rtl/>
        </w:rPr>
        <w:instrText xml:space="preserve"> </w:instrText>
      </w:r>
      <w:r>
        <w:rPr>
          <w:noProof/>
        </w:rPr>
      </w:r>
      <w:r>
        <w:rPr>
          <w:noProof/>
        </w:rPr>
        <w:fldChar w:fldCharType="separate"/>
      </w:r>
      <w:r w:rsidR="00AD7590">
        <w:rPr>
          <w:noProof/>
          <w:rtl/>
        </w:rPr>
        <w:t>13</w:t>
      </w:r>
      <w:r>
        <w:rPr>
          <w:noProof/>
        </w:rPr>
        <w:fldChar w:fldCharType="end"/>
      </w:r>
    </w:p>
    <w:p w14:paraId="63649036" w14:textId="4E210F61"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עלה לכבש פנה לשמאלו: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Toc155720538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23FD613A" w14:textId="73AE869A"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משחירין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Toc155720539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4A87C057" w14:textId="7712B508" w:rsidR="00A740D0" w:rsidRDefault="00A740D0">
      <w:pPr>
        <w:pStyle w:val="TOC4"/>
        <w:tabs>
          <w:tab w:val="right" w:leader="dot" w:pos="3392"/>
        </w:tabs>
        <w:rPr>
          <w:rFonts w:cstheme="minorBidi"/>
          <w:noProof/>
          <w:szCs w:val="22"/>
          <w:rtl/>
          <w14:ligatures w14:val="standardContextual"/>
        </w:rPr>
      </w:pPr>
      <w:r w:rsidRPr="00F62F94">
        <w:rPr>
          <w:noProof/>
          <w:rtl/>
        </w:rPr>
        <w:t>מט.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Toc155720540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54EAB461" w14:textId="61EED592"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צדוקי שניסך על רגליו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Toc155720541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4B16C0DC" w14:textId="44CECEA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שיתין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Toc155720542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42F186AC" w14:textId="6845C07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שיתין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Toc155720543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46C84AA7" w14:textId="43176B1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לול קטן היה במערבו של כבש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Toc155720544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0CE4BE2A" w14:textId="21A8140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נסכים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Toc155720545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3E600E66" w14:textId="6BEE66F7" w:rsidR="00A740D0" w:rsidRDefault="00A740D0">
      <w:pPr>
        <w:pStyle w:val="TOC4"/>
        <w:tabs>
          <w:tab w:val="right" w:leader="dot" w:pos="3392"/>
        </w:tabs>
        <w:rPr>
          <w:rFonts w:cstheme="minorBidi"/>
          <w:noProof/>
          <w:szCs w:val="22"/>
          <w:rtl/>
          <w14:ligatures w14:val="standardContextual"/>
        </w:rPr>
      </w:pPr>
      <w:r w:rsidRPr="00F62F94">
        <w:rPr>
          <w:noProof/>
          <w:rtl/>
        </w:rPr>
        <w:t>מט: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Toc155720546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0615414A" w14:textId="403327A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lastRenderedPageBreak/>
        <w:t>גדול גמ"ח מצדקה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Toc155720547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78766C60" w14:textId="34B67172"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כמעשהו בחול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Toc155720548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72289D6D" w14:textId="487B4E0A"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נשפכה נתגלתה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Toc155720549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1B2C56DC" w14:textId="27A953C0" w:rsidR="00A740D0" w:rsidRDefault="00A740D0">
      <w:pPr>
        <w:pStyle w:val="TOC4"/>
        <w:tabs>
          <w:tab w:val="right" w:leader="dot" w:pos="3392"/>
        </w:tabs>
        <w:rPr>
          <w:rFonts w:cstheme="minorBidi"/>
          <w:noProof/>
          <w:szCs w:val="22"/>
          <w:rtl/>
          <w14:ligatures w14:val="standardContextual"/>
        </w:rPr>
      </w:pPr>
      <w:r w:rsidRPr="00F62F94">
        <w:rPr>
          <w:noProof/>
          <w:rtl/>
        </w:rPr>
        <w:t>נ:</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Toc155720550 \h</w:instrText>
      </w:r>
      <w:r>
        <w:rPr>
          <w:noProof/>
          <w:rtl/>
        </w:rPr>
        <w:instrText xml:space="preserve"> </w:instrText>
      </w:r>
      <w:r>
        <w:rPr>
          <w:noProof/>
        </w:rPr>
      </w:r>
      <w:r>
        <w:rPr>
          <w:noProof/>
        </w:rPr>
        <w:fldChar w:fldCharType="separate"/>
      </w:r>
      <w:r w:rsidR="00AD7590">
        <w:rPr>
          <w:rFonts w:hint="cs"/>
          <w:b/>
          <w:bCs/>
          <w:noProof/>
          <w:rtl/>
        </w:rPr>
        <w:t>שגיאה! הסימניה אינה מוגדרת.</w:t>
      </w:r>
      <w:r>
        <w:rPr>
          <w:noProof/>
        </w:rPr>
        <w:fldChar w:fldCharType="end"/>
      </w:r>
    </w:p>
    <w:p w14:paraId="0F0CFDEE" w14:textId="34EDFBE4"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color w:val="BF8F00" w:themeColor="accent4" w:themeShade="BF"/>
          <w:shd w:val="clear" w:color="auto" w:fill="F2F2F2" w:themeFill="background1" w:themeFillShade="F2"/>
          <w:rtl/>
        </w:rPr>
        <w:t>החליל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Toc155720551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00765C4C" w14:textId="77EE477A"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color w:val="AEAAAA" w:themeColor="background2" w:themeShade="BF"/>
          <w:shd w:val="clear" w:color="auto" w:fill="F2F2F2" w:themeFill="background1" w:themeFillShade="F2"/>
          <w:rtl/>
        </w:rPr>
        <w:t>פרק חמישי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Toc155720552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57BF7200" w14:textId="2658BCBE"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החליל</w:t>
      </w:r>
      <w:r w:rsidRPr="00F62F94">
        <w:rPr>
          <w:noProof/>
          <w:shd w:val="clear" w:color="auto" w:fill="F2F2F2" w:themeFill="background1" w:themeFillShade="F2"/>
          <w:rtl/>
        </w:rPr>
        <w:t xml:space="preserve"> חמשה וששה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Toc155720553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66855226" w14:textId="7C84051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החליל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Toc155720554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23AD738B" w14:textId="4F145631"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אבל שיר של שואבה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Toc155720555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50365903" w14:textId="375E9F6C" w:rsidR="00A740D0" w:rsidRDefault="00A740D0">
      <w:pPr>
        <w:pStyle w:val="TOC4"/>
        <w:tabs>
          <w:tab w:val="right" w:leader="dot" w:pos="3392"/>
        </w:tabs>
        <w:rPr>
          <w:rFonts w:cstheme="minorBidi"/>
          <w:noProof/>
          <w:szCs w:val="22"/>
          <w:rtl/>
          <w14:ligatures w14:val="standardContextual"/>
        </w:rPr>
      </w:pPr>
      <w:r w:rsidRPr="00F62F94">
        <w:rPr>
          <w:noProof/>
          <w:rtl/>
        </w:rPr>
        <w:t>נא.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Toc155720556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5001A6CC" w14:textId="35F6B0B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שירה בפה או בכלי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Toc155720557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6A68D0B9" w14:textId="5E88EDDE"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מי היו אוחזי כלי שיר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Toc155720558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521C49A2" w14:textId="7A05A317"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מחלוקת בשיר של שואבה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Toc155720559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2241B26E" w14:textId="7752931B" w:rsidR="00A740D0" w:rsidRDefault="00A740D0">
      <w:pPr>
        <w:pStyle w:val="TOC4"/>
        <w:tabs>
          <w:tab w:val="right" w:leader="dot" w:pos="3392"/>
        </w:tabs>
        <w:rPr>
          <w:rFonts w:cstheme="minorBidi"/>
          <w:noProof/>
          <w:szCs w:val="22"/>
          <w:rtl/>
          <w14:ligatures w14:val="standardContextual"/>
        </w:rPr>
      </w:pPr>
      <w:r w:rsidRPr="00F62F94">
        <w:rPr>
          <w:noProof/>
          <w:rtl/>
        </w:rPr>
        <w:t>נא:</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Toc155720560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4D66F2FD" w14:textId="48DC490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מי שלא ראה שמחת בית השואבה לא ראה שמחה מימיו,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Toc155720561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0184A343" w14:textId="336728D2"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 xml:space="preserve">על ט"ו מעלות היורדות מעזרת ישראל לעז"נ, - כנגד ט"ו שיר המעלות שבתהילים- עמדו ב' כהנים בשער העליון שיורד </w:t>
      </w:r>
      <w:r w:rsidRPr="00F62F94">
        <w:rPr>
          <w:noProof/>
          <w:rtl/>
        </w:rPr>
        <w:t xml:space="preserve">מעזרת ישראל לעז"נ וב' חצוצרות בידיהן, קרא הגבר - תקעו </w:t>
      </w:r>
      <w:r w:rsidRPr="00F62F94">
        <w:rPr>
          <w:noProof/>
          <w:spacing w:val="2"/>
          <w:rtl/>
        </w:rPr>
        <w:t>והריעו ותקעו וכן כשהגיעו למעלה עשירית, וכן כשהגיעו לעזרה,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Toc155720562 \h</w:instrText>
      </w:r>
      <w:r>
        <w:rPr>
          <w:noProof/>
          <w:rtl/>
        </w:rPr>
        <w:instrText xml:space="preserve"> </w:instrText>
      </w:r>
      <w:r>
        <w:rPr>
          <w:noProof/>
        </w:rPr>
      </w:r>
      <w:r>
        <w:rPr>
          <w:noProof/>
        </w:rPr>
        <w:fldChar w:fldCharType="separate"/>
      </w:r>
      <w:r w:rsidR="00AD7590">
        <w:rPr>
          <w:noProof/>
          <w:rtl/>
        </w:rPr>
        <w:t>14</w:t>
      </w:r>
      <w:r>
        <w:rPr>
          <w:noProof/>
        </w:rPr>
        <w:fldChar w:fldCharType="end"/>
      </w:r>
    </w:p>
    <w:p w14:paraId="58780287" w14:textId="66E18392"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תיקון גדול עשו שם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Toc155720563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0F05CFEF" w14:textId="20E40E44" w:rsidR="00A740D0" w:rsidRDefault="00A740D0">
      <w:pPr>
        <w:pStyle w:val="TOC4"/>
        <w:tabs>
          <w:tab w:val="right" w:leader="dot" w:pos="3392"/>
        </w:tabs>
        <w:rPr>
          <w:rFonts w:cstheme="minorBidi"/>
          <w:noProof/>
          <w:szCs w:val="22"/>
          <w:rtl/>
          <w14:ligatures w14:val="standardContextual"/>
        </w:rPr>
      </w:pPr>
      <w:r w:rsidRPr="00F62F94">
        <w:rPr>
          <w:noProof/>
          <w:rtl/>
        </w:rPr>
        <w:t>נב.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Toc155720564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6D06CF6D" w14:textId="7CE939A3"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הספד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Toc155720565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39506D01" w14:textId="4D9AC5B0"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שבעה שמות ליצה"ר,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Toc155720566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5D72821F" w14:textId="79D88ED0" w:rsidR="00A740D0" w:rsidRDefault="00A740D0">
      <w:pPr>
        <w:pStyle w:val="TOC4"/>
        <w:tabs>
          <w:tab w:val="right" w:leader="dot" w:pos="3392"/>
        </w:tabs>
        <w:rPr>
          <w:rFonts w:cstheme="minorBidi"/>
          <w:noProof/>
          <w:szCs w:val="22"/>
          <w:rtl/>
          <w14:ligatures w14:val="standardContextual"/>
        </w:rPr>
      </w:pPr>
      <w:r>
        <w:rPr>
          <w:noProof/>
          <w:rtl/>
        </w:rPr>
        <w:t>נב:</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Toc155720567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0CF6D966" w14:textId="0513BDC9"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שבעה רועים: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Toc155720568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74FED460" w14:textId="680A9B7C"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שמונה נסיכי אדם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Toc155720569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6F265B29" w14:textId="4F0021F7"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ד' סולמות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Toc155720570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2D843080" w14:textId="228D58D1"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וארבע פרחי כהונה ובידיהם ל' לוג,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Toc155720571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43457B09" w14:textId="2665631C" w:rsidR="00A740D0" w:rsidRDefault="00A740D0">
      <w:pPr>
        <w:pStyle w:val="TOC4"/>
        <w:tabs>
          <w:tab w:val="right" w:leader="dot" w:pos="3392"/>
        </w:tabs>
        <w:rPr>
          <w:rFonts w:cstheme="minorBidi"/>
          <w:noProof/>
          <w:szCs w:val="22"/>
          <w:rtl/>
          <w14:ligatures w14:val="standardContextual"/>
        </w:rPr>
      </w:pPr>
      <w:r w:rsidRPr="00F62F94">
        <w:rPr>
          <w:noProof/>
          <w:rtl/>
        </w:rPr>
        <w:t>נג.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Toc155720572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5B8DEE9F" w14:textId="500C9190"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ולא היתה חצר בירושלים שאינה מאירה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Toc155720573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6F08283E" w14:textId="60F64E4E"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חסידים ואנשי מעשה אומרים: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Toc155720574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26FCD49A" w14:textId="472A39B4"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כששמחו בבית השואבה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Toc155720575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4C74D802" w14:textId="745D59A3"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ט"ו מעלות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Toc155720576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398FAA2E" w14:textId="35564F72" w:rsidR="00A740D0" w:rsidRDefault="00A740D0">
      <w:pPr>
        <w:pStyle w:val="TOC4"/>
        <w:tabs>
          <w:tab w:val="right" w:leader="dot" w:pos="3392"/>
        </w:tabs>
        <w:rPr>
          <w:rFonts w:cstheme="minorBidi"/>
          <w:noProof/>
          <w:szCs w:val="22"/>
          <w:rtl/>
          <w14:ligatures w14:val="standardContextual"/>
        </w:rPr>
      </w:pPr>
      <w:r>
        <w:rPr>
          <w:noProof/>
          <w:rtl/>
        </w:rPr>
        <w:t>נג: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Toc155720577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57807E4D" w14:textId="6FCC91B0"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באו למעלה עשירית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Toc155720578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777A36C5" w14:textId="4E1FD1B0"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אחוריהם אל היכל 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Toc155720579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26942BDD" w14:textId="119AEA44"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כך אמרו: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Toc155720580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1D638059" w14:textId="1FAEA3BD"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ר''י היו שונין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Toc155720581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0D3F9F9E" w14:textId="7DED1B61"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אין פוחתין מכא' תקיעות במקדש ואין מוסיפין על מח',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Toc155720582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5CDB163C" w14:textId="1BEF7467"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בכל יום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Toc155720583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5BF0F195" w14:textId="68134E97"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בער"ש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Toc155720584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4570CFA6" w14:textId="67E48BCE"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ער"ש שבחג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Toc155720585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13DAEA13" w14:textId="7B2C0536"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מתני לא כר"י: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Toc155720586 \h</w:instrText>
      </w:r>
      <w:r>
        <w:rPr>
          <w:noProof/>
          <w:rtl/>
        </w:rPr>
        <w:instrText xml:space="preserve"> </w:instrText>
      </w:r>
      <w:r>
        <w:rPr>
          <w:noProof/>
        </w:rPr>
      </w:r>
      <w:r>
        <w:rPr>
          <w:noProof/>
        </w:rPr>
        <w:fldChar w:fldCharType="separate"/>
      </w:r>
      <w:r w:rsidR="00AD7590">
        <w:rPr>
          <w:noProof/>
          <w:rtl/>
        </w:rPr>
        <w:t>15</w:t>
      </w:r>
      <w:r>
        <w:rPr>
          <w:noProof/>
        </w:rPr>
        <w:fldChar w:fldCharType="end"/>
      </w:r>
    </w:p>
    <w:p w14:paraId="50529B6A" w14:textId="0435A9F8"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ע"ש שבתוך החג</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Toc155720587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0C211A69" w14:textId="63906841" w:rsidR="00A740D0" w:rsidRDefault="00A740D0">
      <w:pPr>
        <w:pStyle w:val="TOC4"/>
        <w:tabs>
          <w:tab w:val="right" w:leader="dot" w:pos="3392"/>
        </w:tabs>
        <w:rPr>
          <w:rFonts w:cstheme="minorBidi"/>
          <w:noProof/>
          <w:szCs w:val="22"/>
          <w:rtl/>
          <w14:ligatures w14:val="standardContextual"/>
        </w:rPr>
      </w:pPr>
      <w:r w:rsidRPr="00F62F94">
        <w:rPr>
          <w:noProof/>
          <w:rtl/>
        </w:rPr>
        <w:t>נד: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Toc155720588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6CFEED02" w14:textId="32E5DD43"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אין מוסיפין על מח'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Toc155720589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0AD74EC8" w14:textId="66F12318" w:rsidR="00A740D0" w:rsidRDefault="00A740D0">
      <w:pPr>
        <w:pStyle w:val="TOC4"/>
        <w:tabs>
          <w:tab w:val="right" w:leader="dot" w:pos="3392"/>
        </w:tabs>
        <w:rPr>
          <w:rFonts w:cstheme="minorBidi"/>
          <w:noProof/>
          <w:szCs w:val="22"/>
          <w:rtl/>
          <w14:ligatures w14:val="standardContextual"/>
        </w:rPr>
      </w:pPr>
      <w:r w:rsidRPr="00F62F94">
        <w:rPr>
          <w:noProof/>
          <w:rtl/>
        </w:rPr>
        <w:t>נה.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Toc155720590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00F5F540" w14:textId="5CB3D0C3" w:rsidR="00A740D0" w:rsidRDefault="00A740D0">
      <w:pPr>
        <w:pStyle w:val="TOC4"/>
        <w:tabs>
          <w:tab w:val="right" w:leader="dot" w:pos="3392"/>
        </w:tabs>
        <w:rPr>
          <w:rFonts w:cstheme="minorBidi"/>
          <w:noProof/>
          <w:szCs w:val="22"/>
          <w:rtl/>
          <w14:ligatures w14:val="standardContextual"/>
        </w:rPr>
      </w:pPr>
      <w:r w:rsidRPr="00F62F94">
        <w:rPr>
          <w:noProof/>
          <w:rtl/>
        </w:rPr>
        <w:t>נה: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Toc155720591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76CE3A44" w14:textId="715864B3"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יו"ט ראשון של חג י"ג פרים, אילים שנים ושעיר אחד,</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Toc155720592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609E2E60" w14:textId="3D171FD2"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בראשון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Toc155720593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2F65FF01" w14:textId="37734F65"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בשני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Toc155720594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76F492F1" w14:textId="3702EC6A"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בשלישי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Toc155720595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1FB60FA1" w14:textId="276C8F53"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ברביעי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Toc155720596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26825281" w14:textId="7A08877E" w:rsidR="00A740D0" w:rsidRDefault="00A740D0">
      <w:pPr>
        <w:pStyle w:val="TOC1"/>
        <w:tabs>
          <w:tab w:val="right" w:leader="dot" w:pos="3392"/>
        </w:tabs>
        <w:rPr>
          <w:rFonts w:eastAsiaTheme="minorEastAsia" w:cstheme="minorBidi"/>
          <w:noProof/>
          <w:kern w:val="2"/>
          <w:szCs w:val="22"/>
          <w:rtl/>
          <w14:ligatures w14:val="standardContextual"/>
        </w:rPr>
      </w:pPr>
      <w:r w:rsidRPr="00F62F94">
        <w:rPr>
          <w:noProof/>
          <w:shd w:val="clear" w:color="auto" w:fill="F2F2F2" w:themeFill="background1" w:themeFillShade="F2"/>
          <w:rtl/>
        </w:rPr>
        <w:t>בחמישי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Toc155720597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70A3EF7C" w14:textId="05567255"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בששי</w:t>
      </w:r>
      <w:r w:rsidRPr="00F62F94">
        <w:rPr>
          <w:noProof/>
          <w:spacing w:val="-6"/>
          <w:shd w:val="clear" w:color="auto" w:fill="F2F2F2" w:themeFill="background1" w:themeFillShade="F2"/>
          <w:rtl/>
        </w:rPr>
        <w:t xml:space="preserve"> </w:t>
      </w:r>
      <w:r>
        <w:rPr>
          <w:noProof/>
          <w:rtl/>
        </w:rPr>
        <w:t>אחד מקריב שנים,  והשאר א' א'. בשביעי</w:t>
      </w:r>
      <w:r w:rsidRPr="00F62F94">
        <w:rPr>
          <w:noProof/>
          <w:spacing w:val="-6"/>
          <w:shd w:val="clear" w:color="auto" w:fill="F2F2F2" w:themeFill="background1" w:themeFillShade="F2"/>
          <w:rtl/>
        </w:rPr>
        <w:t xml:space="preserve"> </w:t>
      </w:r>
      <w:r>
        <w:rPr>
          <w:noProof/>
          <w:rtl/>
        </w:rPr>
        <w:t>כולן שוין</w:t>
      </w:r>
      <w:r w:rsidRPr="00F62F94">
        <w:rPr>
          <w:noProof/>
          <w:spacing w:val="-4"/>
          <w:rtl/>
        </w:rPr>
        <w:t>.</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Toc155720598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5C2752F8" w14:textId="4DC7A6C9"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בשמיני חזרו לפייס כברגלים. אמרו מי שהקריב פרים היום לא יקריב למחר, אלא חוזרין חלילה.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Toc155720599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6BA6D5B9" w14:textId="2E86F976"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בשמיני חזרו לפיס:</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Toc155720600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7A620E0B" w14:textId="72045D02" w:rsidR="00A740D0" w:rsidRDefault="00A740D0">
      <w:pPr>
        <w:pStyle w:val="TOC3"/>
        <w:tabs>
          <w:tab w:val="right" w:leader="dot" w:pos="3392"/>
        </w:tabs>
        <w:rPr>
          <w:rFonts w:eastAsiaTheme="minorEastAsia" w:cstheme="minorBidi"/>
          <w:bCs w:val="0"/>
          <w:noProof/>
          <w:kern w:val="2"/>
          <w:szCs w:val="22"/>
          <w:rtl/>
          <w14:ligatures w14:val="standardContextual"/>
        </w:rPr>
      </w:pPr>
      <w:r>
        <w:rPr>
          <w:noProof/>
          <w:rtl/>
        </w:rPr>
        <w:t>ע' פרים כנגד ע' אומות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Toc155720601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1EC1B54F" w14:textId="0A2C5429"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ג' פרקים בשנה: כל המשמרות שוות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Toc155720602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08554E2D" w14:textId="1DD2F156"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משמר שזמנו קבוע מקריב תמידין נדרים ונדבות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Toc155720603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4BA4C9D9" w14:textId="36832D29"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אמורי הרגלים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Toc155720604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0BE057D6" w14:textId="7B5974B3" w:rsidR="00A740D0" w:rsidRDefault="00A740D0">
      <w:pPr>
        <w:pStyle w:val="TOC4"/>
        <w:tabs>
          <w:tab w:val="right" w:leader="dot" w:pos="3392"/>
        </w:tabs>
        <w:rPr>
          <w:rFonts w:cstheme="minorBidi"/>
          <w:noProof/>
          <w:szCs w:val="22"/>
          <w:rtl/>
          <w14:ligatures w14:val="standardContextual"/>
        </w:rPr>
      </w:pPr>
      <w:r w:rsidRPr="00F62F94">
        <w:rPr>
          <w:noProof/>
          <w:rtl/>
        </w:rPr>
        <w:t>נו.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Toc155720605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38966397" w14:textId="4E8C291D"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כל משמרות שוות בחילוק לח"הפ.</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Toc155720606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7C777031" w14:textId="3AE6B1BF"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ושאר קרבנות צבור: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Toc155720607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0D180DED" w14:textId="3EDC3CE6"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יו"ט הסמוך לשבת</w:t>
      </w:r>
      <w:r w:rsidRPr="00F62F94">
        <w:rPr>
          <w:noProof/>
          <w:shd w:val="clear" w:color="auto" w:fill="F2F2F2" w:themeFill="background1" w:themeFillShade="F2"/>
          <w:rtl/>
        </w:rPr>
        <w:t xml:space="preserve"> בין לפניה ובין לאחריה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Toc155720608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6EDAF5F7" w14:textId="3907F7AC"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חל יום אחד להפסיק בינתים,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Toc155720609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611AFFC3" w14:textId="26FE7F7F"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הנכנסין חולקין בצפון והיוצאין בדרום.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Toc155720610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63D2BF91" w14:textId="716BEE64" w:rsidR="00A740D0" w:rsidRDefault="00A740D0">
      <w:pPr>
        <w:pStyle w:val="TOC1"/>
        <w:tabs>
          <w:tab w:val="right" w:leader="dot" w:pos="3392"/>
        </w:tabs>
        <w:rPr>
          <w:rFonts w:eastAsiaTheme="minorEastAsia" w:cstheme="minorBidi"/>
          <w:noProof/>
          <w:kern w:val="2"/>
          <w:szCs w:val="22"/>
          <w:rtl/>
          <w14:ligatures w14:val="standardContextual"/>
        </w:rPr>
      </w:pPr>
      <w:r>
        <w:rPr>
          <w:noProof/>
          <w:rtl/>
        </w:rPr>
        <w:t>בילגה לעולם בדרום, וטבעתה קבועה, וחלונה סתומה.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Toc155720611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270C14D0" w14:textId="6AB476BD" w:rsidR="00A740D0" w:rsidRDefault="00A740D0">
      <w:pPr>
        <w:pStyle w:val="TOC4"/>
        <w:tabs>
          <w:tab w:val="right" w:leader="dot" w:pos="3392"/>
        </w:tabs>
        <w:rPr>
          <w:rFonts w:cstheme="minorBidi"/>
          <w:noProof/>
          <w:szCs w:val="22"/>
          <w:rtl/>
          <w14:ligatures w14:val="standardContextual"/>
        </w:rPr>
      </w:pPr>
      <w:r w:rsidRPr="00F62F94">
        <w:rPr>
          <w:noProof/>
          <w:rtl/>
        </w:rPr>
        <w:t>נו: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Toc155720612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15874210" w14:textId="26961232"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לפניה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Toc155720613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00FE12C5" w14:textId="76A5AB53"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לאחריה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Toc155720614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2E22B076" w14:textId="43DAA3F2"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לר"י: דנכנס נוטל שבע</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Toc155720615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03D86EBF" w14:textId="125EF829"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הנכנסין חולקין בצפון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Toc155720616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211D4621" w14:textId="51F6784A" w:rsidR="00A740D0" w:rsidRDefault="00A740D0">
      <w:pPr>
        <w:pStyle w:val="TOC2"/>
        <w:tabs>
          <w:tab w:val="right" w:leader="dot" w:pos="3392"/>
        </w:tabs>
        <w:rPr>
          <w:rFonts w:eastAsiaTheme="minorEastAsia" w:cstheme="minorBidi"/>
          <w:noProof/>
          <w:kern w:val="2"/>
          <w:szCs w:val="22"/>
          <w:rtl/>
          <w14:ligatures w14:val="standardContextual"/>
        </w:rPr>
      </w:pPr>
      <w:r>
        <w:rPr>
          <w:noProof/>
          <w:rtl/>
        </w:rPr>
        <w:t>והיוצאין בדרום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Toc155720617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7B182CAD" w14:textId="5C8AF0DD" w:rsidR="00A740D0" w:rsidRDefault="00A740D0">
      <w:pPr>
        <w:pStyle w:val="TOC2"/>
        <w:tabs>
          <w:tab w:val="right" w:leader="dot" w:pos="3392"/>
        </w:tabs>
        <w:rPr>
          <w:rFonts w:eastAsiaTheme="minorEastAsia" w:cstheme="minorBidi"/>
          <w:noProof/>
          <w:kern w:val="2"/>
          <w:szCs w:val="22"/>
          <w:rtl/>
          <w14:ligatures w14:val="standardContextual"/>
        </w:rPr>
      </w:pPr>
      <w:r w:rsidRPr="00F62F94">
        <w:rPr>
          <w:noProof/>
          <w:rtl/>
        </w:rPr>
        <w:t>בילגה לעולם בדרום.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Toc155720618 \h</w:instrText>
      </w:r>
      <w:r>
        <w:rPr>
          <w:noProof/>
          <w:rtl/>
        </w:rPr>
        <w:instrText xml:space="preserve"> </w:instrText>
      </w:r>
      <w:r>
        <w:rPr>
          <w:noProof/>
        </w:rPr>
      </w:r>
      <w:r>
        <w:rPr>
          <w:noProof/>
        </w:rPr>
        <w:fldChar w:fldCharType="separate"/>
      </w:r>
      <w:r w:rsidR="00AD7590">
        <w:rPr>
          <w:noProof/>
          <w:rtl/>
        </w:rPr>
        <w:t>16</w:t>
      </w:r>
      <w:r>
        <w:rPr>
          <w:noProof/>
        </w:rPr>
        <w:fldChar w:fldCharType="end"/>
      </w:r>
    </w:p>
    <w:p w14:paraId="30F9D0F6" w14:textId="6976D262" w:rsidR="00520989" w:rsidRPr="00D823CD" w:rsidRDefault="00A740D0" w:rsidP="00520989">
      <w:pPr>
        <w:pStyle w:val="affd"/>
        <w:jc w:val="center"/>
        <w:rPr>
          <w:del w:id="9109" w:author="הגהת סוכה" w:date="2026-09-27T12:23:34Z"/>
          <w:rFonts w:ascii="BA TM • Vilna Extra-Bold" w:hAnsi="BA TM • Vilna Extra-Bold" w:cs="BA TM • Vilna Extra-Bold"/>
          <w:color w:val="AEAAAA" w:themeColor="background2" w:themeShade="BF"/>
          <w:spacing w:val="4"/>
          <w:sz w:val="26"/>
          <w:szCs w:val="22"/>
        </w:rPr>
      </w:pPr>
      <w:r>
        <w:rPr>
          <w:rFonts w:ascii="BA TM • Vilna Extra-Bold" w:hAnsi="BA TM • Vilna Extra-Bold" w:cs="BA TM • Vilna Extra-Bold"/>
          <w:color w:val="AEAAAA" w:themeColor="background2" w:themeShade="BF"/>
          <w:spacing w:val="4"/>
          <w:sz w:val="26"/>
          <w:szCs w:val="22"/>
          <w:rtl/>
        </w:rPr>
        <w:fldChar w:fldCharType="end"/>
      </w:r>
    </w:p>
    <w:sectPr w:rsidR="00520989" w:rsidRPr="00D823CD" w:rsidSect="009D377E">
      <w:type w:val="continuous"/>
      <w:pgSz w:w="9639" w:h="14742" w:code="138"/>
      <w:pgMar w:top="567" w:right="1134" w:bottom="284" w:left="567" w:header="283" w:footer="113" w:gutter="0"/>
      <w:cols w:num="2" w:space="113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23D6A" w14:textId="77777777" w:rsidR="006D2617" w:rsidRDefault="006D2617" w:rsidP="005C6729">
      <w:pPr>
        <w:spacing w:line="240" w:lineRule="auto"/>
      </w:pPr>
      <w:r>
        <w:separator/>
      </w:r>
    </w:p>
  </w:endnote>
  <w:endnote w:type="continuationSeparator" w:id="0">
    <w:p w14:paraId="11A23AF2" w14:textId="77777777" w:rsidR="006D2617" w:rsidRDefault="006D2617" w:rsidP="005C67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 Franknatan Decor">
    <w:altName w:val="Times New Roman"/>
    <w:charset w:val="00"/>
    <w:family w:val="roman"/>
    <w:pitch w:val="variable"/>
    <w:sig w:usb0="00000803" w:usb1="5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 Esthetic Bold">
    <w:panose1 w:val="02020503050405020304"/>
    <w:charset w:val="00"/>
    <w:family w:val="roman"/>
    <w:notTrueType/>
    <w:pitch w:val="variable"/>
    <w:sig w:usb0="80000823" w:usb1="50002002" w:usb2="00000020" w:usb3="00000000" w:csb0="00000021" w:csb1="00000000"/>
  </w:font>
  <w:font w:name="BA Esthetic Light">
    <w:panose1 w:val="02020803050405020304"/>
    <w:charset w:val="00"/>
    <w:family w:val="roman"/>
    <w:pitch w:val="variable"/>
    <w:sig w:usb0="00000803" w:usb1="5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BA Fontov Regular">
    <w:altName w:val="Times New Roman"/>
    <w:charset w:val="00"/>
    <w:family w:val="roman"/>
    <w:pitch w:val="variable"/>
    <w:sig w:usb0="00000803" w:usb1="50000000"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BA TM • Vilna Extra-Bold">
    <w:panose1 w:val="02000500000000000000"/>
    <w:charset w:val="00"/>
    <w:family w:val="modern"/>
    <w:notTrueType/>
    <w:pitch w:val="variable"/>
    <w:sig w:usb0="80000803" w:usb1="5000E00A"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Vilna Regular">
    <w:panose1 w:val="02020803050405020304"/>
    <w:charset w:val="00"/>
    <w:family w:val="roman"/>
    <w:pitch w:val="variable"/>
    <w:sig w:usb0="00000803" w:usb1="50000000"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BAMesubin-Regular">
    <w:altName w:val="Times New Roman"/>
    <w:panose1 w:val="00000000000000000000"/>
    <w:charset w:val="00"/>
    <w:family w:val="roman"/>
    <w:notTrueType/>
    <w:pitch w:val="default"/>
  </w:font>
  <w:font w:name="BAHaYetzira-Regular">
    <w:altName w:val="Cambria"/>
    <w:panose1 w:val="00000000000000000000"/>
    <w:charset w:val="00"/>
    <w:family w:val="roman"/>
    <w:notTrueType/>
    <w:pitch w:val="default"/>
  </w:font>
  <w:font w:name="BAPlatforma-Light">
    <w:altName w:val="Times New Roman"/>
    <w:panose1 w:val="00000000000000000000"/>
    <w:charset w:val="00"/>
    <w:family w:val="roman"/>
    <w:notTrueType/>
    <w:pitch w:val="default"/>
  </w:font>
  <w:font w:name="BAHacorech-Bold">
    <w:altName w:val="Times New Roman"/>
    <w:panose1 w:val="00000000000000000000"/>
    <w:charset w:val="00"/>
    <w:family w:val="roman"/>
    <w:notTrueType/>
    <w:pitch w:val="default"/>
  </w:font>
  <w:font w:name="BAMesubin-Decor">
    <w:altName w:val="Times New Roman"/>
    <w:panose1 w:val="00000000000000000000"/>
    <w:charset w:val="00"/>
    <w:family w:val="roman"/>
    <w:notTrueType/>
    <w:pitch w:val="default"/>
  </w:font>
  <w:font w:name="BA Esthetic Regular">
    <w:panose1 w:val="02020803050405020304"/>
    <w:charset w:val="00"/>
    <w:family w:val="roman"/>
    <w:pitch w:val="variable"/>
    <w:sig w:usb0="00000803" w:usb1="50000000" w:usb2="00000000" w:usb3="00000000" w:csb0="00000021" w:csb1="00000000"/>
  </w:font>
  <w:font w:name="Guttman Vilna">
    <w:panose1 w:val="02010401010101010101"/>
    <w:charset w:val="B1"/>
    <w:family w:val="auto"/>
    <w:pitch w:val="variable"/>
    <w:sig w:usb0="00000801" w:usb1="40000000" w:usb2="00000000" w:usb3="00000000" w:csb0="00000020" w:csb1="00000000"/>
  </w:font>
  <w:font w:name="BA חניכי הישיבות">
    <w:panose1 w:val="02020803050405020304"/>
    <w:charset w:val="00"/>
    <w:family w:val="roman"/>
    <w:pitch w:val="variable"/>
    <w:sig w:usb0="80000823" w:usb1="50002042" w:usb2="00000000" w:usb3="00000000" w:csb0="00000021" w:csb1="00000000"/>
  </w:font>
  <w:font w:name="Fb Fontext">
    <w:altName w:val="Times New Roman"/>
    <w:charset w:val="00"/>
    <w:family w:val="roman"/>
    <w:pitch w:val="variable"/>
    <w:sig w:usb0="80000827" w:usb1="5000004A" w:usb2="00000000" w:usb3="00000000" w:csb0="00000021" w:csb1="00000000"/>
  </w:font>
  <w:font w:name="Wingdings 2">
    <w:panose1 w:val="05020102010507070707"/>
    <w:charset w:val="02"/>
    <w:family w:val="roman"/>
    <w:pitch w:val="variable"/>
    <w:sig w:usb0="00000000" w:usb1="10000000" w:usb2="00000000" w:usb3="00000000" w:csb0="80000000" w:csb1="00000000"/>
  </w:font>
  <w:font w:name="BA Haketer Regular">
    <w:altName w:val="Times New Roman"/>
    <w:charset w:val="00"/>
    <w:family w:val="roman"/>
    <w:pitch w:val="variable"/>
    <w:sig w:usb0="00000803" w:usb1="5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B1FB" w14:textId="77777777" w:rsidR="006D2617" w:rsidRDefault="006D2617" w:rsidP="005C6729">
      <w:pPr>
        <w:spacing w:line="240" w:lineRule="auto"/>
      </w:pPr>
      <w:r>
        <w:separator/>
      </w:r>
    </w:p>
  </w:footnote>
  <w:footnote w:type="continuationSeparator" w:id="0">
    <w:p w14:paraId="615D05E2" w14:textId="77777777" w:rsidR="006D2617" w:rsidRDefault="006D2617" w:rsidP="005C67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B9AA" w14:textId="68CBF07C" w:rsidR="00E31CFA" w:rsidRPr="001C39C7" w:rsidRDefault="00E31CFA" w:rsidP="00FA6DE5">
    <w:pPr>
      <w:spacing w:after="120"/>
      <w:jc w:val="center"/>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מעודכן"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כ.</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סוכה שהיא גבוהה</w:t>
    </w:r>
    <w:r>
      <w:rPr>
        <w:rFonts w:ascii="BA TM • Vilna Extra-Bold" w:hAnsi="BA TM • Vilna Extra-Bold" w:cs="BA TM • Vilna Extra-Bold"/>
        <w:b/>
        <w:bCs/>
        <w:spacing w:val="4"/>
        <w:sz w:val="36"/>
        <w:szCs w:val="22"/>
        <w:rtl/>
      </w:rPr>
      <w:fldChar w:fldCharType="end"/>
    </w:r>
    <w:r w:rsidR="00502C19">
      <w:rPr>
        <w:rFonts w:ascii="BA TM • Vilna Extra-Bold" w:hAnsi="BA TM • Vilna Extra-Bold" w:cs="BA TM • Vilna Extra-Bold"/>
        <w:b/>
        <w:bCs/>
        <w:spacing w:val="4"/>
        <w:sz w:val="36"/>
        <w:szCs w:val="22"/>
        <w:rtl/>
      </w:rPr>
      <w:tab/>
    </w:r>
    <w:r w:rsidR="00502C19">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פרק ראשון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sidR="00102AEE">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hint="cs"/>
        <w:b/>
        <w:bCs/>
        <w:noProof/>
        <w:spacing w:val="4"/>
        <w:sz w:val="36"/>
        <w:szCs w:val="22"/>
        <w:rtl/>
      </w:rPr>
      <w:t>שגיאה! לא נמצא במסמך טקסט בסגנון שצוין.</w:t>
    </w:r>
    <w:r>
      <w:rPr>
        <w:rFonts w:ascii="BA TM • Vilna Extra-Bold" w:hAnsi="BA TM • Vilna Extra-Bold" w:cs="BA TM • Vilna Extra-Bold"/>
        <w:b/>
        <w:bCs/>
        <w:spacing w:val="4"/>
        <w:sz w:val="36"/>
        <w:szCs w:val="22"/>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FC8C" w14:textId="7FB1CEAC" w:rsidR="00102AEE" w:rsidRPr="006A42E2" w:rsidRDefault="002E633F" w:rsidP="007300C6">
    <w:pPr>
      <w:spacing w:after="120"/>
      <w:jc w:val="center"/>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סוכה שהיא גבוהה</w:t>
    </w:r>
    <w:r>
      <w:rPr>
        <w:rFonts w:ascii="BA TM • Vilna Extra-Bold" w:hAnsi="BA TM • Vilna Extra-Bold" w:cs="BA TM • Vilna Extra-Bold"/>
        <w:b/>
        <w:bCs/>
        <w:spacing w:val="4"/>
        <w:sz w:val="36"/>
        <w:szCs w:val="22"/>
        <w:rtl/>
      </w:rPr>
      <w:fldChar w:fldCharType="end"/>
    </w:r>
    <w:r w:rsidR="00502C19">
      <w:rPr>
        <w:rFonts w:ascii="BA TM • Vilna Extra-Bold" w:hAnsi="BA TM • Vilna Extra-Bold" w:cs="BA TM • Vilna Extra-Bold"/>
        <w:b/>
        <w:bCs/>
        <w:spacing w:val="4"/>
        <w:sz w:val="36"/>
        <w:szCs w:val="22"/>
        <w:rtl/>
      </w:rPr>
      <w:tab/>
    </w:r>
    <w:r w:rsidR="00502C19">
      <w:rPr>
        <w:rFonts w:ascii="BA TM • Vilna Extra-Bold" w:hAnsi="BA TM • Vilna Extra-Bold" w:cs="BA TM • Vilna Extra-Bold"/>
        <w:b/>
        <w:bCs/>
        <w:spacing w:val="4"/>
        <w:sz w:val="36"/>
        <w:szCs w:val="22"/>
        <w:rtl/>
      </w:rPr>
      <w:tab/>
    </w:r>
    <w:r w:rsidR="00502C19">
      <w:rPr>
        <w:rFonts w:ascii="BA TM • Vilna Extra-Bold" w:hAnsi="BA TM • Vilna Extra-Bold" w:cs="BA TM • Vilna Extra-Bold"/>
        <w:b/>
        <w:bCs/>
        <w:spacing w:val="4"/>
        <w:sz w:val="36"/>
        <w:szCs w:val="22"/>
        <w:rtl/>
      </w:rPr>
      <w:tab/>
    </w:r>
    <w:r w:rsidR="00502C19">
      <w:rPr>
        <w:rFonts w:ascii="BA TM • Vilna Extra-Bold" w:hAnsi="BA TM • Vilna Extra-Bold" w:cs="BA TM • Vilna Extra-Bold"/>
        <w:b/>
        <w:bCs/>
        <w:spacing w:val="4"/>
        <w:sz w:val="36"/>
        <w:szCs w:val="22"/>
        <w:rtl/>
      </w:rPr>
      <w:tab/>
    </w:r>
    <w:r w:rsidR="00502C19">
      <w:rPr>
        <w:rFonts w:ascii="BA TM • Vilna Extra-Bold" w:hAnsi="BA TM • Vilna Extra-Bold" w:cs="BA TM • Vilna Extra-Bold"/>
        <w:b/>
        <w:bCs/>
        <w:spacing w:val="4"/>
        <w:sz w:val="36"/>
        <w:szCs w:val="22"/>
        <w:rtl/>
      </w:rPr>
      <w:tab/>
    </w:r>
    <w:r w:rsidR="00502C19">
      <w:rPr>
        <w:rFonts w:ascii="BA TM • Vilna Extra-Bold" w:hAnsi="BA TM • Vilna Extra-Bold" w:cs="BA TM • Vilna Extra-Bold"/>
        <w:b/>
        <w:bCs/>
        <w:spacing w:val="4"/>
        <w:sz w:val="36"/>
        <w:szCs w:val="22"/>
        <w:rtl/>
      </w:rPr>
      <w:tab/>
    </w:r>
    <w:r w:rsidR="00102AEE">
      <w:rPr>
        <w:rFonts w:ascii="BA TM • Vilna Extra-Bold" w:hAnsi="BA TM • Vilna Extra-Bold" w:cs="BA TM • Vilna Extra-Bold"/>
        <w:b/>
        <w:bCs/>
        <w:spacing w:val="4"/>
        <w:sz w:val="36"/>
        <w:szCs w:val="22"/>
        <w:rtl/>
      </w:rPr>
      <w:fldChar w:fldCharType="begin"/>
    </w:r>
    <w:r w:rsidR="00102AEE">
      <w:rPr>
        <w:rFonts w:ascii="BA TM • Vilna Extra-Bold" w:hAnsi="BA TM • Vilna Extra-Bold" w:cs="BA TM • Vilna Extra-Bold"/>
        <w:b/>
        <w:bCs/>
        <w:spacing w:val="4"/>
        <w:sz w:val="36"/>
        <w:szCs w:val="22"/>
        <w:rtl/>
      </w:rPr>
      <w:instrText xml:space="preserve"> </w:instrText>
    </w:r>
    <w:r w:rsidR="00102AEE">
      <w:rPr>
        <w:rFonts w:ascii="BA TM • Vilna Extra-Bold" w:hAnsi="BA TM • Vilna Extra-Bold" w:cs="BA TM • Vilna Extra-Bold"/>
        <w:b/>
        <w:bCs/>
        <w:spacing w:val="4"/>
        <w:sz w:val="36"/>
        <w:szCs w:val="22"/>
      </w:rPr>
      <w:instrText>STYLEREF</w:instrText>
    </w:r>
    <w:r w:rsidR="00102AEE">
      <w:rPr>
        <w:rFonts w:ascii="BA TM • Vilna Extra-Bold" w:hAnsi="BA TM • Vilna Extra-Bold" w:cs="BA TM • Vilna Extra-Bold"/>
        <w:b/>
        <w:bCs/>
        <w:spacing w:val="4"/>
        <w:sz w:val="36"/>
        <w:szCs w:val="22"/>
        <w:rtl/>
      </w:rPr>
      <w:instrText xml:space="preserve">  פרק  \* </w:instrText>
    </w:r>
    <w:r w:rsidR="00102AEE">
      <w:rPr>
        <w:rFonts w:ascii="BA TM • Vilna Extra-Bold" w:hAnsi="BA TM • Vilna Extra-Bold" w:cs="BA TM • Vilna Extra-Bold"/>
        <w:b/>
        <w:bCs/>
        <w:spacing w:val="4"/>
        <w:sz w:val="36"/>
        <w:szCs w:val="22"/>
      </w:rPr>
      <w:instrText>MERGEFORMAT</w:instrText>
    </w:r>
    <w:r w:rsidR="00102AEE">
      <w:rPr>
        <w:rFonts w:ascii="BA TM • Vilna Extra-Bold" w:hAnsi="BA TM • Vilna Extra-Bold" w:cs="BA TM • Vilna Extra-Bold"/>
        <w:b/>
        <w:bCs/>
        <w:spacing w:val="4"/>
        <w:sz w:val="36"/>
        <w:szCs w:val="22"/>
        <w:rtl/>
      </w:rPr>
      <w:instrText xml:space="preserve"> </w:instrText>
    </w:r>
    <w:r w:rsidR="00102AEE">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פרק ראשון</w:t>
    </w:r>
    <w:r w:rsidR="00102AEE">
      <w:rPr>
        <w:rFonts w:ascii="BA TM • Vilna Extra-Bold" w:hAnsi="BA TM • Vilna Extra-Bold" w:cs="BA TM • Vilna Extra-Bold"/>
        <w:b/>
        <w:bCs/>
        <w:spacing w:val="4"/>
        <w:sz w:val="36"/>
        <w:szCs w:val="22"/>
        <w:rtl/>
      </w:rPr>
      <w:fldChar w:fldCharType="end"/>
    </w:r>
    <w:r w:rsidR="00102AEE">
      <w:rPr>
        <w:rFonts w:ascii="BA TM • Vilna Extra-Bold" w:hAnsi="BA TM • Vilna Extra-Bold" w:cs="BA TM • Vilna Extra-Bold"/>
        <w:b/>
        <w:bCs/>
        <w:spacing w:val="4"/>
        <w:sz w:val="36"/>
        <w:szCs w:val="22"/>
        <w:rtl/>
      </w:rPr>
      <w:tab/>
    </w:r>
    <w:r w:rsidR="00102AEE">
      <w:rPr>
        <w:rFonts w:ascii="BA TM • Vilna Extra-Bold" w:hAnsi="BA TM • Vilna Extra-Bold" w:cs="BA TM • Vilna Extra-Bold"/>
        <w:b/>
        <w:bCs/>
        <w:spacing w:val="4"/>
        <w:sz w:val="36"/>
        <w:szCs w:val="22"/>
        <w:rtl/>
      </w:rPr>
      <w:tab/>
    </w:r>
    <w:r w:rsidR="00102AEE">
      <w:rPr>
        <w:rFonts w:ascii="BA TM • Vilna Extra-Bold" w:hAnsi="BA TM • Vilna Extra-Bold" w:cs="BA TM • Vilna Extra-Bold"/>
        <w:b/>
        <w:bCs/>
        <w:spacing w:val="4"/>
        <w:sz w:val="36"/>
        <w:szCs w:val="22"/>
        <w:rtl/>
      </w:rPr>
      <w:fldChar w:fldCharType="begin"/>
    </w:r>
    <w:r w:rsidR="00102AEE">
      <w:rPr>
        <w:rFonts w:ascii="BA TM • Vilna Extra-Bold" w:hAnsi="BA TM • Vilna Extra-Bold" w:cs="BA TM • Vilna Extra-Bold"/>
        <w:b/>
        <w:bCs/>
        <w:spacing w:val="4"/>
        <w:sz w:val="36"/>
        <w:szCs w:val="22"/>
        <w:rtl/>
      </w:rPr>
      <w:instrText xml:space="preserve"> </w:instrText>
    </w:r>
    <w:r w:rsidR="00102AEE">
      <w:rPr>
        <w:rFonts w:ascii="BA TM • Vilna Extra-Bold" w:hAnsi="BA TM • Vilna Extra-Bold" w:cs="BA TM • Vilna Extra-Bold"/>
        <w:b/>
        <w:bCs/>
        <w:spacing w:val="4"/>
        <w:sz w:val="36"/>
        <w:szCs w:val="22"/>
      </w:rPr>
      <w:instrText>STYLEREF</w:instrText>
    </w:r>
    <w:r w:rsidR="00102AEE">
      <w:rPr>
        <w:rFonts w:ascii="BA TM • Vilna Extra-Bold" w:hAnsi="BA TM • Vilna Extra-Bold" w:cs="BA TM • Vilna Extra-Bold"/>
        <w:b/>
        <w:bCs/>
        <w:spacing w:val="4"/>
        <w:sz w:val="36"/>
        <w:szCs w:val="22"/>
        <w:rtl/>
      </w:rPr>
      <w:instrText xml:space="preserve">  מסכת  \* </w:instrText>
    </w:r>
    <w:r w:rsidR="00102AEE">
      <w:rPr>
        <w:rFonts w:ascii="BA TM • Vilna Extra-Bold" w:hAnsi="BA TM • Vilna Extra-Bold" w:cs="BA TM • Vilna Extra-Bold"/>
        <w:b/>
        <w:bCs/>
        <w:spacing w:val="4"/>
        <w:sz w:val="36"/>
        <w:szCs w:val="22"/>
      </w:rPr>
      <w:instrText>MERGEFORMAT</w:instrText>
    </w:r>
    <w:r w:rsidR="00102AEE">
      <w:rPr>
        <w:rFonts w:ascii="BA TM • Vilna Extra-Bold" w:hAnsi="BA TM • Vilna Extra-Bold" w:cs="BA TM • Vilna Extra-Bold"/>
        <w:b/>
        <w:bCs/>
        <w:spacing w:val="4"/>
        <w:sz w:val="36"/>
        <w:szCs w:val="22"/>
        <w:rtl/>
      </w:rPr>
      <w:instrText xml:space="preserve"> </w:instrText>
    </w:r>
    <w:r w:rsidR="00102AEE">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hint="cs"/>
        <w:noProof/>
        <w:spacing w:val="4"/>
        <w:sz w:val="36"/>
        <w:szCs w:val="22"/>
        <w:rtl/>
      </w:rPr>
      <w:t>שגיאה! לא נמצא במסמך טקסט בסגנון שצוין.</w:t>
    </w:r>
    <w:r w:rsidR="00102AEE">
      <w:rPr>
        <w:rFonts w:ascii="BA TM • Vilna Extra-Bold" w:hAnsi="BA TM • Vilna Extra-Bold" w:cs="BA TM • Vilna Extra-Bold"/>
        <w:b/>
        <w:bCs/>
        <w:spacing w:val="4"/>
        <w:sz w:val="36"/>
        <w:szCs w:val="22"/>
        <w:rtl/>
      </w:rPr>
      <w:fldChar w:fldCharType="end"/>
    </w:r>
    <w:r w:rsidR="00992E6F">
      <w:rPr>
        <w:rFonts w:ascii="BA TM • Vilna Extra-Bold" w:hAnsi="BA TM • Vilna Extra-Bold" w:cs="BA TM • Vilna Extra-Bold"/>
        <w:b/>
        <w:bCs/>
        <w:spacing w:val="4"/>
        <w:sz w:val="36"/>
        <w:szCs w:val="22"/>
        <w:rtl/>
      </w:rPr>
      <w:tab/>
    </w:r>
    <w:r w:rsidR="00992E6F">
      <w:rPr>
        <w:rFonts w:ascii="BA TM • Vilna Extra-Bold" w:hAnsi="BA TM • Vilna Extra-Bold" w:cs="BA TM • Vilna Extra-Bold"/>
        <w:b/>
        <w:bCs/>
        <w:spacing w:val="4"/>
        <w:sz w:val="36"/>
        <w:szCs w:val="22"/>
        <w:rtl/>
      </w:rPr>
      <w:tab/>
    </w:r>
    <w:r w:rsidR="00992E6F">
      <w:rPr>
        <w:rFonts w:ascii="BA TM • Vilna Extra-Bold" w:hAnsi="BA TM • Vilna Extra-Bold" w:cs="BA TM • Vilna Extra-Bold"/>
        <w:b/>
        <w:bCs/>
        <w:spacing w:val="4"/>
        <w:sz w:val="36"/>
        <w:szCs w:val="22"/>
        <w:rtl/>
      </w:rPr>
      <w:tab/>
    </w:r>
    <w:r w:rsidR="00102AEE">
      <w:rPr>
        <w:rFonts w:ascii="BA TM • Vilna Extra-Bold" w:hAnsi="BA TM • Vilna Extra-Bold" w:cs="BA TM • Vilna Extra-Bold"/>
        <w:b/>
        <w:bCs/>
        <w:spacing w:val="4"/>
        <w:sz w:val="36"/>
        <w:szCs w:val="22"/>
        <w:rtl/>
      </w:rPr>
      <w:tab/>
    </w:r>
    <w:r w:rsidR="00102AEE">
      <w:rPr>
        <w:rFonts w:ascii="BA TM • Vilna Extra-Bold" w:hAnsi="BA TM • Vilna Extra-Bold" w:cs="BA TM • Vilna Extra-Bold"/>
        <w:b/>
        <w:bCs/>
        <w:spacing w:val="4"/>
        <w:sz w:val="36"/>
        <w:szCs w:val="22"/>
        <w:rtl/>
      </w:rPr>
      <w:fldChar w:fldCharType="begin"/>
    </w:r>
    <w:r w:rsidR="00102AEE">
      <w:rPr>
        <w:rFonts w:ascii="BA TM • Vilna Extra-Bold" w:hAnsi="BA TM • Vilna Extra-Bold" w:cs="BA TM • Vilna Extra-Bold"/>
        <w:b/>
        <w:bCs/>
        <w:spacing w:val="4"/>
        <w:sz w:val="36"/>
        <w:szCs w:val="22"/>
        <w:rtl/>
      </w:rPr>
      <w:instrText xml:space="preserve"> </w:instrText>
    </w:r>
    <w:r w:rsidR="00102AEE">
      <w:rPr>
        <w:rFonts w:ascii="BA TM • Vilna Extra-Bold" w:hAnsi="BA TM • Vilna Extra-Bold" w:cs="BA TM • Vilna Extra-Bold"/>
        <w:b/>
        <w:bCs/>
        <w:spacing w:val="4"/>
        <w:sz w:val="36"/>
        <w:szCs w:val="22"/>
      </w:rPr>
      <w:instrText>STYLEREF</w:instrText>
    </w:r>
    <w:r w:rsidR="00102AEE">
      <w:rPr>
        <w:rFonts w:ascii="BA TM • Vilna Extra-Bold" w:hAnsi="BA TM • Vilna Extra-Bold" w:cs="BA TM • Vilna Extra-Bold"/>
        <w:b/>
        <w:bCs/>
        <w:spacing w:val="4"/>
        <w:sz w:val="36"/>
        <w:szCs w:val="22"/>
        <w:rtl/>
      </w:rPr>
      <w:instrText xml:space="preserve">  "דף בצד מעודכן" </w:instrText>
    </w:r>
    <w:r w:rsidR="00102AEE">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יד:</w:t>
    </w:r>
    <w:r w:rsidR="00102AEE">
      <w:rPr>
        <w:rFonts w:ascii="BA TM • Vilna Extra-Bold" w:hAnsi="BA TM • Vilna Extra-Bold" w:cs="BA TM • Vilna Extra-Bold"/>
        <w:b/>
        <w:bCs/>
        <w:spacing w:val="4"/>
        <w:sz w:val="36"/>
        <w:szCs w:val="22"/>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6273" w14:textId="65BD21C2" w:rsidR="00E107AF" w:rsidRPr="001C39C7" w:rsidRDefault="00E107AF" w:rsidP="00FA6DE5">
    <w:pPr>
      <w:spacing w:after="120"/>
      <w:jc w:val="center"/>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מעודכן"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כו.</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הישן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פרק שני</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סוכה+</w:t>
    </w:r>
    <w:r>
      <w:rPr>
        <w:rFonts w:ascii="BA TM • Vilna Extra-Bold" w:hAnsi="BA TM • Vilna Extra-Bold" w:cs="BA TM • Vilna Extra-Bold"/>
        <w:b/>
        <w:bCs/>
        <w:spacing w:val="4"/>
        <w:sz w:val="36"/>
        <w:szCs w:val="22"/>
        <w:rt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EDA7" w14:textId="536BAB37" w:rsidR="00E442CD" w:rsidRPr="006A42E2" w:rsidRDefault="001E7C5A" w:rsidP="007300C6">
    <w:pPr>
      <w:spacing w:after="120"/>
      <w:jc w:val="center"/>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הישן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sidR="00E442CD">
      <w:rPr>
        <w:rFonts w:ascii="BA TM • Vilna Extra-Bold" w:hAnsi="BA TM • Vilna Extra-Bold" w:cs="BA TM • Vilna Extra-Bold"/>
        <w:b/>
        <w:bCs/>
        <w:spacing w:val="4"/>
        <w:sz w:val="36"/>
        <w:szCs w:val="22"/>
        <w:rtl/>
      </w:rPr>
      <w:fldChar w:fldCharType="begin"/>
    </w:r>
    <w:r w:rsidR="00E442CD">
      <w:rPr>
        <w:rFonts w:ascii="BA TM • Vilna Extra-Bold" w:hAnsi="BA TM • Vilna Extra-Bold" w:cs="BA TM • Vilna Extra-Bold"/>
        <w:b/>
        <w:bCs/>
        <w:spacing w:val="4"/>
        <w:sz w:val="36"/>
        <w:szCs w:val="22"/>
        <w:rtl/>
      </w:rPr>
      <w:instrText xml:space="preserve"> </w:instrText>
    </w:r>
    <w:r w:rsidR="00E442CD">
      <w:rPr>
        <w:rFonts w:ascii="BA TM • Vilna Extra-Bold" w:hAnsi="BA TM • Vilna Extra-Bold" w:cs="BA TM • Vilna Extra-Bold"/>
        <w:b/>
        <w:bCs/>
        <w:spacing w:val="4"/>
        <w:sz w:val="36"/>
        <w:szCs w:val="22"/>
      </w:rPr>
      <w:instrText>STYLEREF</w:instrText>
    </w:r>
    <w:r w:rsidR="00E442CD">
      <w:rPr>
        <w:rFonts w:ascii="BA TM • Vilna Extra-Bold" w:hAnsi="BA TM • Vilna Extra-Bold" w:cs="BA TM • Vilna Extra-Bold"/>
        <w:b/>
        <w:bCs/>
        <w:spacing w:val="4"/>
        <w:sz w:val="36"/>
        <w:szCs w:val="22"/>
        <w:rtl/>
      </w:rPr>
      <w:instrText xml:space="preserve">  פרק  \* </w:instrText>
    </w:r>
    <w:r w:rsidR="00E442CD">
      <w:rPr>
        <w:rFonts w:ascii="BA TM • Vilna Extra-Bold" w:hAnsi="BA TM • Vilna Extra-Bold" w:cs="BA TM • Vilna Extra-Bold"/>
        <w:b/>
        <w:bCs/>
        <w:spacing w:val="4"/>
        <w:sz w:val="36"/>
        <w:szCs w:val="22"/>
      </w:rPr>
      <w:instrText>MERGEFORMAT</w:instrText>
    </w:r>
    <w:r w:rsidR="00E442CD">
      <w:rPr>
        <w:rFonts w:ascii="BA TM • Vilna Extra-Bold" w:hAnsi="BA TM • Vilna Extra-Bold" w:cs="BA TM • Vilna Extra-Bold"/>
        <w:b/>
        <w:bCs/>
        <w:spacing w:val="4"/>
        <w:sz w:val="36"/>
        <w:szCs w:val="22"/>
        <w:rtl/>
      </w:rPr>
      <w:instrText xml:space="preserve"> </w:instrText>
    </w:r>
    <w:r w:rsidR="00E442CD">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פרק שני</w:t>
    </w:r>
    <w:r w:rsidR="00E442CD">
      <w:rPr>
        <w:rFonts w:ascii="BA TM • Vilna Extra-Bold" w:hAnsi="BA TM • Vilna Extra-Bold" w:cs="BA TM • Vilna Extra-Bold"/>
        <w:b/>
        <w:bCs/>
        <w:spacing w:val="4"/>
        <w:sz w:val="36"/>
        <w:szCs w:val="22"/>
        <w:rtl/>
      </w:rPr>
      <w:fldChar w:fldCharType="end"/>
    </w:r>
    <w:r w:rsidR="00E442CD">
      <w:rPr>
        <w:rFonts w:ascii="BA TM • Vilna Extra-Bold" w:hAnsi="BA TM • Vilna Extra-Bold" w:cs="BA TM • Vilna Extra-Bold"/>
        <w:b/>
        <w:bCs/>
        <w:spacing w:val="4"/>
        <w:sz w:val="36"/>
        <w:szCs w:val="22"/>
        <w:rtl/>
      </w:rPr>
      <w:tab/>
    </w:r>
    <w:r w:rsidR="00E442CD" w:rsidRPr="006A42E2">
      <w:rPr>
        <w:rFonts w:ascii="BA TM • Vilna Extra-Bold" w:hAnsi="BA TM • Vilna Extra-Bold" w:cs="BA TM • Vilna Extra-Bold"/>
        <w:b/>
        <w:bCs/>
        <w:spacing w:val="4"/>
        <w:sz w:val="36"/>
        <w:szCs w:val="22"/>
        <w:rtl/>
      </w:rPr>
      <w:tab/>
    </w:r>
    <w:r w:rsidR="00E442CD">
      <w:rPr>
        <w:rFonts w:ascii="BA TM • Vilna Extra-Bold" w:hAnsi="BA TM • Vilna Extra-Bold" w:cs="BA TM • Vilna Extra-Bold"/>
        <w:b/>
        <w:bCs/>
        <w:spacing w:val="4"/>
        <w:sz w:val="36"/>
        <w:szCs w:val="22"/>
        <w:rtl/>
      </w:rPr>
      <w:fldChar w:fldCharType="begin"/>
    </w:r>
    <w:r w:rsidR="00E442CD">
      <w:rPr>
        <w:rFonts w:ascii="BA TM • Vilna Extra-Bold" w:hAnsi="BA TM • Vilna Extra-Bold" w:cs="BA TM • Vilna Extra-Bold"/>
        <w:b/>
        <w:bCs/>
        <w:spacing w:val="4"/>
        <w:sz w:val="36"/>
        <w:szCs w:val="22"/>
        <w:rtl/>
      </w:rPr>
      <w:instrText xml:space="preserve"> </w:instrText>
    </w:r>
    <w:r w:rsidR="00E442CD">
      <w:rPr>
        <w:rFonts w:ascii="BA TM • Vilna Extra-Bold" w:hAnsi="BA TM • Vilna Extra-Bold" w:cs="BA TM • Vilna Extra-Bold"/>
        <w:b/>
        <w:bCs/>
        <w:spacing w:val="4"/>
        <w:sz w:val="36"/>
        <w:szCs w:val="22"/>
      </w:rPr>
      <w:instrText>STYLEREF</w:instrText>
    </w:r>
    <w:r w:rsidR="00E442CD">
      <w:rPr>
        <w:rFonts w:ascii="BA TM • Vilna Extra-Bold" w:hAnsi="BA TM • Vilna Extra-Bold" w:cs="BA TM • Vilna Extra-Bold"/>
        <w:b/>
        <w:bCs/>
        <w:spacing w:val="4"/>
        <w:sz w:val="36"/>
        <w:szCs w:val="22"/>
        <w:rtl/>
      </w:rPr>
      <w:instrText xml:space="preserve">  מסכת  \* </w:instrText>
    </w:r>
    <w:r w:rsidR="00E442CD">
      <w:rPr>
        <w:rFonts w:ascii="BA TM • Vilna Extra-Bold" w:hAnsi="BA TM • Vilna Extra-Bold" w:cs="BA TM • Vilna Extra-Bold"/>
        <w:b/>
        <w:bCs/>
        <w:spacing w:val="4"/>
        <w:sz w:val="36"/>
        <w:szCs w:val="22"/>
      </w:rPr>
      <w:instrText>MERGEFORMAT</w:instrText>
    </w:r>
    <w:r w:rsidR="00E442CD">
      <w:rPr>
        <w:rFonts w:ascii="BA TM • Vilna Extra-Bold" w:hAnsi="BA TM • Vilna Extra-Bold" w:cs="BA TM • Vilna Extra-Bold"/>
        <w:b/>
        <w:bCs/>
        <w:spacing w:val="4"/>
        <w:sz w:val="36"/>
        <w:szCs w:val="22"/>
        <w:rtl/>
      </w:rPr>
      <w:instrText xml:space="preserve"> </w:instrText>
    </w:r>
    <w:r w:rsidR="00E442CD">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hint="cs"/>
        <w:noProof/>
        <w:spacing w:val="4"/>
        <w:sz w:val="36"/>
        <w:szCs w:val="22"/>
        <w:rtl/>
      </w:rPr>
      <w:t>שגיאה! לא נמצא במסמך טקסט בסגנון שצוין.</w:t>
    </w:r>
    <w:r w:rsidR="00E442CD">
      <w:rPr>
        <w:rFonts w:ascii="BA TM • Vilna Extra-Bold" w:hAnsi="BA TM • Vilna Extra-Bold" w:cs="BA TM • Vilna Extra-Bold"/>
        <w:b/>
        <w:bCs/>
        <w:spacing w:val="4"/>
        <w:sz w:val="36"/>
        <w:szCs w:val="22"/>
        <w:rtl/>
      </w:rPr>
      <w:fldChar w:fldCharType="end"/>
    </w:r>
    <w:r w:rsidR="00E442CD">
      <w:rPr>
        <w:rFonts w:ascii="BA TM • Vilna Extra-Bold" w:hAnsi="BA TM • Vilna Extra-Bold" w:cs="BA TM • Vilna Extra-Bold"/>
        <w:b/>
        <w:bCs/>
        <w:spacing w:val="4"/>
        <w:sz w:val="36"/>
        <w:szCs w:val="22"/>
        <w:rtl/>
      </w:rPr>
      <w:tab/>
    </w:r>
    <w:r w:rsidR="00E442CD">
      <w:rPr>
        <w:rFonts w:ascii="BA TM • Vilna Extra-Bold" w:hAnsi="BA TM • Vilna Extra-Bold" w:cs="BA TM • Vilna Extra-Bold"/>
        <w:b/>
        <w:bCs/>
        <w:spacing w:val="4"/>
        <w:sz w:val="36"/>
        <w:szCs w:val="22"/>
        <w:rtl/>
      </w:rPr>
      <w:tab/>
    </w:r>
    <w:r w:rsidR="00E442CD">
      <w:rPr>
        <w:rFonts w:ascii="BA TM • Vilna Extra-Bold" w:hAnsi="BA TM • Vilna Extra-Bold" w:cs="BA TM • Vilna Extra-Bold"/>
        <w:b/>
        <w:bCs/>
        <w:spacing w:val="4"/>
        <w:sz w:val="36"/>
        <w:szCs w:val="22"/>
        <w:rtl/>
      </w:rPr>
      <w:tab/>
    </w:r>
    <w:r w:rsidR="00E442CD">
      <w:rPr>
        <w:rFonts w:ascii="BA TM • Vilna Extra-Bold" w:hAnsi="BA TM • Vilna Extra-Bold" w:cs="BA TM • Vilna Extra-Bold"/>
        <w:b/>
        <w:bCs/>
        <w:spacing w:val="4"/>
        <w:sz w:val="36"/>
        <w:szCs w:val="22"/>
        <w:rtl/>
      </w:rPr>
      <w:fldChar w:fldCharType="begin"/>
    </w:r>
    <w:r w:rsidR="00E442CD">
      <w:rPr>
        <w:rFonts w:ascii="BA TM • Vilna Extra-Bold" w:hAnsi="BA TM • Vilna Extra-Bold" w:cs="BA TM • Vilna Extra-Bold"/>
        <w:b/>
        <w:bCs/>
        <w:spacing w:val="4"/>
        <w:sz w:val="36"/>
        <w:szCs w:val="22"/>
        <w:rtl/>
      </w:rPr>
      <w:instrText xml:space="preserve"> </w:instrText>
    </w:r>
    <w:r w:rsidR="00E442CD">
      <w:rPr>
        <w:rFonts w:ascii="BA TM • Vilna Extra-Bold" w:hAnsi="BA TM • Vilna Extra-Bold" w:cs="BA TM • Vilna Extra-Bold"/>
        <w:b/>
        <w:bCs/>
        <w:spacing w:val="4"/>
        <w:sz w:val="36"/>
        <w:szCs w:val="22"/>
      </w:rPr>
      <w:instrText>STYLEREF</w:instrText>
    </w:r>
    <w:r w:rsidR="00E442CD">
      <w:rPr>
        <w:rFonts w:ascii="BA TM • Vilna Extra-Bold" w:hAnsi="BA TM • Vilna Extra-Bold" w:cs="BA TM • Vilna Extra-Bold"/>
        <w:b/>
        <w:bCs/>
        <w:spacing w:val="4"/>
        <w:sz w:val="36"/>
        <w:szCs w:val="22"/>
        <w:rtl/>
      </w:rPr>
      <w:instrText xml:space="preserve">  "דף בצד מעודכן" </w:instrText>
    </w:r>
    <w:r w:rsidR="00E442CD">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כח:</w:t>
    </w:r>
    <w:r w:rsidR="00E442CD">
      <w:rPr>
        <w:rFonts w:ascii="BA TM • Vilna Extra-Bold" w:hAnsi="BA TM • Vilna Extra-Bold" w:cs="BA TM • Vilna Extra-Bold"/>
        <w:b/>
        <w:bCs/>
        <w:spacing w:val="4"/>
        <w:sz w:val="36"/>
        <w:szCs w:val="22"/>
        <w:rt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90F1" w14:textId="670DF3BE" w:rsidR="00711C27" w:rsidRPr="001C39C7" w:rsidRDefault="00711C27" w:rsidP="00FA6DE5">
    <w:pPr>
      <w:spacing w:after="120"/>
      <w:jc w:val="center"/>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מעודכן"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לז:</w:t>
    </w:r>
    <w:r>
      <w:rPr>
        <w:rFonts w:ascii="BA TM • Vilna Extra-Bold" w:hAnsi="BA TM • Vilna Extra-Bold" w:cs="BA TM • Vilna Extra-Bold"/>
        <w:b/>
        <w:bCs/>
        <w:spacing w:val="4"/>
        <w:sz w:val="36"/>
        <w:szCs w:val="22"/>
        <w:rtl/>
      </w:rPr>
      <w:fldChar w:fldCharType="end"/>
    </w:r>
    <w:r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לולב הגזול</w:t>
    </w:r>
    <w:r>
      <w:rPr>
        <w:rFonts w:ascii="BA TM • Vilna Extra-Bold" w:hAnsi="BA TM • Vilna Extra-Bold" w:cs="BA TM • Vilna Extra-Bold"/>
        <w:b/>
        <w:bCs/>
        <w:spacing w:val="4"/>
        <w:sz w:val="36"/>
        <w:szCs w:val="22"/>
        <w:rtl/>
      </w:rPr>
      <w:fldChar w:fldCharType="end"/>
    </w:r>
    <w:r w:rsidRPr="00306103">
      <w:rPr>
        <w:rFonts w:ascii="BA TM • Vilna Extra-Bold" w:hAnsi="BA TM • Vilna Extra-Bold" w:cs="BA TM • Vilna Extra-Bold"/>
        <w:b/>
        <w:bCs/>
        <w:spacing w:val="4"/>
        <w:sz w:val="36"/>
        <w:szCs w:val="22"/>
        <w:rtl/>
      </w:rPr>
      <w:tab/>
    </w:r>
    <w:r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פרק שלישי</w:t>
    </w:r>
    <w:r>
      <w:rPr>
        <w:rFonts w:ascii="BA TM • Vilna Extra-Bold" w:hAnsi="BA TM • Vilna Extra-Bold" w:cs="BA TM • Vilna Extra-Bold"/>
        <w:b/>
        <w:bCs/>
        <w:spacing w:val="4"/>
        <w:sz w:val="36"/>
        <w:szCs w:val="22"/>
        <w:rtl/>
      </w:rPr>
      <w:fldChar w:fldCharType="end"/>
    </w:r>
    <w:r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hint="cs"/>
        <w:b/>
        <w:bCs/>
        <w:noProof/>
        <w:spacing w:val="4"/>
        <w:sz w:val="36"/>
        <w:szCs w:val="22"/>
        <w:rtl/>
      </w:rPr>
      <w:t>שגיאה! לא נמצא במסמך טקסט בסגנון שצוין.</w:t>
    </w:r>
    <w:r>
      <w:rPr>
        <w:rFonts w:ascii="BA TM • Vilna Extra-Bold" w:hAnsi="BA TM • Vilna Extra-Bold" w:cs="BA TM • Vilna Extra-Bold"/>
        <w:b/>
        <w:bCs/>
        <w:spacing w:val="4"/>
        <w:sz w:val="36"/>
        <w:szCs w:val="22"/>
        <w:rt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B8E1" w14:textId="05EE8F7A" w:rsidR="008716A8" w:rsidRPr="001C39C7" w:rsidRDefault="008716A8" w:rsidP="00FA6DE5">
    <w:pPr>
      <w:spacing w:after="120"/>
      <w:jc w:val="center"/>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מעודכן"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מג.</w:t>
    </w:r>
    <w:r>
      <w:rPr>
        <w:rFonts w:ascii="BA TM • Vilna Extra-Bold" w:hAnsi="BA TM • Vilna Extra-Bold" w:cs="BA TM • Vilna Extra-Bold"/>
        <w:b/>
        <w:bCs/>
        <w:spacing w:val="4"/>
        <w:sz w:val="36"/>
        <w:szCs w:val="22"/>
        <w:rtl/>
      </w:rPr>
      <w:fldChar w:fldCharType="end"/>
    </w:r>
    <w:r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sidR="009D377E">
      <w:rPr>
        <w:rFonts w:ascii="BA TM • Vilna Extra-Bold" w:hAnsi="BA TM • Vilna Extra-Bold" w:cs="BA TM • Vilna Extra-Bold"/>
        <w:b/>
        <w:bCs/>
        <w:spacing w:val="4"/>
        <w:sz w:val="36"/>
        <w:szCs w:val="22"/>
        <w:rtl/>
      </w:rPr>
      <w:tab/>
    </w:r>
    <w:r w:rsidR="009D377E">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לולב וערבה</w:t>
    </w:r>
    <w:r>
      <w:rPr>
        <w:rFonts w:ascii="BA TM • Vilna Extra-Bold" w:hAnsi="BA TM • Vilna Extra-Bold" w:cs="BA TM • Vilna Extra-Bold"/>
        <w:b/>
        <w:bCs/>
        <w:spacing w:val="4"/>
        <w:sz w:val="36"/>
        <w:szCs w:val="22"/>
        <w:rtl/>
      </w:rPr>
      <w:fldChar w:fldCharType="end"/>
    </w:r>
    <w:r w:rsidRPr="00306103">
      <w:rPr>
        <w:rFonts w:ascii="BA TM • Vilna Extra-Bold" w:hAnsi="BA TM • Vilna Extra-Bold" w:cs="BA TM • Vilna Extra-Bold"/>
        <w:b/>
        <w:bCs/>
        <w:spacing w:val="4"/>
        <w:sz w:val="36"/>
        <w:szCs w:val="22"/>
        <w:rtl/>
      </w:rPr>
      <w:tab/>
    </w:r>
    <w:r w:rsidR="009D377E">
      <w:rPr>
        <w:rFonts w:ascii="BA TM • Vilna Extra-Bold" w:hAnsi="BA TM • Vilna Extra-Bold" w:cs="BA TM • Vilna Extra-Bold"/>
        <w:b/>
        <w:bCs/>
        <w:spacing w:val="4"/>
        <w:sz w:val="36"/>
        <w:szCs w:val="22"/>
        <w:rtl/>
      </w:rPr>
      <w:tab/>
    </w:r>
    <w:r w:rsidR="009D377E">
      <w:rPr>
        <w:rFonts w:ascii="BA TM • Vilna Extra-Bold" w:hAnsi="BA TM • Vilna Extra-Bold" w:cs="BA TM • Vilna Extra-Bold"/>
        <w:b/>
        <w:bCs/>
        <w:spacing w:val="4"/>
        <w:sz w:val="36"/>
        <w:szCs w:val="22"/>
        <w:rtl/>
      </w:rPr>
      <w:tab/>
    </w:r>
    <w:r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פרק רביעי</w:t>
    </w:r>
    <w:r>
      <w:rPr>
        <w:rFonts w:ascii="BA TM • Vilna Extra-Bold" w:hAnsi="BA TM • Vilna Extra-Bold" w:cs="BA TM • Vilna Extra-Bold"/>
        <w:b/>
        <w:bCs/>
        <w:spacing w:val="4"/>
        <w:sz w:val="36"/>
        <w:szCs w:val="22"/>
        <w:rtl/>
      </w:rPr>
      <w:fldChar w:fldCharType="end"/>
    </w:r>
    <w:r w:rsidRPr="00306103">
      <w:rPr>
        <w:rFonts w:ascii="BA TM • Vilna Extra-Bold" w:hAnsi="BA TM • Vilna Extra-Bold" w:cs="BA TM • Vilna Extra-Bold"/>
        <w:b/>
        <w:bCs/>
        <w:spacing w:val="4"/>
        <w:sz w:val="36"/>
        <w:szCs w:val="22"/>
        <w:rtl/>
      </w:rPr>
      <w:tab/>
    </w:r>
    <w:r w:rsidR="00A8445E">
      <w:rPr>
        <w:rFonts w:ascii="BA TM • Vilna Extra-Bold" w:hAnsi="BA TM • Vilna Extra-Bold" w:cs="BA TM • Vilna Extra-Bold"/>
        <w:b/>
        <w:bCs/>
        <w:spacing w:val="4"/>
        <w:sz w:val="36"/>
        <w:szCs w:val="22"/>
        <w:rtl/>
      </w:rPr>
      <w:tab/>
    </w:r>
    <w:r w:rsidR="009D377E">
      <w:rPr>
        <w:rFonts w:ascii="BA TM • Vilna Extra-Bold" w:hAnsi="BA TM • Vilna Extra-Bold" w:cs="BA TM • Vilna Extra-Bold"/>
        <w:b/>
        <w:bCs/>
        <w:spacing w:val="4"/>
        <w:sz w:val="36"/>
        <w:szCs w:val="22"/>
        <w:rtl/>
      </w:rPr>
      <w:tab/>
    </w:r>
    <w:r w:rsidR="009D377E">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hint="cs"/>
        <w:b/>
        <w:bCs/>
        <w:noProof/>
        <w:spacing w:val="4"/>
        <w:sz w:val="36"/>
        <w:szCs w:val="22"/>
        <w:rtl/>
      </w:rPr>
      <w:t>שגיאה! לא נמצא במסמך טקסט בסגנון שצוין.</w:t>
    </w:r>
    <w:r>
      <w:rPr>
        <w:rFonts w:ascii="BA TM • Vilna Extra-Bold" w:hAnsi="BA TM • Vilna Extra-Bold" w:cs="BA TM • Vilna Extra-Bold"/>
        <w:b/>
        <w:bCs/>
        <w:spacing w:val="4"/>
        <w:sz w:val="36"/>
        <w:szCs w:val="22"/>
        <w:rt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8361" w14:textId="21C9FB02" w:rsidR="00021867" w:rsidRPr="006A42E2" w:rsidRDefault="00A8445E" w:rsidP="00A8445E">
    <w:pPr>
      <w:spacing w:after="120"/>
      <w:jc w:val="center"/>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החליל</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sidR="00021867">
      <w:rPr>
        <w:rFonts w:ascii="BA TM • Vilna Extra-Bold" w:hAnsi="BA TM • Vilna Extra-Bold" w:cs="BA TM • Vilna Extra-Bold"/>
        <w:b/>
        <w:bCs/>
        <w:spacing w:val="4"/>
        <w:sz w:val="36"/>
        <w:szCs w:val="22"/>
        <w:rtl/>
      </w:rPr>
      <w:fldChar w:fldCharType="begin"/>
    </w:r>
    <w:r w:rsidR="00021867">
      <w:rPr>
        <w:rFonts w:ascii="BA TM • Vilna Extra-Bold" w:hAnsi="BA TM • Vilna Extra-Bold" w:cs="BA TM • Vilna Extra-Bold"/>
        <w:b/>
        <w:bCs/>
        <w:spacing w:val="4"/>
        <w:sz w:val="36"/>
        <w:szCs w:val="22"/>
        <w:rtl/>
      </w:rPr>
      <w:instrText xml:space="preserve"> </w:instrText>
    </w:r>
    <w:r w:rsidR="00021867">
      <w:rPr>
        <w:rFonts w:ascii="BA TM • Vilna Extra-Bold" w:hAnsi="BA TM • Vilna Extra-Bold" w:cs="BA TM • Vilna Extra-Bold"/>
        <w:b/>
        <w:bCs/>
        <w:spacing w:val="4"/>
        <w:sz w:val="36"/>
        <w:szCs w:val="22"/>
      </w:rPr>
      <w:instrText>STYLEREF</w:instrText>
    </w:r>
    <w:r w:rsidR="00021867">
      <w:rPr>
        <w:rFonts w:ascii="BA TM • Vilna Extra-Bold" w:hAnsi="BA TM • Vilna Extra-Bold" w:cs="BA TM • Vilna Extra-Bold"/>
        <w:b/>
        <w:bCs/>
        <w:spacing w:val="4"/>
        <w:sz w:val="36"/>
        <w:szCs w:val="22"/>
        <w:rtl/>
      </w:rPr>
      <w:instrText xml:space="preserve">  פרק  \* </w:instrText>
    </w:r>
    <w:r w:rsidR="00021867">
      <w:rPr>
        <w:rFonts w:ascii="BA TM • Vilna Extra-Bold" w:hAnsi="BA TM • Vilna Extra-Bold" w:cs="BA TM • Vilna Extra-Bold"/>
        <w:b/>
        <w:bCs/>
        <w:spacing w:val="4"/>
        <w:sz w:val="36"/>
        <w:szCs w:val="22"/>
      </w:rPr>
      <w:instrText>MERGEFORMAT</w:instrText>
    </w:r>
    <w:r w:rsidR="00021867">
      <w:rPr>
        <w:rFonts w:ascii="BA TM • Vilna Extra-Bold" w:hAnsi="BA TM • Vilna Extra-Bold" w:cs="BA TM • Vilna Extra-Bold"/>
        <w:b/>
        <w:bCs/>
        <w:spacing w:val="4"/>
        <w:sz w:val="36"/>
        <w:szCs w:val="22"/>
        <w:rtl/>
      </w:rPr>
      <w:instrText xml:space="preserve"> </w:instrText>
    </w:r>
    <w:r w:rsidR="00021867">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פרק חמישי</w:t>
    </w:r>
    <w:r w:rsidR="00021867">
      <w:rPr>
        <w:rFonts w:ascii="BA TM • Vilna Extra-Bold" w:hAnsi="BA TM • Vilna Extra-Bold" w:cs="BA TM • Vilna Extra-Bold"/>
        <w:b/>
        <w:bCs/>
        <w:spacing w:val="4"/>
        <w:sz w:val="36"/>
        <w:szCs w:val="22"/>
        <w:rtl/>
      </w:rPr>
      <w:fldChar w:fldCharType="end"/>
    </w:r>
    <w:r w:rsidR="00021867">
      <w:rPr>
        <w:rFonts w:ascii="BA TM • Vilna Extra-Bold" w:hAnsi="BA TM • Vilna Extra-Bold" w:cs="BA TM • Vilna Extra-Bold"/>
        <w:b/>
        <w:bCs/>
        <w:spacing w:val="4"/>
        <w:sz w:val="36"/>
        <w:szCs w:val="22"/>
        <w:rtl/>
      </w:rPr>
      <w:tab/>
    </w:r>
    <w:r w:rsidR="00021867">
      <w:rPr>
        <w:rFonts w:ascii="BA TM • Vilna Extra-Bold" w:hAnsi="BA TM • Vilna Extra-Bold" w:cs="BA TM • Vilna Extra-Bold"/>
        <w:b/>
        <w:bCs/>
        <w:spacing w:val="4"/>
        <w:sz w:val="36"/>
        <w:szCs w:val="22"/>
        <w:rtl/>
      </w:rPr>
      <w:tab/>
    </w:r>
    <w:r w:rsidR="00021867">
      <w:rPr>
        <w:rFonts w:ascii="BA TM • Vilna Extra-Bold" w:hAnsi="BA TM • Vilna Extra-Bold" w:cs="BA TM • Vilna Extra-Bold"/>
        <w:b/>
        <w:bCs/>
        <w:spacing w:val="4"/>
        <w:sz w:val="36"/>
        <w:szCs w:val="22"/>
        <w:rtl/>
      </w:rPr>
      <w:tab/>
    </w:r>
    <w:r w:rsidR="00021867" w:rsidRPr="006A42E2">
      <w:rPr>
        <w:rFonts w:ascii="BA TM • Vilna Extra-Bold" w:hAnsi="BA TM • Vilna Extra-Bold" w:cs="BA TM • Vilna Extra-Bold"/>
        <w:b/>
        <w:bCs/>
        <w:spacing w:val="4"/>
        <w:sz w:val="36"/>
        <w:szCs w:val="22"/>
        <w:rtl/>
      </w:rPr>
      <w:tab/>
    </w:r>
    <w:r w:rsidR="00021867">
      <w:rPr>
        <w:rFonts w:ascii="BA TM • Vilna Extra-Bold" w:hAnsi="BA TM • Vilna Extra-Bold" w:cs="BA TM • Vilna Extra-Bold"/>
        <w:b/>
        <w:bCs/>
        <w:spacing w:val="4"/>
        <w:sz w:val="36"/>
        <w:szCs w:val="22"/>
        <w:rtl/>
      </w:rPr>
      <w:fldChar w:fldCharType="begin"/>
    </w:r>
    <w:r w:rsidR="00021867">
      <w:rPr>
        <w:rFonts w:ascii="BA TM • Vilna Extra-Bold" w:hAnsi="BA TM • Vilna Extra-Bold" w:cs="BA TM • Vilna Extra-Bold"/>
        <w:b/>
        <w:bCs/>
        <w:spacing w:val="4"/>
        <w:sz w:val="36"/>
        <w:szCs w:val="22"/>
        <w:rtl/>
      </w:rPr>
      <w:instrText xml:space="preserve"> </w:instrText>
    </w:r>
    <w:r w:rsidR="00021867">
      <w:rPr>
        <w:rFonts w:ascii="BA TM • Vilna Extra-Bold" w:hAnsi="BA TM • Vilna Extra-Bold" w:cs="BA TM • Vilna Extra-Bold"/>
        <w:b/>
        <w:bCs/>
        <w:spacing w:val="4"/>
        <w:sz w:val="36"/>
        <w:szCs w:val="22"/>
      </w:rPr>
      <w:instrText>STYLEREF</w:instrText>
    </w:r>
    <w:r w:rsidR="00021867">
      <w:rPr>
        <w:rFonts w:ascii="BA TM • Vilna Extra-Bold" w:hAnsi="BA TM • Vilna Extra-Bold" w:cs="BA TM • Vilna Extra-Bold"/>
        <w:b/>
        <w:bCs/>
        <w:spacing w:val="4"/>
        <w:sz w:val="36"/>
        <w:szCs w:val="22"/>
        <w:rtl/>
      </w:rPr>
      <w:instrText xml:space="preserve">  מסכת  \* </w:instrText>
    </w:r>
    <w:r w:rsidR="00021867">
      <w:rPr>
        <w:rFonts w:ascii="BA TM • Vilna Extra-Bold" w:hAnsi="BA TM • Vilna Extra-Bold" w:cs="BA TM • Vilna Extra-Bold"/>
        <w:b/>
        <w:bCs/>
        <w:spacing w:val="4"/>
        <w:sz w:val="36"/>
        <w:szCs w:val="22"/>
      </w:rPr>
      <w:instrText>MERGEFORMAT</w:instrText>
    </w:r>
    <w:r w:rsidR="00021867">
      <w:rPr>
        <w:rFonts w:ascii="BA TM • Vilna Extra-Bold" w:hAnsi="BA TM • Vilna Extra-Bold" w:cs="BA TM • Vilna Extra-Bold"/>
        <w:b/>
        <w:bCs/>
        <w:spacing w:val="4"/>
        <w:sz w:val="36"/>
        <w:szCs w:val="22"/>
        <w:rtl/>
      </w:rPr>
      <w:instrText xml:space="preserve"> </w:instrText>
    </w:r>
    <w:r w:rsidR="00021867">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hint="cs"/>
        <w:noProof/>
        <w:spacing w:val="4"/>
        <w:sz w:val="36"/>
        <w:szCs w:val="22"/>
        <w:rtl/>
      </w:rPr>
      <w:t>שגיאה! לא נמצא במסמך טקסט בסגנון שצוין.</w:t>
    </w:r>
    <w:r w:rsidR="00021867">
      <w:rPr>
        <w:rFonts w:ascii="BA TM • Vilna Extra-Bold" w:hAnsi="BA TM • Vilna Extra-Bold" w:cs="BA TM • Vilna Extra-Bold"/>
        <w:b/>
        <w:bCs/>
        <w:spacing w:val="4"/>
        <w:sz w:val="36"/>
        <w:szCs w:val="22"/>
        <w:rtl/>
      </w:rPr>
      <w:fldChar w:fldCharType="end"/>
    </w:r>
    <w:r w:rsidR="00021867">
      <w:rPr>
        <w:rFonts w:ascii="BA TM • Vilna Extra-Bold" w:hAnsi="BA TM • Vilna Extra-Bold" w:cs="BA TM • Vilna Extra-Bold"/>
        <w:b/>
        <w:bCs/>
        <w:spacing w:val="4"/>
        <w:sz w:val="36"/>
        <w:szCs w:val="22"/>
        <w:rtl/>
      </w:rPr>
      <w:tab/>
    </w:r>
    <w:r w:rsidR="00021867">
      <w:rPr>
        <w:rFonts w:ascii="BA TM • Vilna Extra-Bold" w:hAnsi="BA TM • Vilna Extra-Bold" w:cs="BA TM • Vilna Extra-Bold"/>
        <w:b/>
        <w:bCs/>
        <w:spacing w:val="4"/>
        <w:sz w:val="36"/>
        <w:szCs w:val="22"/>
        <w:rtl/>
      </w:rPr>
      <w:tab/>
    </w:r>
    <w:r w:rsidR="00021867">
      <w:rPr>
        <w:rFonts w:ascii="BA TM • Vilna Extra-Bold" w:hAnsi="BA TM • Vilna Extra-Bold" w:cs="BA TM • Vilna Extra-Bold"/>
        <w:b/>
        <w:bCs/>
        <w:spacing w:val="4"/>
        <w:sz w:val="36"/>
        <w:szCs w:val="22"/>
        <w:rtl/>
      </w:rPr>
      <w:tab/>
    </w:r>
    <w:r w:rsidR="00021867">
      <w:rPr>
        <w:rFonts w:ascii="BA TM • Vilna Extra-Bold" w:hAnsi="BA TM • Vilna Extra-Bold" w:cs="BA TM • Vilna Extra-Bold"/>
        <w:b/>
        <w:bCs/>
        <w:spacing w:val="4"/>
        <w:sz w:val="36"/>
        <w:szCs w:val="22"/>
        <w:rtl/>
      </w:rPr>
      <w:fldChar w:fldCharType="begin"/>
    </w:r>
    <w:r w:rsidR="00021867">
      <w:rPr>
        <w:rFonts w:ascii="BA TM • Vilna Extra-Bold" w:hAnsi="BA TM • Vilna Extra-Bold" w:cs="BA TM • Vilna Extra-Bold"/>
        <w:b/>
        <w:bCs/>
        <w:spacing w:val="4"/>
        <w:sz w:val="36"/>
        <w:szCs w:val="22"/>
        <w:rtl/>
      </w:rPr>
      <w:instrText xml:space="preserve"> </w:instrText>
    </w:r>
    <w:r w:rsidR="00021867">
      <w:rPr>
        <w:rFonts w:ascii="BA TM • Vilna Extra-Bold" w:hAnsi="BA TM • Vilna Extra-Bold" w:cs="BA TM • Vilna Extra-Bold"/>
        <w:b/>
        <w:bCs/>
        <w:spacing w:val="4"/>
        <w:sz w:val="36"/>
        <w:szCs w:val="22"/>
      </w:rPr>
      <w:instrText>STYLEREF</w:instrText>
    </w:r>
    <w:r w:rsidR="00021867">
      <w:rPr>
        <w:rFonts w:ascii="BA TM • Vilna Extra-Bold" w:hAnsi="BA TM • Vilna Extra-Bold" w:cs="BA TM • Vilna Extra-Bold"/>
        <w:b/>
        <w:bCs/>
        <w:spacing w:val="4"/>
        <w:sz w:val="36"/>
        <w:szCs w:val="22"/>
        <w:rtl/>
      </w:rPr>
      <w:instrText xml:space="preserve">  "דף בצד מעודכן" </w:instrText>
    </w:r>
    <w:r w:rsidR="00021867">
      <w:rPr>
        <w:rFonts w:ascii="BA TM • Vilna Extra-Bold" w:hAnsi="BA TM • Vilna Extra-Bold" w:cs="BA TM • Vilna Extra-Bold"/>
        <w:b/>
        <w:bCs/>
        <w:spacing w:val="4"/>
        <w:sz w:val="36"/>
        <w:szCs w:val="22"/>
        <w:rtl/>
      </w:rPr>
      <w:fldChar w:fldCharType="separate"/>
    </w:r>
    <w:r w:rsidR="00A03E72">
      <w:rPr>
        <w:rFonts w:ascii="BA TM • Vilna Extra-Bold" w:hAnsi="BA TM • Vilna Extra-Bold" w:cs="BA TM • Vilna Extra-Bold"/>
        <w:b/>
        <w:bCs/>
        <w:noProof/>
        <w:spacing w:val="4"/>
        <w:sz w:val="36"/>
        <w:szCs w:val="22"/>
        <w:rtl/>
      </w:rPr>
      <w:t>נו:</w:t>
    </w:r>
    <w:r w:rsidR="00021867">
      <w:rPr>
        <w:rFonts w:ascii="BA TM • Vilna Extra-Bold" w:hAnsi="BA TM • Vilna Extra-Bold" w:cs="BA TM • Vilna Extra-Bold"/>
        <w:b/>
        <w:bCs/>
        <w:spacing w:val="4"/>
        <w:sz w:val="36"/>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C377A"/>
    <w:multiLevelType w:val="hybridMultilevel"/>
    <w:tmpl w:val="D80246EE"/>
    <w:lvl w:ilvl="0" w:tplc="AC24749A">
      <w:start w:val="13"/>
      <w:numFmt w:val="bullet"/>
      <w:lvlText w:val="-"/>
      <w:lvlJc w:val="left"/>
      <w:pPr>
        <w:ind w:left="720" w:hanging="360"/>
      </w:pPr>
      <w:rPr>
        <w:rFonts w:ascii="BA Franknatan Decor" w:eastAsiaTheme="minorHAnsi" w:hAnsi="BA Franknatan Decor" w:cs="BA Franknatan Decor"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3256E9"/>
    <w:multiLevelType w:val="hybridMultilevel"/>
    <w:tmpl w:val="4BF69B8A"/>
    <w:lvl w:ilvl="0" w:tplc="7C960132">
      <w:start w:val="13"/>
      <w:numFmt w:val="bullet"/>
      <w:lvlText w:val="-"/>
      <w:lvlJc w:val="left"/>
      <w:pPr>
        <w:ind w:left="720" w:hanging="360"/>
      </w:pPr>
      <w:rPr>
        <w:rFonts w:ascii="BA Franknatan Decor" w:eastAsiaTheme="minorHAnsi" w:hAnsi="BA Franknatan Decor" w:cs="BA Franknatan Decor"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726534"/>
    <w:multiLevelType w:val="hybridMultilevel"/>
    <w:tmpl w:val="C978896A"/>
    <w:lvl w:ilvl="0" w:tplc="CD06FBF0">
      <w:start w:val="1"/>
      <w:numFmt w:val="hebrew1"/>
      <w:lvlText w:val="%1."/>
      <w:lvlJc w:val="left"/>
      <w:pPr>
        <w:ind w:left="644" w:hanging="360"/>
      </w:pPr>
      <w:rPr>
        <w:rFonts w:cs="BA Esthetic Bold" w:hint="default"/>
        <w:sz w:val="16"/>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76E87D67"/>
    <w:multiLevelType w:val="hybridMultilevel"/>
    <w:tmpl w:val="8618F18C"/>
    <w:lvl w:ilvl="0" w:tplc="00AAEF1C">
      <w:start w:val="5"/>
      <w:numFmt w:val="bullet"/>
      <w:lvlText w:val="-"/>
      <w:lvlJc w:val="left"/>
      <w:pPr>
        <w:ind w:left="644" w:hanging="360"/>
      </w:pPr>
      <w:rPr>
        <w:rFonts w:ascii="BA Esthetic Light" w:eastAsiaTheme="minorHAnsi" w:hAnsi="BA Esthetic Light" w:cs="BA Esthetic Light"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2131242637">
    <w:abstractNumId w:val="1"/>
  </w:num>
  <w:num w:numId="2" w16cid:durableId="297802965">
    <w:abstractNumId w:val="0"/>
  </w:num>
  <w:num w:numId="3" w16cid:durableId="770050534">
    <w:abstractNumId w:val="3"/>
  </w:num>
  <w:num w:numId="4" w16cid:durableId="19288812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flegg">
    <w15:presenceInfo w15:providerId="Windows Live" w15:userId="8d7a79627462e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222"/>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70"/>
  <w:trackRevisions/>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03A1"/>
    <w:rsid w:val="000005D6"/>
    <w:rsid w:val="00002216"/>
    <w:rsid w:val="00002259"/>
    <w:rsid w:val="00002C10"/>
    <w:rsid w:val="0000449E"/>
    <w:rsid w:val="000050C4"/>
    <w:rsid w:val="000105C6"/>
    <w:rsid w:val="00010AF3"/>
    <w:rsid w:val="00012602"/>
    <w:rsid w:val="00014A3E"/>
    <w:rsid w:val="000156D4"/>
    <w:rsid w:val="00020EB0"/>
    <w:rsid w:val="00021867"/>
    <w:rsid w:val="00022782"/>
    <w:rsid w:val="00022838"/>
    <w:rsid w:val="00023B05"/>
    <w:rsid w:val="00025303"/>
    <w:rsid w:val="000319D5"/>
    <w:rsid w:val="00034916"/>
    <w:rsid w:val="00035003"/>
    <w:rsid w:val="000357CE"/>
    <w:rsid w:val="00035A8A"/>
    <w:rsid w:val="0003643E"/>
    <w:rsid w:val="00036C7A"/>
    <w:rsid w:val="00043784"/>
    <w:rsid w:val="00043D8F"/>
    <w:rsid w:val="00047A36"/>
    <w:rsid w:val="0005443B"/>
    <w:rsid w:val="000558FC"/>
    <w:rsid w:val="00063E29"/>
    <w:rsid w:val="00067073"/>
    <w:rsid w:val="000677E0"/>
    <w:rsid w:val="000710AF"/>
    <w:rsid w:val="00072B23"/>
    <w:rsid w:val="00073348"/>
    <w:rsid w:val="00074C22"/>
    <w:rsid w:val="000851C4"/>
    <w:rsid w:val="000861FB"/>
    <w:rsid w:val="00091F66"/>
    <w:rsid w:val="00092FB7"/>
    <w:rsid w:val="00093D3E"/>
    <w:rsid w:val="00097217"/>
    <w:rsid w:val="000976EB"/>
    <w:rsid w:val="000977A9"/>
    <w:rsid w:val="000A341A"/>
    <w:rsid w:val="000A3C6A"/>
    <w:rsid w:val="000A3CFC"/>
    <w:rsid w:val="000A4054"/>
    <w:rsid w:val="000B3583"/>
    <w:rsid w:val="000B4215"/>
    <w:rsid w:val="000B7ED4"/>
    <w:rsid w:val="000C1CD3"/>
    <w:rsid w:val="000C63A2"/>
    <w:rsid w:val="000C767D"/>
    <w:rsid w:val="000D0BA7"/>
    <w:rsid w:val="000D106F"/>
    <w:rsid w:val="000D18AF"/>
    <w:rsid w:val="000D32C5"/>
    <w:rsid w:val="000D38B5"/>
    <w:rsid w:val="000D3941"/>
    <w:rsid w:val="000E15D0"/>
    <w:rsid w:val="000E2A3A"/>
    <w:rsid w:val="000E60B7"/>
    <w:rsid w:val="000E62DF"/>
    <w:rsid w:val="000E7BF5"/>
    <w:rsid w:val="000F0024"/>
    <w:rsid w:val="000F1792"/>
    <w:rsid w:val="000F4CBD"/>
    <w:rsid w:val="000F7EF0"/>
    <w:rsid w:val="00100F2C"/>
    <w:rsid w:val="00102AEE"/>
    <w:rsid w:val="00104789"/>
    <w:rsid w:val="00106DD5"/>
    <w:rsid w:val="00110F19"/>
    <w:rsid w:val="00112654"/>
    <w:rsid w:val="001128CA"/>
    <w:rsid w:val="00113168"/>
    <w:rsid w:val="00114375"/>
    <w:rsid w:val="001150C5"/>
    <w:rsid w:val="00115318"/>
    <w:rsid w:val="001218A0"/>
    <w:rsid w:val="001300E1"/>
    <w:rsid w:val="001308E6"/>
    <w:rsid w:val="00130D2D"/>
    <w:rsid w:val="0013280F"/>
    <w:rsid w:val="00133457"/>
    <w:rsid w:val="00133E73"/>
    <w:rsid w:val="00134B36"/>
    <w:rsid w:val="00136432"/>
    <w:rsid w:val="001404A8"/>
    <w:rsid w:val="00142827"/>
    <w:rsid w:val="00143440"/>
    <w:rsid w:val="00144A0A"/>
    <w:rsid w:val="00145732"/>
    <w:rsid w:val="00145C3D"/>
    <w:rsid w:val="00145E8E"/>
    <w:rsid w:val="001503A2"/>
    <w:rsid w:val="0015262F"/>
    <w:rsid w:val="00152691"/>
    <w:rsid w:val="001575E9"/>
    <w:rsid w:val="00163E8C"/>
    <w:rsid w:val="001648EF"/>
    <w:rsid w:val="00170472"/>
    <w:rsid w:val="001711C4"/>
    <w:rsid w:val="0017298B"/>
    <w:rsid w:val="00176C24"/>
    <w:rsid w:val="00181367"/>
    <w:rsid w:val="00186A2F"/>
    <w:rsid w:val="0019005B"/>
    <w:rsid w:val="00190760"/>
    <w:rsid w:val="0019634A"/>
    <w:rsid w:val="0019711B"/>
    <w:rsid w:val="001974EA"/>
    <w:rsid w:val="0019787F"/>
    <w:rsid w:val="001A0400"/>
    <w:rsid w:val="001A0E0A"/>
    <w:rsid w:val="001A1719"/>
    <w:rsid w:val="001A49FF"/>
    <w:rsid w:val="001A65D3"/>
    <w:rsid w:val="001B0782"/>
    <w:rsid w:val="001B0E54"/>
    <w:rsid w:val="001B47AA"/>
    <w:rsid w:val="001B49CC"/>
    <w:rsid w:val="001B4BDB"/>
    <w:rsid w:val="001C3795"/>
    <w:rsid w:val="001C39C7"/>
    <w:rsid w:val="001C417D"/>
    <w:rsid w:val="001D1084"/>
    <w:rsid w:val="001D53BC"/>
    <w:rsid w:val="001D689F"/>
    <w:rsid w:val="001E7C5A"/>
    <w:rsid w:val="001F153E"/>
    <w:rsid w:val="001F1701"/>
    <w:rsid w:val="001F2DD8"/>
    <w:rsid w:val="001F34CE"/>
    <w:rsid w:val="001F3AF8"/>
    <w:rsid w:val="001F6808"/>
    <w:rsid w:val="00201BFE"/>
    <w:rsid w:val="00202536"/>
    <w:rsid w:val="0020388C"/>
    <w:rsid w:val="002045A5"/>
    <w:rsid w:val="002051B5"/>
    <w:rsid w:val="002056C3"/>
    <w:rsid w:val="002065EF"/>
    <w:rsid w:val="00216B68"/>
    <w:rsid w:val="00216BFB"/>
    <w:rsid w:val="00217B2C"/>
    <w:rsid w:val="002224E9"/>
    <w:rsid w:val="002227DF"/>
    <w:rsid w:val="00226970"/>
    <w:rsid w:val="00227D25"/>
    <w:rsid w:val="00234EDB"/>
    <w:rsid w:val="00235B8A"/>
    <w:rsid w:val="00237B35"/>
    <w:rsid w:val="00242802"/>
    <w:rsid w:val="002470BE"/>
    <w:rsid w:val="002472B6"/>
    <w:rsid w:val="0025192E"/>
    <w:rsid w:val="00252715"/>
    <w:rsid w:val="002543AD"/>
    <w:rsid w:val="0026136E"/>
    <w:rsid w:val="0026167A"/>
    <w:rsid w:val="00263911"/>
    <w:rsid w:val="00265A5A"/>
    <w:rsid w:val="00273F3A"/>
    <w:rsid w:val="002833B2"/>
    <w:rsid w:val="002835A5"/>
    <w:rsid w:val="002842CA"/>
    <w:rsid w:val="002860C7"/>
    <w:rsid w:val="0028645B"/>
    <w:rsid w:val="00291CBC"/>
    <w:rsid w:val="0029445F"/>
    <w:rsid w:val="002A040B"/>
    <w:rsid w:val="002A2350"/>
    <w:rsid w:val="002A2D52"/>
    <w:rsid w:val="002A6631"/>
    <w:rsid w:val="002A7938"/>
    <w:rsid w:val="002B13F0"/>
    <w:rsid w:val="002B17D6"/>
    <w:rsid w:val="002B4AEF"/>
    <w:rsid w:val="002C01B4"/>
    <w:rsid w:val="002C141E"/>
    <w:rsid w:val="002C25E3"/>
    <w:rsid w:val="002C3121"/>
    <w:rsid w:val="002C431F"/>
    <w:rsid w:val="002C5BB5"/>
    <w:rsid w:val="002D03BA"/>
    <w:rsid w:val="002D0546"/>
    <w:rsid w:val="002D2826"/>
    <w:rsid w:val="002D2BEF"/>
    <w:rsid w:val="002D58BD"/>
    <w:rsid w:val="002E07E1"/>
    <w:rsid w:val="002E1728"/>
    <w:rsid w:val="002E1C03"/>
    <w:rsid w:val="002E633F"/>
    <w:rsid w:val="002E72B4"/>
    <w:rsid w:val="002F0B90"/>
    <w:rsid w:val="002F1943"/>
    <w:rsid w:val="002F7C3C"/>
    <w:rsid w:val="00300C06"/>
    <w:rsid w:val="003028D2"/>
    <w:rsid w:val="00302DCA"/>
    <w:rsid w:val="00303A98"/>
    <w:rsid w:val="003049F3"/>
    <w:rsid w:val="00315195"/>
    <w:rsid w:val="003164CA"/>
    <w:rsid w:val="003170C8"/>
    <w:rsid w:val="00317B43"/>
    <w:rsid w:val="003201CD"/>
    <w:rsid w:val="0032520C"/>
    <w:rsid w:val="00325BEC"/>
    <w:rsid w:val="0032611A"/>
    <w:rsid w:val="0032691E"/>
    <w:rsid w:val="0032777C"/>
    <w:rsid w:val="00330EEF"/>
    <w:rsid w:val="003316BE"/>
    <w:rsid w:val="0033282D"/>
    <w:rsid w:val="00333346"/>
    <w:rsid w:val="0033468A"/>
    <w:rsid w:val="00334EE2"/>
    <w:rsid w:val="00336342"/>
    <w:rsid w:val="0034209C"/>
    <w:rsid w:val="00342337"/>
    <w:rsid w:val="0034540E"/>
    <w:rsid w:val="003455C5"/>
    <w:rsid w:val="003462B8"/>
    <w:rsid w:val="00347852"/>
    <w:rsid w:val="0035215E"/>
    <w:rsid w:val="00352548"/>
    <w:rsid w:val="00354B7D"/>
    <w:rsid w:val="0035595C"/>
    <w:rsid w:val="00356AE1"/>
    <w:rsid w:val="00357FD1"/>
    <w:rsid w:val="00357FEB"/>
    <w:rsid w:val="00360528"/>
    <w:rsid w:val="00361352"/>
    <w:rsid w:val="003625A3"/>
    <w:rsid w:val="00362A1B"/>
    <w:rsid w:val="00364245"/>
    <w:rsid w:val="003648EA"/>
    <w:rsid w:val="00367416"/>
    <w:rsid w:val="003709F0"/>
    <w:rsid w:val="00372945"/>
    <w:rsid w:val="00374DD2"/>
    <w:rsid w:val="00374F7F"/>
    <w:rsid w:val="00376B89"/>
    <w:rsid w:val="00381B41"/>
    <w:rsid w:val="003853E8"/>
    <w:rsid w:val="00390718"/>
    <w:rsid w:val="00390AF5"/>
    <w:rsid w:val="00390B8D"/>
    <w:rsid w:val="003923A2"/>
    <w:rsid w:val="003954DA"/>
    <w:rsid w:val="00396577"/>
    <w:rsid w:val="003A1550"/>
    <w:rsid w:val="003A2C39"/>
    <w:rsid w:val="003A51A8"/>
    <w:rsid w:val="003A68EB"/>
    <w:rsid w:val="003A6A37"/>
    <w:rsid w:val="003A71BD"/>
    <w:rsid w:val="003B0A27"/>
    <w:rsid w:val="003B0FDF"/>
    <w:rsid w:val="003B12B5"/>
    <w:rsid w:val="003B29C2"/>
    <w:rsid w:val="003B59D3"/>
    <w:rsid w:val="003B64CF"/>
    <w:rsid w:val="003C114D"/>
    <w:rsid w:val="003C729A"/>
    <w:rsid w:val="003D02B2"/>
    <w:rsid w:val="003D13BB"/>
    <w:rsid w:val="003D23AD"/>
    <w:rsid w:val="003D26C5"/>
    <w:rsid w:val="003D45DC"/>
    <w:rsid w:val="003D6607"/>
    <w:rsid w:val="003D6621"/>
    <w:rsid w:val="003E3E8D"/>
    <w:rsid w:val="003E434C"/>
    <w:rsid w:val="003E4D57"/>
    <w:rsid w:val="003E5A24"/>
    <w:rsid w:val="003E70D6"/>
    <w:rsid w:val="003F025E"/>
    <w:rsid w:val="003F0FB3"/>
    <w:rsid w:val="003F1B67"/>
    <w:rsid w:val="004005D3"/>
    <w:rsid w:val="00401B7D"/>
    <w:rsid w:val="00401FF5"/>
    <w:rsid w:val="00404F12"/>
    <w:rsid w:val="004066CC"/>
    <w:rsid w:val="00407949"/>
    <w:rsid w:val="00407F5A"/>
    <w:rsid w:val="00411270"/>
    <w:rsid w:val="00411680"/>
    <w:rsid w:val="00413009"/>
    <w:rsid w:val="004151EB"/>
    <w:rsid w:val="00415F20"/>
    <w:rsid w:val="004160C3"/>
    <w:rsid w:val="004235F2"/>
    <w:rsid w:val="00432313"/>
    <w:rsid w:val="00432847"/>
    <w:rsid w:val="00435B83"/>
    <w:rsid w:val="00435C81"/>
    <w:rsid w:val="00436FD2"/>
    <w:rsid w:val="0044106D"/>
    <w:rsid w:val="00442D25"/>
    <w:rsid w:val="00446B1D"/>
    <w:rsid w:val="00450E27"/>
    <w:rsid w:val="00454065"/>
    <w:rsid w:val="00456085"/>
    <w:rsid w:val="00460621"/>
    <w:rsid w:val="004620F8"/>
    <w:rsid w:val="00462A03"/>
    <w:rsid w:val="004663C8"/>
    <w:rsid w:val="00470F30"/>
    <w:rsid w:val="00471E40"/>
    <w:rsid w:val="0047284D"/>
    <w:rsid w:val="00484487"/>
    <w:rsid w:val="0048460D"/>
    <w:rsid w:val="004859D1"/>
    <w:rsid w:val="00493987"/>
    <w:rsid w:val="00494FE1"/>
    <w:rsid w:val="0049601A"/>
    <w:rsid w:val="00496EF9"/>
    <w:rsid w:val="004A114A"/>
    <w:rsid w:val="004A2268"/>
    <w:rsid w:val="004A2A7B"/>
    <w:rsid w:val="004A3313"/>
    <w:rsid w:val="004A33DD"/>
    <w:rsid w:val="004B139A"/>
    <w:rsid w:val="004B13AE"/>
    <w:rsid w:val="004B3489"/>
    <w:rsid w:val="004B5485"/>
    <w:rsid w:val="004B64C5"/>
    <w:rsid w:val="004B6C34"/>
    <w:rsid w:val="004B6D73"/>
    <w:rsid w:val="004C24FA"/>
    <w:rsid w:val="004C2D3E"/>
    <w:rsid w:val="004C510B"/>
    <w:rsid w:val="004C512B"/>
    <w:rsid w:val="004C5D90"/>
    <w:rsid w:val="004C6B89"/>
    <w:rsid w:val="004C6E42"/>
    <w:rsid w:val="004C74C3"/>
    <w:rsid w:val="004D0D63"/>
    <w:rsid w:val="004D26CC"/>
    <w:rsid w:val="004D26D1"/>
    <w:rsid w:val="004D6354"/>
    <w:rsid w:val="004D644C"/>
    <w:rsid w:val="004D764D"/>
    <w:rsid w:val="004E036F"/>
    <w:rsid w:val="004E36A4"/>
    <w:rsid w:val="004E619D"/>
    <w:rsid w:val="004E6C7A"/>
    <w:rsid w:val="004F0C57"/>
    <w:rsid w:val="004F1198"/>
    <w:rsid w:val="004F325B"/>
    <w:rsid w:val="004F5261"/>
    <w:rsid w:val="004F76C1"/>
    <w:rsid w:val="005008B0"/>
    <w:rsid w:val="00502C19"/>
    <w:rsid w:val="00502DDA"/>
    <w:rsid w:val="0050507C"/>
    <w:rsid w:val="005058BB"/>
    <w:rsid w:val="00505CA1"/>
    <w:rsid w:val="0050636C"/>
    <w:rsid w:val="0050686E"/>
    <w:rsid w:val="00510CED"/>
    <w:rsid w:val="00511F6C"/>
    <w:rsid w:val="00514208"/>
    <w:rsid w:val="005146E3"/>
    <w:rsid w:val="00515518"/>
    <w:rsid w:val="00517A59"/>
    <w:rsid w:val="00520989"/>
    <w:rsid w:val="00521B98"/>
    <w:rsid w:val="00522D5B"/>
    <w:rsid w:val="00524A36"/>
    <w:rsid w:val="00525601"/>
    <w:rsid w:val="005264F6"/>
    <w:rsid w:val="005318AD"/>
    <w:rsid w:val="00534BEC"/>
    <w:rsid w:val="005354E4"/>
    <w:rsid w:val="00543435"/>
    <w:rsid w:val="0054353B"/>
    <w:rsid w:val="00552CB4"/>
    <w:rsid w:val="005602AE"/>
    <w:rsid w:val="00563513"/>
    <w:rsid w:val="00563AC1"/>
    <w:rsid w:val="00566616"/>
    <w:rsid w:val="005719E5"/>
    <w:rsid w:val="00572521"/>
    <w:rsid w:val="00573201"/>
    <w:rsid w:val="0058319C"/>
    <w:rsid w:val="005834C6"/>
    <w:rsid w:val="005847D0"/>
    <w:rsid w:val="005915B9"/>
    <w:rsid w:val="0059230A"/>
    <w:rsid w:val="00592F73"/>
    <w:rsid w:val="005951D1"/>
    <w:rsid w:val="00595A76"/>
    <w:rsid w:val="00595F11"/>
    <w:rsid w:val="00597158"/>
    <w:rsid w:val="005976CC"/>
    <w:rsid w:val="005A05AF"/>
    <w:rsid w:val="005A0BB3"/>
    <w:rsid w:val="005A48D9"/>
    <w:rsid w:val="005A4B56"/>
    <w:rsid w:val="005A6522"/>
    <w:rsid w:val="005A725C"/>
    <w:rsid w:val="005A7759"/>
    <w:rsid w:val="005B1143"/>
    <w:rsid w:val="005B1309"/>
    <w:rsid w:val="005B154E"/>
    <w:rsid w:val="005B1B9A"/>
    <w:rsid w:val="005B29D0"/>
    <w:rsid w:val="005B3ADC"/>
    <w:rsid w:val="005B429E"/>
    <w:rsid w:val="005C2357"/>
    <w:rsid w:val="005C6729"/>
    <w:rsid w:val="005C6D4E"/>
    <w:rsid w:val="005C79AD"/>
    <w:rsid w:val="005C7D64"/>
    <w:rsid w:val="005D1718"/>
    <w:rsid w:val="005D1F92"/>
    <w:rsid w:val="005D21C2"/>
    <w:rsid w:val="005D60AB"/>
    <w:rsid w:val="005D6377"/>
    <w:rsid w:val="005E1DF3"/>
    <w:rsid w:val="005E46B9"/>
    <w:rsid w:val="005F26B8"/>
    <w:rsid w:val="005F386F"/>
    <w:rsid w:val="005F6C21"/>
    <w:rsid w:val="00600668"/>
    <w:rsid w:val="00600809"/>
    <w:rsid w:val="00601045"/>
    <w:rsid w:val="00601ACF"/>
    <w:rsid w:val="0060481D"/>
    <w:rsid w:val="00604835"/>
    <w:rsid w:val="00604E15"/>
    <w:rsid w:val="00605CCC"/>
    <w:rsid w:val="0061046F"/>
    <w:rsid w:val="006116DC"/>
    <w:rsid w:val="006133AD"/>
    <w:rsid w:val="006205AC"/>
    <w:rsid w:val="006248D3"/>
    <w:rsid w:val="0062500A"/>
    <w:rsid w:val="00626B15"/>
    <w:rsid w:val="00627A36"/>
    <w:rsid w:val="006322A3"/>
    <w:rsid w:val="0063248A"/>
    <w:rsid w:val="00636D84"/>
    <w:rsid w:val="00636DB5"/>
    <w:rsid w:val="00641903"/>
    <w:rsid w:val="00650C87"/>
    <w:rsid w:val="006519B5"/>
    <w:rsid w:val="00651EAC"/>
    <w:rsid w:val="00652824"/>
    <w:rsid w:val="00655370"/>
    <w:rsid w:val="00657ED5"/>
    <w:rsid w:val="00660FC0"/>
    <w:rsid w:val="00661A21"/>
    <w:rsid w:val="00663594"/>
    <w:rsid w:val="006641D1"/>
    <w:rsid w:val="0067189B"/>
    <w:rsid w:val="0067304F"/>
    <w:rsid w:val="00680F14"/>
    <w:rsid w:val="006840C3"/>
    <w:rsid w:val="006845F3"/>
    <w:rsid w:val="00684D9D"/>
    <w:rsid w:val="00685762"/>
    <w:rsid w:val="006922C3"/>
    <w:rsid w:val="00692B22"/>
    <w:rsid w:val="00693CA1"/>
    <w:rsid w:val="0069681F"/>
    <w:rsid w:val="00696AC0"/>
    <w:rsid w:val="006A25F0"/>
    <w:rsid w:val="006A2DF8"/>
    <w:rsid w:val="006A3138"/>
    <w:rsid w:val="006A51CE"/>
    <w:rsid w:val="006B0D82"/>
    <w:rsid w:val="006B0F15"/>
    <w:rsid w:val="006B3D6E"/>
    <w:rsid w:val="006B5634"/>
    <w:rsid w:val="006B5DDA"/>
    <w:rsid w:val="006B666D"/>
    <w:rsid w:val="006C1FF0"/>
    <w:rsid w:val="006C358E"/>
    <w:rsid w:val="006C46B1"/>
    <w:rsid w:val="006D08A7"/>
    <w:rsid w:val="006D20EA"/>
    <w:rsid w:val="006D2617"/>
    <w:rsid w:val="006D43D4"/>
    <w:rsid w:val="006D4B44"/>
    <w:rsid w:val="006D6217"/>
    <w:rsid w:val="006E0A46"/>
    <w:rsid w:val="006E106F"/>
    <w:rsid w:val="006F0B55"/>
    <w:rsid w:val="006F2339"/>
    <w:rsid w:val="00700A70"/>
    <w:rsid w:val="00701986"/>
    <w:rsid w:val="00704EEE"/>
    <w:rsid w:val="00705ACB"/>
    <w:rsid w:val="00711C27"/>
    <w:rsid w:val="00712506"/>
    <w:rsid w:val="00714E41"/>
    <w:rsid w:val="00716265"/>
    <w:rsid w:val="00717D08"/>
    <w:rsid w:val="00717DD1"/>
    <w:rsid w:val="00720543"/>
    <w:rsid w:val="00721B7C"/>
    <w:rsid w:val="00721E07"/>
    <w:rsid w:val="00722D2D"/>
    <w:rsid w:val="00723FA5"/>
    <w:rsid w:val="00725463"/>
    <w:rsid w:val="00725C6C"/>
    <w:rsid w:val="00726599"/>
    <w:rsid w:val="00726F60"/>
    <w:rsid w:val="00727508"/>
    <w:rsid w:val="007300C6"/>
    <w:rsid w:val="00730347"/>
    <w:rsid w:val="00734D24"/>
    <w:rsid w:val="00735652"/>
    <w:rsid w:val="007412DE"/>
    <w:rsid w:val="0074391A"/>
    <w:rsid w:val="007442BE"/>
    <w:rsid w:val="007454D0"/>
    <w:rsid w:val="00745FD9"/>
    <w:rsid w:val="0074642F"/>
    <w:rsid w:val="007468F6"/>
    <w:rsid w:val="007477C0"/>
    <w:rsid w:val="00750352"/>
    <w:rsid w:val="00752A2B"/>
    <w:rsid w:val="00752F8E"/>
    <w:rsid w:val="0075343E"/>
    <w:rsid w:val="0075439A"/>
    <w:rsid w:val="007574E5"/>
    <w:rsid w:val="007601A2"/>
    <w:rsid w:val="00760656"/>
    <w:rsid w:val="00763DF3"/>
    <w:rsid w:val="00763F61"/>
    <w:rsid w:val="007643CA"/>
    <w:rsid w:val="00764861"/>
    <w:rsid w:val="00765046"/>
    <w:rsid w:val="00765223"/>
    <w:rsid w:val="00765879"/>
    <w:rsid w:val="00765E70"/>
    <w:rsid w:val="007662C4"/>
    <w:rsid w:val="0077703F"/>
    <w:rsid w:val="00780932"/>
    <w:rsid w:val="00783C63"/>
    <w:rsid w:val="00784EBA"/>
    <w:rsid w:val="0078609B"/>
    <w:rsid w:val="00792520"/>
    <w:rsid w:val="007A0864"/>
    <w:rsid w:val="007A1398"/>
    <w:rsid w:val="007A3025"/>
    <w:rsid w:val="007A4DC0"/>
    <w:rsid w:val="007A66B6"/>
    <w:rsid w:val="007A6AFA"/>
    <w:rsid w:val="007A764F"/>
    <w:rsid w:val="007A77D0"/>
    <w:rsid w:val="007B24CD"/>
    <w:rsid w:val="007B2675"/>
    <w:rsid w:val="007B2E0C"/>
    <w:rsid w:val="007B4146"/>
    <w:rsid w:val="007C08E4"/>
    <w:rsid w:val="007C0D0D"/>
    <w:rsid w:val="007C19A7"/>
    <w:rsid w:val="007D0200"/>
    <w:rsid w:val="007D1278"/>
    <w:rsid w:val="007D2BFD"/>
    <w:rsid w:val="007D6687"/>
    <w:rsid w:val="007D72CB"/>
    <w:rsid w:val="007D7B20"/>
    <w:rsid w:val="007D7C00"/>
    <w:rsid w:val="007F4AF6"/>
    <w:rsid w:val="007F7752"/>
    <w:rsid w:val="008029D0"/>
    <w:rsid w:val="00802DCB"/>
    <w:rsid w:val="00803005"/>
    <w:rsid w:val="00803AB2"/>
    <w:rsid w:val="00803DE8"/>
    <w:rsid w:val="00806AD9"/>
    <w:rsid w:val="00813605"/>
    <w:rsid w:val="0081421D"/>
    <w:rsid w:val="0081453B"/>
    <w:rsid w:val="008175F4"/>
    <w:rsid w:val="00817E2B"/>
    <w:rsid w:val="008211BB"/>
    <w:rsid w:val="0082695A"/>
    <w:rsid w:val="0083172B"/>
    <w:rsid w:val="00832579"/>
    <w:rsid w:val="00832E15"/>
    <w:rsid w:val="00834C0D"/>
    <w:rsid w:val="0083558F"/>
    <w:rsid w:val="008362B6"/>
    <w:rsid w:val="00836FAA"/>
    <w:rsid w:val="00841846"/>
    <w:rsid w:val="00841961"/>
    <w:rsid w:val="0084243D"/>
    <w:rsid w:val="00844A09"/>
    <w:rsid w:val="00846680"/>
    <w:rsid w:val="008511A1"/>
    <w:rsid w:val="0085211E"/>
    <w:rsid w:val="00854B10"/>
    <w:rsid w:val="008633C5"/>
    <w:rsid w:val="00863EDB"/>
    <w:rsid w:val="008644EF"/>
    <w:rsid w:val="008655B7"/>
    <w:rsid w:val="0086587C"/>
    <w:rsid w:val="00865EFC"/>
    <w:rsid w:val="008673FA"/>
    <w:rsid w:val="008676BB"/>
    <w:rsid w:val="008716A8"/>
    <w:rsid w:val="008734A4"/>
    <w:rsid w:val="00875CF3"/>
    <w:rsid w:val="00876664"/>
    <w:rsid w:val="00876911"/>
    <w:rsid w:val="008778A0"/>
    <w:rsid w:val="00886A6A"/>
    <w:rsid w:val="00890DF9"/>
    <w:rsid w:val="00892ABA"/>
    <w:rsid w:val="00895F46"/>
    <w:rsid w:val="00897CC3"/>
    <w:rsid w:val="008A51D5"/>
    <w:rsid w:val="008A5219"/>
    <w:rsid w:val="008A6E9F"/>
    <w:rsid w:val="008A7F1B"/>
    <w:rsid w:val="008C084F"/>
    <w:rsid w:val="008C108E"/>
    <w:rsid w:val="008C5D65"/>
    <w:rsid w:val="008C5DFB"/>
    <w:rsid w:val="008C6AC7"/>
    <w:rsid w:val="008D1A0C"/>
    <w:rsid w:val="008D2415"/>
    <w:rsid w:val="008D25FB"/>
    <w:rsid w:val="008D37B2"/>
    <w:rsid w:val="008D4A14"/>
    <w:rsid w:val="008E365A"/>
    <w:rsid w:val="008E452A"/>
    <w:rsid w:val="008E5684"/>
    <w:rsid w:val="008E5B43"/>
    <w:rsid w:val="008E6872"/>
    <w:rsid w:val="008E6991"/>
    <w:rsid w:val="008E7632"/>
    <w:rsid w:val="008F0383"/>
    <w:rsid w:val="008F3940"/>
    <w:rsid w:val="008F4F78"/>
    <w:rsid w:val="008F52A4"/>
    <w:rsid w:val="008F6ADC"/>
    <w:rsid w:val="008F7F0C"/>
    <w:rsid w:val="00915413"/>
    <w:rsid w:val="00917115"/>
    <w:rsid w:val="00917F0C"/>
    <w:rsid w:val="009201BB"/>
    <w:rsid w:val="00924181"/>
    <w:rsid w:val="00925F71"/>
    <w:rsid w:val="0093074C"/>
    <w:rsid w:val="00930F19"/>
    <w:rsid w:val="0093278F"/>
    <w:rsid w:val="009366B0"/>
    <w:rsid w:val="00937375"/>
    <w:rsid w:val="00940733"/>
    <w:rsid w:val="00941A28"/>
    <w:rsid w:val="00942D93"/>
    <w:rsid w:val="009462D1"/>
    <w:rsid w:val="0095030A"/>
    <w:rsid w:val="00954551"/>
    <w:rsid w:val="00957820"/>
    <w:rsid w:val="009631E6"/>
    <w:rsid w:val="00967C9A"/>
    <w:rsid w:val="00970A43"/>
    <w:rsid w:val="00971DEA"/>
    <w:rsid w:val="00971EFD"/>
    <w:rsid w:val="009806C6"/>
    <w:rsid w:val="00982595"/>
    <w:rsid w:val="009878C5"/>
    <w:rsid w:val="00992E6F"/>
    <w:rsid w:val="00996BCA"/>
    <w:rsid w:val="00997E99"/>
    <w:rsid w:val="009A791A"/>
    <w:rsid w:val="009B1775"/>
    <w:rsid w:val="009B30CE"/>
    <w:rsid w:val="009B3F54"/>
    <w:rsid w:val="009B4542"/>
    <w:rsid w:val="009B5564"/>
    <w:rsid w:val="009B72A0"/>
    <w:rsid w:val="009B7324"/>
    <w:rsid w:val="009C198B"/>
    <w:rsid w:val="009C4A74"/>
    <w:rsid w:val="009C4DE4"/>
    <w:rsid w:val="009C506D"/>
    <w:rsid w:val="009C5704"/>
    <w:rsid w:val="009C7CAA"/>
    <w:rsid w:val="009D0F02"/>
    <w:rsid w:val="009D317A"/>
    <w:rsid w:val="009D377E"/>
    <w:rsid w:val="009D3FFB"/>
    <w:rsid w:val="009D551D"/>
    <w:rsid w:val="009D6057"/>
    <w:rsid w:val="009E26C7"/>
    <w:rsid w:val="009E27C4"/>
    <w:rsid w:val="009E3E6F"/>
    <w:rsid w:val="009F6AFF"/>
    <w:rsid w:val="00A015DC"/>
    <w:rsid w:val="00A0205A"/>
    <w:rsid w:val="00A03E72"/>
    <w:rsid w:val="00A05666"/>
    <w:rsid w:val="00A118EF"/>
    <w:rsid w:val="00A12CE7"/>
    <w:rsid w:val="00A13DBC"/>
    <w:rsid w:val="00A150D6"/>
    <w:rsid w:val="00A16D8A"/>
    <w:rsid w:val="00A2164A"/>
    <w:rsid w:val="00A21C97"/>
    <w:rsid w:val="00A2329E"/>
    <w:rsid w:val="00A24495"/>
    <w:rsid w:val="00A26E8B"/>
    <w:rsid w:val="00A329C7"/>
    <w:rsid w:val="00A32C37"/>
    <w:rsid w:val="00A34407"/>
    <w:rsid w:val="00A36268"/>
    <w:rsid w:val="00A37E5E"/>
    <w:rsid w:val="00A416EE"/>
    <w:rsid w:val="00A417B7"/>
    <w:rsid w:val="00A42E16"/>
    <w:rsid w:val="00A438EE"/>
    <w:rsid w:val="00A451A7"/>
    <w:rsid w:val="00A47A1A"/>
    <w:rsid w:val="00A547FF"/>
    <w:rsid w:val="00A54F96"/>
    <w:rsid w:val="00A558A6"/>
    <w:rsid w:val="00A57A66"/>
    <w:rsid w:val="00A60C85"/>
    <w:rsid w:val="00A6321C"/>
    <w:rsid w:val="00A64FB5"/>
    <w:rsid w:val="00A67496"/>
    <w:rsid w:val="00A675F0"/>
    <w:rsid w:val="00A701AD"/>
    <w:rsid w:val="00A72479"/>
    <w:rsid w:val="00A73401"/>
    <w:rsid w:val="00A740D0"/>
    <w:rsid w:val="00A779A9"/>
    <w:rsid w:val="00A77E43"/>
    <w:rsid w:val="00A801C1"/>
    <w:rsid w:val="00A80E44"/>
    <w:rsid w:val="00A811F9"/>
    <w:rsid w:val="00A8445E"/>
    <w:rsid w:val="00A903FA"/>
    <w:rsid w:val="00A909CD"/>
    <w:rsid w:val="00A92BEF"/>
    <w:rsid w:val="00A96699"/>
    <w:rsid w:val="00AA092F"/>
    <w:rsid w:val="00AA126C"/>
    <w:rsid w:val="00AA2D34"/>
    <w:rsid w:val="00AA665F"/>
    <w:rsid w:val="00AA7458"/>
    <w:rsid w:val="00AB0467"/>
    <w:rsid w:val="00AB54D7"/>
    <w:rsid w:val="00AB7E6F"/>
    <w:rsid w:val="00AC7A5C"/>
    <w:rsid w:val="00AD0D04"/>
    <w:rsid w:val="00AD3899"/>
    <w:rsid w:val="00AD7050"/>
    <w:rsid w:val="00AD7590"/>
    <w:rsid w:val="00AE0643"/>
    <w:rsid w:val="00AE0E54"/>
    <w:rsid w:val="00AE1C96"/>
    <w:rsid w:val="00AE32A9"/>
    <w:rsid w:val="00AE3BB9"/>
    <w:rsid w:val="00AE59C8"/>
    <w:rsid w:val="00AE713E"/>
    <w:rsid w:val="00AE7FFB"/>
    <w:rsid w:val="00AF020A"/>
    <w:rsid w:val="00AF4EF7"/>
    <w:rsid w:val="00AF534E"/>
    <w:rsid w:val="00AF5BE6"/>
    <w:rsid w:val="00AF61E7"/>
    <w:rsid w:val="00AF786F"/>
    <w:rsid w:val="00B01FE0"/>
    <w:rsid w:val="00B07376"/>
    <w:rsid w:val="00B10163"/>
    <w:rsid w:val="00B103A3"/>
    <w:rsid w:val="00B113C3"/>
    <w:rsid w:val="00B132F9"/>
    <w:rsid w:val="00B13BC9"/>
    <w:rsid w:val="00B14EC9"/>
    <w:rsid w:val="00B26E23"/>
    <w:rsid w:val="00B27DE1"/>
    <w:rsid w:val="00B32F2A"/>
    <w:rsid w:val="00B33442"/>
    <w:rsid w:val="00B3347B"/>
    <w:rsid w:val="00B34756"/>
    <w:rsid w:val="00B355E2"/>
    <w:rsid w:val="00B35873"/>
    <w:rsid w:val="00B35B83"/>
    <w:rsid w:val="00B37066"/>
    <w:rsid w:val="00B37BF9"/>
    <w:rsid w:val="00B37EBC"/>
    <w:rsid w:val="00B40142"/>
    <w:rsid w:val="00B43102"/>
    <w:rsid w:val="00B438A5"/>
    <w:rsid w:val="00B4483F"/>
    <w:rsid w:val="00B46CD2"/>
    <w:rsid w:val="00B46EC1"/>
    <w:rsid w:val="00B47AF5"/>
    <w:rsid w:val="00B50033"/>
    <w:rsid w:val="00B504B2"/>
    <w:rsid w:val="00B51171"/>
    <w:rsid w:val="00B54159"/>
    <w:rsid w:val="00B55EC4"/>
    <w:rsid w:val="00B571C3"/>
    <w:rsid w:val="00B63128"/>
    <w:rsid w:val="00B63B1E"/>
    <w:rsid w:val="00B64F7D"/>
    <w:rsid w:val="00B7392C"/>
    <w:rsid w:val="00B74162"/>
    <w:rsid w:val="00B755DE"/>
    <w:rsid w:val="00B76910"/>
    <w:rsid w:val="00B76B28"/>
    <w:rsid w:val="00B80B71"/>
    <w:rsid w:val="00B81B80"/>
    <w:rsid w:val="00B84377"/>
    <w:rsid w:val="00B85882"/>
    <w:rsid w:val="00B858F4"/>
    <w:rsid w:val="00B85B36"/>
    <w:rsid w:val="00B86913"/>
    <w:rsid w:val="00B90529"/>
    <w:rsid w:val="00B90B5D"/>
    <w:rsid w:val="00B913BA"/>
    <w:rsid w:val="00B946E2"/>
    <w:rsid w:val="00B94B03"/>
    <w:rsid w:val="00B95ED9"/>
    <w:rsid w:val="00B97B18"/>
    <w:rsid w:val="00B97E6F"/>
    <w:rsid w:val="00BA17E3"/>
    <w:rsid w:val="00BA3CE4"/>
    <w:rsid w:val="00BA40E8"/>
    <w:rsid w:val="00BA59BB"/>
    <w:rsid w:val="00BB1F3B"/>
    <w:rsid w:val="00BB41B7"/>
    <w:rsid w:val="00BB57A7"/>
    <w:rsid w:val="00BB624B"/>
    <w:rsid w:val="00BB6DE9"/>
    <w:rsid w:val="00BC4F83"/>
    <w:rsid w:val="00BD1E50"/>
    <w:rsid w:val="00BD59D0"/>
    <w:rsid w:val="00BD619A"/>
    <w:rsid w:val="00BD6283"/>
    <w:rsid w:val="00BE03A6"/>
    <w:rsid w:val="00BE18C7"/>
    <w:rsid w:val="00BE3416"/>
    <w:rsid w:val="00BE385D"/>
    <w:rsid w:val="00BE71F6"/>
    <w:rsid w:val="00BE752E"/>
    <w:rsid w:val="00BF023A"/>
    <w:rsid w:val="00BF3ABB"/>
    <w:rsid w:val="00BF4D53"/>
    <w:rsid w:val="00BF6492"/>
    <w:rsid w:val="00BF6844"/>
    <w:rsid w:val="00BF6E11"/>
    <w:rsid w:val="00C01657"/>
    <w:rsid w:val="00C01DEB"/>
    <w:rsid w:val="00C02B35"/>
    <w:rsid w:val="00C05E46"/>
    <w:rsid w:val="00C07340"/>
    <w:rsid w:val="00C07543"/>
    <w:rsid w:val="00C150CB"/>
    <w:rsid w:val="00C15B67"/>
    <w:rsid w:val="00C201E5"/>
    <w:rsid w:val="00C20868"/>
    <w:rsid w:val="00C22E98"/>
    <w:rsid w:val="00C23208"/>
    <w:rsid w:val="00C234FF"/>
    <w:rsid w:val="00C27918"/>
    <w:rsid w:val="00C30100"/>
    <w:rsid w:val="00C31F22"/>
    <w:rsid w:val="00C33701"/>
    <w:rsid w:val="00C35E97"/>
    <w:rsid w:val="00C41C70"/>
    <w:rsid w:val="00C434EC"/>
    <w:rsid w:val="00C45408"/>
    <w:rsid w:val="00C456AD"/>
    <w:rsid w:val="00C52142"/>
    <w:rsid w:val="00C53FA7"/>
    <w:rsid w:val="00C54433"/>
    <w:rsid w:val="00C5619D"/>
    <w:rsid w:val="00C57CD3"/>
    <w:rsid w:val="00C6088B"/>
    <w:rsid w:val="00C61CBE"/>
    <w:rsid w:val="00C627E0"/>
    <w:rsid w:val="00C72FE9"/>
    <w:rsid w:val="00C733CC"/>
    <w:rsid w:val="00C74157"/>
    <w:rsid w:val="00C7521A"/>
    <w:rsid w:val="00C76978"/>
    <w:rsid w:val="00C817AB"/>
    <w:rsid w:val="00C832B0"/>
    <w:rsid w:val="00C855DC"/>
    <w:rsid w:val="00C86E9F"/>
    <w:rsid w:val="00C90EB3"/>
    <w:rsid w:val="00C91EAB"/>
    <w:rsid w:val="00C93A9C"/>
    <w:rsid w:val="00C947DC"/>
    <w:rsid w:val="00C94CEB"/>
    <w:rsid w:val="00C9684C"/>
    <w:rsid w:val="00CA35F9"/>
    <w:rsid w:val="00CA408A"/>
    <w:rsid w:val="00CA5B45"/>
    <w:rsid w:val="00CB3834"/>
    <w:rsid w:val="00CB695C"/>
    <w:rsid w:val="00CB6EDE"/>
    <w:rsid w:val="00CB72AE"/>
    <w:rsid w:val="00CB7633"/>
    <w:rsid w:val="00CB7F5D"/>
    <w:rsid w:val="00CD4C13"/>
    <w:rsid w:val="00CE12CF"/>
    <w:rsid w:val="00CE513F"/>
    <w:rsid w:val="00CE5175"/>
    <w:rsid w:val="00CE758D"/>
    <w:rsid w:val="00CF2C0F"/>
    <w:rsid w:val="00CF5C70"/>
    <w:rsid w:val="00CF5D8C"/>
    <w:rsid w:val="00CF73EA"/>
    <w:rsid w:val="00D0206A"/>
    <w:rsid w:val="00D033F0"/>
    <w:rsid w:val="00D03B19"/>
    <w:rsid w:val="00D04C3E"/>
    <w:rsid w:val="00D04D02"/>
    <w:rsid w:val="00D05B41"/>
    <w:rsid w:val="00D07344"/>
    <w:rsid w:val="00D1081F"/>
    <w:rsid w:val="00D111DD"/>
    <w:rsid w:val="00D12DC8"/>
    <w:rsid w:val="00D13494"/>
    <w:rsid w:val="00D14A7D"/>
    <w:rsid w:val="00D206E3"/>
    <w:rsid w:val="00D21AE4"/>
    <w:rsid w:val="00D229A8"/>
    <w:rsid w:val="00D27554"/>
    <w:rsid w:val="00D30279"/>
    <w:rsid w:val="00D336FA"/>
    <w:rsid w:val="00D3663D"/>
    <w:rsid w:val="00D367CB"/>
    <w:rsid w:val="00D36DD0"/>
    <w:rsid w:val="00D373C7"/>
    <w:rsid w:val="00D4049F"/>
    <w:rsid w:val="00D446C4"/>
    <w:rsid w:val="00D47A00"/>
    <w:rsid w:val="00D50E6C"/>
    <w:rsid w:val="00D51545"/>
    <w:rsid w:val="00D5163E"/>
    <w:rsid w:val="00D53889"/>
    <w:rsid w:val="00D55B07"/>
    <w:rsid w:val="00D569A5"/>
    <w:rsid w:val="00D61793"/>
    <w:rsid w:val="00D63DE9"/>
    <w:rsid w:val="00D65F6C"/>
    <w:rsid w:val="00D703C7"/>
    <w:rsid w:val="00D714C6"/>
    <w:rsid w:val="00D72893"/>
    <w:rsid w:val="00D73BD2"/>
    <w:rsid w:val="00D75119"/>
    <w:rsid w:val="00D76F92"/>
    <w:rsid w:val="00D805AE"/>
    <w:rsid w:val="00D805B2"/>
    <w:rsid w:val="00D80FF6"/>
    <w:rsid w:val="00D823CD"/>
    <w:rsid w:val="00D84327"/>
    <w:rsid w:val="00D8434D"/>
    <w:rsid w:val="00D874E1"/>
    <w:rsid w:val="00D92BEC"/>
    <w:rsid w:val="00D9559B"/>
    <w:rsid w:val="00D96704"/>
    <w:rsid w:val="00D97121"/>
    <w:rsid w:val="00D97529"/>
    <w:rsid w:val="00DA06E7"/>
    <w:rsid w:val="00DA0E21"/>
    <w:rsid w:val="00DA0E35"/>
    <w:rsid w:val="00DA6699"/>
    <w:rsid w:val="00DB2188"/>
    <w:rsid w:val="00DB4AD9"/>
    <w:rsid w:val="00DB6A33"/>
    <w:rsid w:val="00DC0E1C"/>
    <w:rsid w:val="00DC22D7"/>
    <w:rsid w:val="00DC36FE"/>
    <w:rsid w:val="00DC574C"/>
    <w:rsid w:val="00DD33A6"/>
    <w:rsid w:val="00DD4F93"/>
    <w:rsid w:val="00DD7394"/>
    <w:rsid w:val="00DE06B0"/>
    <w:rsid w:val="00DE3D97"/>
    <w:rsid w:val="00DE4CCA"/>
    <w:rsid w:val="00DF2BF7"/>
    <w:rsid w:val="00DF64EC"/>
    <w:rsid w:val="00DF6BE9"/>
    <w:rsid w:val="00E0327F"/>
    <w:rsid w:val="00E045D3"/>
    <w:rsid w:val="00E0620E"/>
    <w:rsid w:val="00E107AF"/>
    <w:rsid w:val="00E12D57"/>
    <w:rsid w:val="00E15D10"/>
    <w:rsid w:val="00E20134"/>
    <w:rsid w:val="00E21E10"/>
    <w:rsid w:val="00E21F76"/>
    <w:rsid w:val="00E2280B"/>
    <w:rsid w:val="00E2545F"/>
    <w:rsid w:val="00E31CFA"/>
    <w:rsid w:val="00E33A58"/>
    <w:rsid w:val="00E3404E"/>
    <w:rsid w:val="00E35556"/>
    <w:rsid w:val="00E37343"/>
    <w:rsid w:val="00E37CE4"/>
    <w:rsid w:val="00E400E4"/>
    <w:rsid w:val="00E4029E"/>
    <w:rsid w:val="00E403A1"/>
    <w:rsid w:val="00E40A2B"/>
    <w:rsid w:val="00E40D8F"/>
    <w:rsid w:val="00E42FF2"/>
    <w:rsid w:val="00E442CD"/>
    <w:rsid w:val="00E44A18"/>
    <w:rsid w:val="00E44CC6"/>
    <w:rsid w:val="00E502DF"/>
    <w:rsid w:val="00E529C1"/>
    <w:rsid w:val="00E53395"/>
    <w:rsid w:val="00E55D89"/>
    <w:rsid w:val="00E56D47"/>
    <w:rsid w:val="00E573C1"/>
    <w:rsid w:val="00E57F9B"/>
    <w:rsid w:val="00E601EE"/>
    <w:rsid w:val="00E6237A"/>
    <w:rsid w:val="00E642A2"/>
    <w:rsid w:val="00E65F34"/>
    <w:rsid w:val="00E70925"/>
    <w:rsid w:val="00E7138B"/>
    <w:rsid w:val="00E72565"/>
    <w:rsid w:val="00E76107"/>
    <w:rsid w:val="00E7740B"/>
    <w:rsid w:val="00E80143"/>
    <w:rsid w:val="00E81455"/>
    <w:rsid w:val="00E8549C"/>
    <w:rsid w:val="00E932DE"/>
    <w:rsid w:val="00E94CA0"/>
    <w:rsid w:val="00E96451"/>
    <w:rsid w:val="00E96E1C"/>
    <w:rsid w:val="00E97360"/>
    <w:rsid w:val="00E9741F"/>
    <w:rsid w:val="00EA0934"/>
    <w:rsid w:val="00EA235C"/>
    <w:rsid w:val="00EA333D"/>
    <w:rsid w:val="00EA3CDD"/>
    <w:rsid w:val="00EA4FD4"/>
    <w:rsid w:val="00EA5C64"/>
    <w:rsid w:val="00EA6061"/>
    <w:rsid w:val="00EB4EFB"/>
    <w:rsid w:val="00EB6716"/>
    <w:rsid w:val="00EB787C"/>
    <w:rsid w:val="00EC047D"/>
    <w:rsid w:val="00EC139A"/>
    <w:rsid w:val="00EC1D72"/>
    <w:rsid w:val="00EC7290"/>
    <w:rsid w:val="00EC7607"/>
    <w:rsid w:val="00ED0C21"/>
    <w:rsid w:val="00ED2EEA"/>
    <w:rsid w:val="00EE055A"/>
    <w:rsid w:val="00EE36C5"/>
    <w:rsid w:val="00EE458E"/>
    <w:rsid w:val="00EE5D93"/>
    <w:rsid w:val="00EE6E10"/>
    <w:rsid w:val="00EF080F"/>
    <w:rsid w:val="00EF5A04"/>
    <w:rsid w:val="00EF68F7"/>
    <w:rsid w:val="00EF7688"/>
    <w:rsid w:val="00EF7945"/>
    <w:rsid w:val="00F0124F"/>
    <w:rsid w:val="00F03D01"/>
    <w:rsid w:val="00F04542"/>
    <w:rsid w:val="00F06FAA"/>
    <w:rsid w:val="00F13133"/>
    <w:rsid w:val="00F1486F"/>
    <w:rsid w:val="00F17A39"/>
    <w:rsid w:val="00F26E45"/>
    <w:rsid w:val="00F26EA1"/>
    <w:rsid w:val="00F27229"/>
    <w:rsid w:val="00F3055B"/>
    <w:rsid w:val="00F35DB3"/>
    <w:rsid w:val="00F36F6F"/>
    <w:rsid w:val="00F372BE"/>
    <w:rsid w:val="00F41A5C"/>
    <w:rsid w:val="00F4583E"/>
    <w:rsid w:val="00F505E6"/>
    <w:rsid w:val="00F52B99"/>
    <w:rsid w:val="00F53B2B"/>
    <w:rsid w:val="00F57FBB"/>
    <w:rsid w:val="00F642DE"/>
    <w:rsid w:val="00F656AB"/>
    <w:rsid w:val="00F65CE1"/>
    <w:rsid w:val="00F7258B"/>
    <w:rsid w:val="00F815F5"/>
    <w:rsid w:val="00F851A7"/>
    <w:rsid w:val="00F856D7"/>
    <w:rsid w:val="00F856E4"/>
    <w:rsid w:val="00F8692D"/>
    <w:rsid w:val="00F8723C"/>
    <w:rsid w:val="00F87776"/>
    <w:rsid w:val="00F95309"/>
    <w:rsid w:val="00F95B42"/>
    <w:rsid w:val="00F9626F"/>
    <w:rsid w:val="00F965F5"/>
    <w:rsid w:val="00FA12F3"/>
    <w:rsid w:val="00FA2275"/>
    <w:rsid w:val="00FA2E38"/>
    <w:rsid w:val="00FA6DE5"/>
    <w:rsid w:val="00FB2928"/>
    <w:rsid w:val="00FB3B0E"/>
    <w:rsid w:val="00FB5A2F"/>
    <w:rsid w:val="00FB6F1F"/>
    <w:rsid w:val="00FC16C5"/>
    <w:rsid w:val="00FC220D"/>
    <w:rsid w:val="00FC291A"/>
    <w:rsid w:val="00FD2712"/>
    <w:rsid w:val="00FD404C"/>
    <w:rsid w:val="00FD7210"/>
    <w:rsid w:val="00FE0403"/>
    <w:rsid w:val="00FE0BBF"/>
    <w:rsid w:val="00FE2A2A"/>
    <w:rsid w:val="00FE3404"/>
    <w:rsid w:val="00FF0D15"/>
    <w:rsid w:val="00FF211F"/>
    <w:rsid w:val="00FF3206"/>
    <w:rsid w:val="00FF4000"/>
    <w:rsid w:val="00FF47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78474"/>
  <w15:docId w15:val="{A47FF33A-3A83-46D8-ABB7-D81633C6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B07"/>
    <w:pPr>
      <w:bidi/>
      <w:spacing w:after="0" w:line="220" w:lineRule="exact"/>
      <w:jc w:val="both"/>
    </w:pPr>
    <w:rPr>
      <w:rFonts w:cs="FrankRuehl"/>
      <w:szCs w:val="18"/>
    </w:rPr>
  </w:style>
  <w:style w:type="paragraph" w:styleId="1">
    <w:name w:val="heading 1"/>
    <w:basedOn w:val="a"/>
    <w:next w:val="a"/>
    <w:link w:val="10"/>
    <w:uiPriority w:val="9"/>
    <w:qFormat/>
    <w:rsid w:val="00BF4D5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BF4D5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BF4D5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משניות"/>
    <w:basedOn w:val="a"/>
    <w:link w:val="a4"/>
    <w:autoRedefine/>
    <w:qFormat/>
    <w:rsid w:val="009D377E"/>
    <w:pPr>
      <w:shd w:val="clear" w:color="auto" w:fill="F2F2F2" w:themeFill="background1" w:themeFillShade="F2"/>
    </w:pPr>
    <w:rPr>
      <w:rFonts w:ascii="BA Fontov Regular" w:hAnsi="BA Fontov Regular" w:cs="BA Vilna Bold"/>
      <w:i/>
      <w:spacing w:val="-2"/>
      <w:sz w:val="22"/>
      <w:szCs w:val="22"/>
    </w:rPr>
  </w:style>
  <w:style w:type="character" w:customStyle="1" w:styleId="a4">
    <w:name w:val="משניות תו"/>
    <w:basedOn w:val="a0"/>
    <w:link w:val="a3"/>
    <w:rsid w:val="009D377E"/>
    <w:rPr>
      <w:rFonts w:ascii="BA Fontov Regular" w:hAnsi="BA Fontov Regular" w:cs="BA Vilna Bold"/>
      <w:i/>
      <w:spacing w:val="-2"/>
      <w:sz w:val="22"/>
      <w:szCs w:val="22"/>
      <w:shd w:val="clear" w:color="auto" w:fill="F2F2F2" w:themeFill="background1" w:themeFillShade="F2"/>
    </w:rPr>
  </w:style>
  <w:style w:type="paragraph" w:customStyle="1" w:styleId="a5">
    <w:name w:val="ד''ה משנה"/>
    <w:basedOn w:val="a"/>
    <w:link w:val="a6"/>
    <w:autoRedefine/>
    <w:qFormat/>
    <w:rsid w:val="003049F3"/>
    <w:pPr>
      <w:spacing w:before="120"/>
      <w:ind w:end="320"/>
      <w:contextualSpacing/>
      <w:jc w:val="center"/>
    </w:pPr>
    <w:rPr>
      <w:rFonts w:ascii="BA Fontov Regular" w:hAnsi="BA Fontov Regular" w:cs="BA Vilna Bold"/>
      <w:spacing w:val="4"/>
      <w:sz w:val="22"/>
      <w:szCs w:val="22"/>
    </w:rPr>
  </w:style>
  <w:style w:type="character" w:customStyle="1" w:styleId="a6">
    <w:name w:val="ד''ה משנה תו"/>
    <w:basedOn w:val="a0"/>
    <w:link w:val="a5"/>
    <w:rsid w:val="003049F3"/>
    <w:rPr>
      <w:rFonts w:ascii="BA Fontov Regular" w:hAnsi="BA Fontov Regular" w:cs="BA Vilna Bold"/>
      <w:spacing w:val="4"/>
      <w:sz w:val="22"/>
      <w:szCs w:val="22"/>
    </w:rPr>
  </w:style>
  <w:style w:type="paragraph" w:styleId="a7">
    <w:name w:val="footnote text"/>
    <w:basedOn w:val="a"/>
    <w:link w:val="a8"/>
    <w:autoRedefine/>
    <w:uiPriority w:val="99"/>
    <w:unhideWhenUsed/>
    <w:qFormat/>
    <w:rsid w:val="00F65CE1"/>
    <w:pPr>
      <w:spacing w:line="276" w:lineRule="auto"/>
    </w:pPr>
    <w:rPr>
      <w:rFonts w:cs="BA Franknatan Decor"/>
      <w:spacing w:val="10"/>
      <w:sz w:val="20"/>
    </w:rPr>
  </w:style>
  <w:style w:type="character" w:customStyle="1" w:styleId="a8">
    <w:name w:val="טקסט הערת שוליים תו"/>
    <w:basedOn w:val="a0"/>
    <w:link w:val="a7"/>
    <w:uiPriority w:val="99"/>
    <w:rsid w:val="00F65CE1"/>
    <w:rPr>
      <w:rFonts w:cs="BA Franknatan Decor"/>
      <w:spacing w:val="10"/>
      <w:sz w:val="20"/>
    </w:rPr>
  </w:style>
  <w:style w:type="paragraph" w:customStyle="1" w:styleId="a9">
    <w:name w:val="כותרת משנה בהערה"/>
    <w:basedOn w:val="a7"/>
    <w:link w:val="aa"/>
    <w:qFormat/>
    <w:rsid w:val="00F65CE1"/>
    <w:pPr>
      <w:spacing w:before="120" w:line="23" w:lineRule="atLeast"/>
      <w:jc w:val="center"/>
    </w:pPr>
    <w:rPr>
      <w:rFonts w:ascii="David" w:hAnsi="David" w:cs="BA Vilna Bold"/>
      <w:b/>
      <w:bCs/>
      <w:sz w:val="24"/>
      <w:u w:val="single"/>
    </w:rPr>
  </w:style>
  <w:style w:type="character" w:customStyle="1" w:styleId="aa">
    <w:name w:val="כותרת משנה בהערה תו"/>
    <w:basedOn w:val="a8"/>
    <w:link w:val="a9"/>
    <w:rsid w:val="00F65CE1"/>
    <w:rPr>
      <w:rFonts w:ascii="David" w:hAnsi="David" w:cs="BA Vilna Bold"/>
      <w:b/>
      <w:bCs/>
      <w:spacing w:val="10"/>
      <w:sz w:val="24"/>
      <w:u w:val="single"/>
    </w:rPr>
  </w:style>
  <w:style w:type="paragraph" w:customStyle="1" w:styleId="ab">
    <w:name w:val="פרנקיל מודגש"/>
    <w:basedOn w:val="a"/>
    <w:link w:val="ac"/>
    <w:autoRedefine/>
    <w:qFormat/>
    <w:rsid w:val="00E44CC6"/>
    <w:pPr>
      <w:spacing w:before="60"/>
    </w:pPr>
    <w:rPr>
      <w:b/>
      <w:bCs/>
      <w:szCs w:val="14"/>
    </w:rPr>
  </w:style>
  <w:style w:type="character" w:customStyle="1" w:styleId="ac">
    <w:name w:val="פרנקיל מודגש תו"/>
    <w:basedOn w:val="a0"/>
    <w:link w:val="ab"/>
    <w:rsid w:val="00E44CC6"/>
    <w:rPr>
      <w:rFonts w:cs="FrankRuehl"/>
      <w:b/>
      <w:bCs/>
      <w:szCs w:val="14"/>
    </w:rPr>
  </w:style>
  <w:style w:type="paragraph" w:customStyle="1" w:styleId="ad">
    <w:name w:val="דף בצד מעודכן"/>
    <w:link w:val="ae"/>
    <w:autoRedefine/>
    <w:qFormat/>
    <w:rsid w:val="009D377E"/>
    <w:pPr>
      <w:framePr w:hSpace="170" w:vSpace="6" w:wrap="around" w:vAnchor="text" w:hAnchor="text" w:x="3970" w:y="7"/>
      <w:bidi/>
      <w:spacing w:before="60" w:line="200" w:lineRule="exact"/>
    </w:pPr>
    <w:rPr>
      <w:rFonts w:ascii="BA Vilna Bold" w:hAnsi="BA Vilna Bold" w:cs="BA Vilna Bold"/>
      <w:b/>
      <w:sz w:val="14"/>
      <w:szCs w:val="18"/>
    </w:rPr>
  </w:style>
  <w:style w:type="character" w:customStyle="1" w:styleId="ae">
    <w:name w:val="דף בצד מעודכן תו"/>
    <w:basedOn w:val="a0"/>
    <w:link w:val="ad"/>
    <w:rsid w:val="009D377E"/>
    <w:rPr>
      <w:rFonts w:ascii="BA Vilna Bold" w:hAnsi="BA Vilna Bold" w:cs="BA Vilna Bold"/>
      <w:b/>
      <w:sz w:val="14"/>
      <w:szCs w:val="18"/>
    </w:rPr>
  </w:style>
  <w:style w:type="paragraph" w:customStyle="1" w:styleId="af">
    <w:name w:val="חציצה"/>
    <w:basedOn w:val="a"/>
    <w:link w:val="af0"/>
    <w:qFormat/>
    <w:rsid w:val="0026136E"/>
    <w:pPr>
      <w:spacing w:after="60"/>
      <w:jc w:val="center"/>
    </w:pPr>
    <w:rPr>
      <w:rFonts w:ascii="BA Fontov Regular" w:hAnsi="BA Fontov Regular" w:cs="BA TM • Vilna Extra-Bold"/>
      <w:color w:val="A6A6A6" w:themeColor="background1" w:themeShade="A6"/>
      <w:sz w:val="18"/>
    </w:rPr>
  </w:style>
  <w:style w:type="character" w:customStyle="1" w:styleId="af0">
    <w:name w:val="חציצה תו"/>
    <w:basedOn w:val="a0"/>
    <w:link w:val="af"/>
    <w:rsid w:val="0026136E"/>
    <w:rPr>
      <w:rFonts w:ascii="BA Fontov Regular" w:hAnsi="BA Fontov Regular" w:cs="BA TM • Vilna Extra-Bold"/>
      <w:color w:val="A6A6A6" w:themeColor="background1" w:themeShade="A6"/>
      <w:sz w:val="18"/>
      <w:szCs w:val="18"/>
    </w:rPr>
  </w:style>
  <w:style w:type="paragraph" w:customStyle="1" w:styleId="af1">
    <w:name w:val="נושא"/>
    <w:basedOn w:val="a"/>
    <w:link w:val="af2"/>
    <w:qFormat/>
    <w:rsid w:val="00E44CC6"/>
    <w:pPr>
      <w:spacing w:before="120"/>
      <w:jc w:val="center"/>
      <w:outlineLvl w:val="2"/>
    </w:pPr>
    <w:rPr>
      <w:rFonts w:ascii="David" w:hAnsi="David" w:cs="PFT_Frank"/>
      <w:b/>
      <w:bCs/>
      <w:sz w:val="16"/>
      <w:szCs w:val="15"/>
    </w:rPr>
  </w:style>
  <w:style w:type="character" w:customStyle="1" w:styleId="af2">
    <w:name w:val="נושא תו"/>
    <w:basedOn w:val="a0"/>
    <w:link w:val="af1"/>
    <w:rsid w:val="00E44CC6"/>
    <w:rPr>
      <w:rFonts w:ascii="David" w:hAnsi="David" w:cs="PFT_Frank"/>
      <w:b/>
      <w:bCs/>
      <w:sz w:val="16"/>
      <w:szCs w:val="15"/>
    </w:rPr>
  </w:style>
  <w:style w:type="paragraph" w:customStyle="1" w:styleId="af3">
    <w:name w:val="אות מוגדשת"/>
    <w:basedOn w:val="a"/>
    <w:link w:val="af4"/>
    <w:qFormat/>
    <w:rsid w:val="00F8723C"/>
    <w:rPr>
      <w:rFonts w:cs="BA Esthetic Bold"/>
      <w:b/>
      <w:color w:val="7030A0"/>
      <w:sz w:val="13"/>
      <w:szCs w:val="13"/>
    </w:rPr>
  </w:style>
  <w:style w:type="character" w:customStyle="1" w:styleId="af4">
    <w:name w:val="אות מוגדשת תו"/>
    <w:basedOn w:val="a0"/>
    <w:link w:val="af3"/>
    <w:rsid w:val="00F8723C"/>
    <w:rPr>
      <w:rFonts w:cs="BA Esthetic Bold"/>
      <w:b/>
      <w:color w:val="7030A0"/>
      <w:sz w:val="13"/>
      <w:szCs w:val="13"/>
    </w:rPr>
  </w:style>
  <w:style w:type="paragraph" w:customStyle="1" w:styleId="af5">
    <w:name w:val="אמוראים"/>
    <w:basedOn w:val="a"/>
    <w:link w:val="af6"/>
    <w:qFormat/>
    <w:rsid w:val="00B355E2"/>
    <w:rPr>
      <w:rFonts w:cs="BA Vilna Regular"/>
      <w:spacing w:val="4"/>
      <w:sz w:val="13"/>
      <w:szCs w:val="14"/>
    </w:rPr>
  </w:style>
  <w:style w:type="character" w:customStyle="1" w:styleId="af6">
    <w:name w:val="אמוראים תו"/>
    <w:basedOn w:val="a0"/>
    <w:link w:val="af5"/>
    <w:rsid w:val="00B355E2"/>
    <w:rPr>
      <w:rFonts w:cs="BA Vilna Regular"/>
      <w:spacing w:val="4"/>
      <w:sz w:val="13"/>
      <w:szCs w:val="14"/>
    </w:rPr>
  </w:style>
  <w:style w:type="paragraph" w:customStyle="1" w:styleId="af7">
    <w:name w:val="פסוק"/>
    <w:basedOn w:val="a"/>
    <w:link w:val="af8"/>
    <w:autoRedefine/>
    <w:qFormat/>
    <w:rsid w:val="00F27229"/>
    <w:pPr>
      <w:spacing w:before="60"/>
      <w:jc w:val="center"/>
    </w:pPr>
    <w:rPr>
      <w:rFonts w:ascii="BA Franknatan Decor" w:hAnsi="BA Franknatan Decor" w:cs="BA TM • Tzlotana"/>
      <w:spacing w:val="4"/>
      <w:sz w:val="14"/>
      <w:szCs w:val="17"/>
    </w:rPr>
  </w:style>
  <w:style w:type="character" w:customStyle="1" w:styleId="af8">
    <w:name w:val="פסוק תו"/>
    <w:basedOn w:val="a0"/>
    <w:link w:val="af7"/>
    <w:rsid w:val="00F27229"/>
    <w:rPr>
      <w:rFonts w:ascii="BA Franknatan Decor" w:hAnsi="BA Franknatan Decor" w:cs="BA TM • Tzlotana"/>
      <w:spacing w:val="4"/>
      <w:sz w:val="14"/>
      <w:szCs w:val="17"/>
    </w:rPr>
  </w:style>
  <w:style w:type="character" w:customStyle="1" w:styleId="fontstyle01">
    <w:name w:val="fontstyle01"/>
    <w:basedOn w:val="a0"/>
    <w:rsid w:val="00E403A1"/>
    <w:rPr>
      <w:rFonts w:ascii="BAMesubin-Regular" w:hAnsi="BAMesubin-Regular" w:hint="default"/>
      <w:b w:val="0"/>
      <w:bCs w:val="0"/>
      <w:i w:val="0"/>
      <w:iCs w:val="0"/>
      <w:color w:val="523015"/>
      <w:sz w:val="36"/>
      <w:szCs w:val="36"/>
    </w:rPr>
  </w:style>
  <w:style w:type="character" w:customStyle="1" w:styleId="fontstyle21">
    <w:name w:val="fontstyle21"/>
    <w:basedOn w:val="a0"/>
    <w:rsid w:val="00E403A1"/>
    <w:rPr>
      <w:rFonts w:ascii="BAHaYetzira-Regular" w:hAnsi="BAHaYetzira-Regular" w:hint="default"/>
      <w:b w:val="0"/>
      <w:bCs w:val="0"/>
      <w:i w:val="0"/>
      <w:iCs w:val="0"/>
      <w:color w:val="523015"/>
      <w:sz w:val="36"/>
      <w:szCs w:val="36"/>
    </w:rPr>
  </w:style>
  <w:style w:type="character" w:customStyle="1" w:styleId="fontstyle31">
    <w:name w:val="fontstyle31"/>
    <w:basedOn w:val="a0"/>
    <w:rsid w:val="00E403A1"/>
    <w:rPr>
      <w:rFonts w:ascii="BAPlatforma-Light" w:hAnsi="BAPlatforma-Light" w:hint="default"/>
      <w:b/>
      <w:bCs/>
      <w:i w:val="0"/>
      <w:iCs w:val="0"/>
      <w:color w:val="000000"/>
      <w:sz w:val="24"/>
      <w:szCs w:val="24"/>
    </w:rPr>
  </w:style>
  <w:style w:type="character" w:customStyle="1" w:styleId="fontstyle41">
    <w:name w:val="fontstyle41"/>
    <w:basedOn w:val="a0"/>
    <w:rsid w:val="00E403A1"/>
    <w:rPr>
      <w:rFonts w:ascii="BAHacorech-Bold" w:hAnsi="BAHacorech-Bold" w:hint="default"/>
      <w:b/>
      <w:bCs/>
      <w:i w:val="0"/>
      <w:iCs w:val="0"/>
      <w:color w:val="000000"/>
      <w:sz w:val="150"/>
      <w:szCs w:val="150"/>
    </w:rPr>
  </w:style>
  <w:style w:type="character" w:customStyle="1" w:styleId="fontstyle51">
    <w:name w:val="fontstyle51"/>
    <w:basedOn w:val="a0"/>
    <w:rsid w:val="00E403A1"/>
    <w:rPr>
      <w:rFonts w:ascii="BAMesubin-Decor" w:hAnsi="BAMesubin-Decor" w:hint="default"/>
      <w:b w:val="0"/>
      <w:bCs w:val="0"/>
      <w:i w:val="0"/>
      <w:iCs w:val="0"/>
      <w:color w:val="000000"/>
      <w:sz w:val="32"/>
      <w:szCs w:val="32"/>
    </w:rPr>
  </w:style>
  <w:style w:type="paragraph" w:customStyle="1" w:styleId="af9">
    <w:name w:val="דף מוגבה"/>
    <w:basedOn w:val="a"/>
    <w:link w:val="afa"/>
    <w:qFormat/>
    <w:rsid w:val="00E403A1"/>
    <w:pPr>
      <w:widowControl w:val="0"/>
      <w:spacing w:before="40"/>
    </w:pPr>
    <w:rPr>
      <w:rFonts w:cs="BA Vilna Bold"/>
      <w:sz w:val="14"/>
    </w:rPr>
  </w:style>
  <w:style w:type="paragraph" w:styleId="afb">
    <w:name w:val="endnote text"/>
    <w:basedOn w:val="a"/>
    <w:link w:val="afc"/>
    <w:uiPriority w:val="99"/>
    <w:semiHidden/>
    <w:unhideWhenUsed/>
    <w:rsid w:val="00E403A1"/>
    <w:pPr>
      <w:spacing w:line="240" w:lineRule="auto"/>
    </w:pPr>
    <w:rPr>
      <w:sz w:val="20"/>
    </w:rPr>
  </w:style>
  <w:style w:type="character" w:customStyle="1" w:styleId="afc">
    <w:name w:val="טקסט הערת סיום תו"/>
    <w:basedOn w:val="a0"/>
    <w:link w:val="afb"/>
    <w:uiPriority w:val="99"/>
    <w:semiHidden/>
    <w:rsid w:val="00E403A1"/>
    <w:rPr>
      <w:rFonts w:cs="BA Esthetic Regular"/>
      <w:sz w:val="20"/>
      <w:szCs w:val="20"/>
    </w:rPr>
  </w:style>
  <w:style w:type="character" w:customStyle="1" w:styleId="afa">
    <w:name w:val="דף מוגבה תו"/>
    <w:basedOn w:val="a0"/>
    <w:link w:val="af9"/>
    <w:rsid w:val="00E403A1"/>
    <w:rPr>
      <w:rFonts w:cs="BA Vilna Bold"/>
      <w:sz w:val="14"/>
      <w:szCs w:val="17"/>
    </w:rPr>
  </w:style>
  <w:style w:type="character" w:styleId="afd">
    <w:name w:val="endnote reference"/>
    <w:basedOn w:val="a0"/>
    <w:uiPriority w:val="99"/>
    <w:semiHidden/>
    <w:unhideWhenUsed/>
    <w:rsid w:val="00E403A1"/>
    <w:rPr>
      <w:vertAlign w:val="superscript"/>
    </w:rPr>
  </w:style>
  <w:style w:type="paragraph" w:styleId="afe">
    <w:name w:val="List Paragraph"/>
    <w:basedOn w:val="a"/>
    <w:uiPriority w:val="34"/>
    <w:qFormat/>
    <w:rsid w:val="00E403A1"/>
    <w:pPr>
      <w:ind w:left="720"/>
      <w:contextualSpacing/>
    </w:pPr>
  </w:style>
  <w:style w:type="paragraph" w:styleId="aff">
    <w:name w:val="Subtitle"/>
    <w:basedOn w:val="a"/>
    <w:next w:val="a"/>
    <w:link w:val="aff0"/>
    <w:uiPriority w:val="11"/>
    <w:qFormat/>
    <w:rsid w:val="00E403A1"/>
    <w:pPr>
      <w:numPr>
        <w:ilvl w:val="1"/>
      </w:numPr>
      <w:ind w:left="454" w:hanging="454"/>
    </w:pPr>
    <w:rPr>
      <w:rFonts w:asciiTheme="majorHAnsi" w:eastAsiaTheme="majorEastAsia" w:hAnsiTheme="majorHAnsi" w:cstheme="majorBidi"/>
      <w:i/>
      <w:iCs/>
      <w:color w:val="5B9BD5" w:themeColor="accent1"/>
      <w:spacing w:val="15"/>
      <w:w w:val="92"/>
      <w:sz w:val="24"/>
    </w:rPr>
  </w:style>
  <w:style w:type="character" w:customStyle="1" w:styleId="aff0">
    <w:name w:val="כותרת משנה תו"/>
    <w:basedOn w:val="a0"/>
    <w:link w:val="aff"/>
    <w:uiPriority w:val="11"/>
    <w:rsid w:val="00E403A1"/>
    <w:rPr>
      <w:rFonts w:asciiTheme="majorHAnsi" w:eastAsiaTheme="majorEastAsia" w:hAnsiTheme="majorHAnsi" w:cstheme="majorBidi"/>
      <w:i/>
      <w:iCs/>
      <w:color w:val="5B9BD5" w:themeColor="accent1"/>
      <w:spacing w:val="15"/>
      <w:w w:val="92"/>
      <w:sz w:val="24"/>
      <w:szCs w:val="20"/>
    </w:rPr>
  </w:style>
  <w:style w:type="paragraph" w:customStyle="1" w:styleId="aff1">
    <w:name w:val="רגיל ורווח"/>
    <w:basedOn w:val="a"/>
    <w:link w:val="aff2"/>
    <w:rsid w:val="00E403A1"/>
    <w:pPr>
      <w:spacing w:after="200" w:line="720" w:lineRule="auto"/>
      <w:ind w:left="454" w:hanging="454"/>
    </w:pPr>
    <w:rPr>
      <w:rFonts w:ascii="BA Fontov Regular" w:hAnsi="BA Fontov Regular"/>
      <w:sz w:val="18"/>
    </w:rPr>
  </w:style>
  <w:style w:type="character" w:customStyle="1" w:styleId="aff2">
    <w:name w:val="רגיל ורווח תו"/>
    <w:basedOn w:val="a0"/>
    <w:link w:val="aff1"/>
    <w:rsid w:val="00E403A1"/>
    <w:rPr>
      <w:rFonts w:ascii="BA Fontov Regular" w:hAnsi="BA Fontov Regular" w:cs="BA Esthetic Regular"/>
      <w:sz w:val="18"/>
      <w:szCs w:val="20"/>
    </w:rPr>
  </w:style>
  <w:style w:type="paragraph" w:customStyle="1" w:styleId="aff3">
    <w:name w:val="דף בצד"/>
    <w:basedOn w:val="a"/>
    <w:qFormat/>
    <w:rsid w:val="00E403A1"/>
    <w:pPr>
      <w:framePr w:h="510" w:hRule="exact" w:hSpace="57" w:vSpace="113" w:wrap="around" w:vAnchor="text" w:hAnchor="page" w:xAlign="outside" w:y="1"/>
      <w:spacing w:line="300" w:lineRule="exact"/>
      <w:ind w:left="454" w:hanging="454"/>
    </w:pPr>
    <w:rPr>
      <w:rFonts w:ascii="David" w:hAnsi="David" w:cs="Guttman Vilna"/>
      <w:b/>
      <w:bCs/>
      <w:sz w:val="32"/>
    </w:rPr>
  </w:style>
  <w:style w:type="character" w:customStyle="1" w:styleId="aff4">
    <w:name w:val="מודגש"/>
    <w:basedOn w:val="a0"/>
    <w:uiPriority w:val="1"/>
    <w:rsid w:val="00E403A1"/>
    <w:rPr>
      <w:rFonts w:cs="BA Esthetic Bold"/>
      <w:bCs w:val="0"/>
    </w:rPr>
  </w:style>
  <w:style w:type="paragraph" w:styleId="aff5">
    <w:name w:val="header"/>
    <w:link w:val="aff6"/>
    <w:uiPriority w:val="99"/>
    <w:unhideWhenUsed/>
    <w:rsid w:val="007300C6"/>
    <w:pPr>
      <w:tabs>
        <w:tab w:val="center" w:pos="4153"/>
        <w:tab w:val="right" w:pos="8306"/>
      </w:tabs>
      <w:spacing w:after="0" w:line="240" w:lineRule="auto"/>
      <w:jc w:val="center"/>
    </w:pPr>
    <w:rPr>
      <w:rFonts w:cs="BA TM • Vilna Extra-Bold"/>
      <w:spacing w:val="10"/>
    </w:rPr>
  </w:style>
  <w:style w:type="character" w:customStyle="1" w:styleId="aff6">
    <w:name w:val="כותרת עליונה תו"/>
    <w:basedOn w:val="a0"/>
    <w:link w:val="aff5"/>
    <w:uiPriority w:val="99"/>
    <w:rsid w:val="007300C6"/>
    <w:rPr>
      <w:rFonts w:cs="BA TM • Vilna Extra-Bold"/>
      <w:spacing w:val="10"/>
    </w:rPr>
  </w:style>
  <w:style w:type="paragraph" w:styleId="aff7">
    <w:name w:val="footer"/>
    <w:basedOn w:val="a"/>
    <w:link w:val="aff8"/>
    <w:uiPriority w:val="99"/>
    <w:unhideWhenUsed/>
    <w:rsid w:val="00E403A1"/>
    <w:pPr>
      <w:tabs>
        <w:tab w:val="center" w:pos="4153"/>
        <w:tab w:val="right" w:pos="8306"/>
      </w:tabs>
      <w:spacing w:line="240" w:lineRule="auto"/>
    </w:pPr>
    <w:rPr>
      <w:szCs w:val="14"/>
    </w:rPr>
  </w:style>
  <w:style w:type="character" w:customStyle="1" w:styleId="aff8">
    <w:name w:val="כותרת תחתונה תו"/>
    <w:basedOn w:val="a0"/>
    <w:link w:val="aff7"/>
    <w:uiPriority w:val="99"/>
    <w:rsid w:val="00E403A1"/>
    <w:rPr>
      <w:rFonts w:cs="BA Esthetic Regular"/>
      <w:szCs w:val="14"/>
    </w:rPr>
  </w:style>
  <w:style w:type="paragraph" w:customStyle="1" w:styleId="aff9">
    <w:name w:val="ד''ה בולד"/>
    <w:basedOn w:val="a"/>
    <w:link w:val="affa"/>
    <w:qFormat/>
    <w:rsid w:val="00E403A1"/>
    <w:rPr>
      <w:rFonts w:ascii="BA Vilna Bold" w:hAnsi="BA Vilna Bold" w:cs="BA Vilna Bold"/>
      <w:sz w:val="16"/>
    </w:rPr>
  </w:style>
  <w:style w:type="character" w:customStyle="1" w:styleId="affa">
    <w:name w:val="ד''ה בולד תו"/>
    <w:basedOn w:val="a0"/>
    <w:link w:val="aff9"/>
    <w:rsid w:val="00E403A1"/>
    <w:rPr>
      <w:rFonts w:ascii="BA Vilna Bold" w:hAnsi="BA Vilna Bold" w:cs="BA Vilna Bold"/>
      <w:sz w:val="16"/>
      <w:szCs w:val="17"/>
    </w:rPr>
  </w:style>
  <w:style w:type="paragraph" w:customStyle="1" w:styleId="-">
    <w:name w:val="ד''ה משנה וגמרא-בסימנא"/>
    <w:basedOn w:val="a"/>
    <w:link w:val="-0"/>
    <w:qFormat/>
    <w:rsid w:val="00E403A1"/>
    <w:pPr>
      <w:widowControl w:val="0"/>
    </w:pPr>
    <w:rPr>
      <w:rFonts w:cs="BA Vilna Bold"/>
      <w:b/>
      <w:bCs/>
      <w:sz w:val="16"/>
    </w:rPr>
  </w:style>
  <w:style w:type="character" w:customStyle="1" w:styleId="-0">
    <w:name w:val="ד''ה משנה וגמרא-בסימנא תו"/>
    <w:basedOn w:val="a0"/>
    <w:link w:val="-"/>
    <w:rsid w:val="00E403A1"/>
    <w:rPr>
      <w:rFonts w:cs="BA Vilna Bold"/>
      <w:b/>
      <w:bCs/>
      <w:sz w:val="16"/>
      <w:szCs w:val="17"/>
    </w:rPr>
  </w:style>
  <w:style w:type="paragraph" w:customStyle="1" w:styleId="affb">
    <w:name w:val="תחילת פרק"/>
    <w:basedOn w:val="a"/>
    <w:link w:val="affc"/>
    <w:qFormat/>
    <w:rsid w:val="00E403A1"/>
    <w:pPr>
      <w:keepNext/>
      <w:framePr w:hSpace="284" w:vSpace="567" w:wrap="notBeside" w:hAnchor="page" w:yAlign="bottom"/>
      <w:jc w:val="center"/>
    </w:pPr>
    <w:rPr>
      <w:rFonts w:cs="BA Vilna Bold"/>
      <w:sz w:val="24"/>
      <w:szCs w:val="6"/>
    </w:rPr>
  </w:style>
  <w:style w:type="character" w:customStyle="1" w:styleId="affc">
    <w:name w:val="תחילת פרק תו"/>
    <w:basedOn w:val="a0"/>
    <w:link w:val="affb"/>
    <w:rsid w:val="00E403A1"/>
    <w:rPr>
      <w:rFonts w:cs="BA Vilna Bold"/>
      <w:sz w:val="24"/>
      <w:szCs w:val="6"/>
    </w:rPr>
  </w:style>
  <w:style w:type="paragraph" w:customStyle="1" w:styleId="affd">
    <w:name w:val="רגיל ללא רווח"/>
    <w:basedOn w:val="a"/>
    <w:link w:val="affe"/>
    <w:qFormat/>
    <w:rsid w:val="00043784"/>
  </w:style>
  <w:style w:type="character" w:customStyle="1" w:styleId="affe">
    <w:name w:val="רגיל ללא רווח תו"/>
    <w:basedOn w:val="a0"/>
    <w:link w:val="affd"/>
    <w:rsid w:val="00043784"/>
    <w:rPr>
      <w:rFonts w:cs="FrankRuehl"/>
      <w:szCs w:val="18"/>
    </w:rPr>
  </w:style>
  <w:style w:type="paragraph" w:customStyle="1" w:styleId="afff">
    <w:name w:val="חלק משנה מודגשת"/>
    <w:basedOn w:val="a3"/>
    <w:link w:val="afff0"/>
    <w:qFormat/>
    <w:rsid w:val="001300E1"/>
    <w:pPr>
      <w:outlineLvl w:val="0"/>
    </w:pPr>
    <w:rPr>
      <w:rFonts w:cs="BA TM • Vilna Extra-Bold"/>
      <w:sz w:val="22"/>
      <w:szCs w:val="22"/>
    </w:rPr>
  </w:style>
  <w:style w:type="character" w:customStyle="1" w:styleId="afff0">
    <w:name w:val="חלק משנה מודגשת תו"/>
    <w:basedOn w:val="a4"/>
    <w:link w:val="afff"/>
    <w:rsid w:val="001300E1"/>
    <w:rPr>
      <w:rFonts w:ascii="BA Fontov Regular" w:hAnsi="BA Fontov Regular" w:cs="BA TM • Vilna Extra-Bold"/>
      <w:i/>
      <w:spacing w:val="4"/>
      <w:sz w:val="22"/>
      <w:szCs w:val="22"/>
      <w:shd w:val="clear" w:color="auto" w:fill="F2F2F2" w:themeFill="background1" w:themeFillShade="F2"/>
    </w:rPr>
  </w:style>
  <w:style w:type="paragraph" w:customStyle="1" w:styleId="afff1">
    <w:name w:val="אמוראי משנה"/>
    <w:basedOn w:val="a3"/>
    <w:link w:val="afff2"/>
    <w:qFormat/>
    <w:rsid w:val="00A903FA"/>
    <w:rPr>
      <w:szCs w:val="16"/>
    </w:rPr>
  </w:style>
  <w:style w:type="character" w:customStyle="1" w:styleId="afff2">
    <w:name w:val="אמוראי משנה תו"/>
    <w:basedOn w:val="a4"/>
    <w:link w:val="afff1"/>
    <w:rsid w:val="00A903FA"/>
    <w:rPr>
      <w:rFonts w:ascii="BA Fontov Regular" w:hAnsi="BA Fontov Regular" w:cs="BA Vilna Bold"/>
      <w:i/>
      <w:spacing w:val="4"/>
      <w:sz w:val="18"/>
      <w:szCs w:val="18"/>
      <w:shd w:val="clear" w:color="auto" w:fill="F2F2F2" w:themeFill="background1" w:themeFillShade="F2"/>
    </w:rPr>
  </w:style>
  <w:style w:type="paragraph" w:customStyle="1" w:styleId="afff3">
    <w:name w:val="סוף פרק"/>
    <w:basedOn w:val="af"/>
    <w:link w:val="afff4"/>
    <w:qFormat/>
    <w:rsid w:val="00E403A1"/>
    <w:pPr>
      <w:spacing w:line="300" w:lineRule="exact"/>
    </w:pPr>
    <w:rPr>
      <w:bCs/>
      <w:sz w:val="32"/>
      <w:szCs w:val="28"/>
    </w:rPr>
  </w:style>
  <w:style w:type="character" w:customStyle="1" w:styleId="afff4">
    <w:name w:val="סוף פרק תו"/>
    <w:basedOn w:val="af0"/>
    <w:link w:val="afff3"/>
    <w:rsid w:val="00E403A1"/>
    <w:rPr>
      <w:rFonts w:ascii="BA Fontov Regular" w:hAnsi="BA Fontov Regular" w:cs="BA חניכי הישיבות"/>
      <w:bCs/>
      <w:color w:val="000000" w:themeColor="text1"/>
      <w:sz w:val="32"/>
      <w:szCs w:val="28"/>
    </w:rPr>
  </w:style>
  <w:style w:type="paragraph" w:customStyle="1" w:styleId="afff5">
    <w:name w:val="הסבר"/>
    <w:basedOn w:val="a"/>
    <w:link w:val="afff6"/>
    <w:qFormat/>
    <w:rsid w:val="00745FD9"/>
    <w:rPr>
      <w:sz w:val="18"/>
      <w:szCs w:val="14"/>
    </w:rPr>
  </w:style>
  <w:style w:type="paragraph" w:customStyle="1" w:styleId="afff7">
    <w:name w:val="רווח לפני"/>
    <w:basedOn w:val="affd"/>
    <w:next w:val="a"/>
    <w:link w:val="afff8"/>
    <w:qFormat/>
    <w:rsid w:val="00E42FF2"/>
    <w:pPr>
      <w:spacing w:before="120"/>
    </w:pPr>
  </w:style>
  <w:style w:type="character" w:customStyle="1" w:styleId="afff6">
    <w:name w:val="הסבר תו"/>
    <w:basedOn w:val="a0"/>
    <w:link w:val="afff5"/>
    <w:rsid w:val="00745FD9"/>
    <w:rPr>
      <w:rFonts w:cs="FrankRuehl"/>
      <w:sz w:val="18"/>
      <w:szCs w:val="14"/>
    </w:rPr>
  </w:style>
  <w:style w:type="character" w:customStyle="1" w:styleId="afff8">
    <w:name w:val="רווח לפני תו"/>
    <w:basedOn w:val="affe"/>
    <w:link w:val="afff7"/>
    <w:rsid w:val="00E42FF2"/>
    <w:rPr>
      <w:rFonts w:cs="FrankRuehl"/>
      <w:szCs w:val="18"/>
    </w:rPr>
  </w:style>
  <w:style w:type="paragraph" w:customStyle="1" w:styleId="31">
    <w:name w:val="חלון 3"/>
    <w:basedOn w:val="a"/>
    <w:link w:val="32"/>
    <w:autoRedefine/>
    <w:qFormat/>
    <w:rsid w:val="001711C4"/>
    <w:pPr>
      <w:framePr w:wrap="notBeside" w:vAnchor="text" w:hAnchor="text" w:x="3482" w:y="58"/>
      <w:spacing w:line="140" w:lineRule="exact"/>
      <w:jc w:val="right"/>
    </w:pPr>
    <w:rPr>
      <w:rFonts w:ascii="BA TM • Vilna Extra-Bold" w:hAnsi="BA TM • Vilna Extra-Bold" w:cs="BA TM • Vilna Extra-Bold"/>
      <w:color w:val="767171" w:themeColor="background2" w:themeShade="80"/>
      <w:spacing w:val="2"/>
      <w:sz w:val="14"/>
      <w:szCs w:val="14"/>
    </w:rPr>
  </w:style>
  <w:style w:type="character" w:customStyle="1" w:styleId="32">
    <w:name w:val="חלון 3 תו"/>
    <w:basedOn w:val="a0"/>
    <w:link w:val="31"/>
    <w:rsid w:val="001711C4"/>
    <w:rPr>
      <w:rFonts w:ascii="BA TM • Vilna Extra-Bold" w:hAnsi="BA TM • Vilna Extra-Bold" w:cs="BA TM • Vilna Extra-Bold"/>
      <w:color w:val="767171" w:themeColor="background2" w:themeShade="80"/>
      <w:spacing w:val="2"/>
      <w:sz w:val="14"/>
      <w:szCs w:val="14"/>
    </w:rPr>
  </w:style>
  <w:style w:type="paragraph" w:customStyle="1" w:styleId="afff9">
    <w:name w:val="דפים בפרק ב"/>
    <w:basedOn w:val="a"/>
    <w:rsid w:val="007601A2"/>
    <w:pPr>
      <w:framePr w:w="463" w:h="158" w:hRule="exact" w:hSpace="181" w:wrap="notBeside" w:vAnchor="page" w:hAnchor="page" w:x="3734" w:y="7119"/>
      <w:spacing w:line="140" w:lineRule="exact"/>
    </w:pPr>
    <w:rPr>
      <w:rFonts w:ascii="Fb Fontext" w:hAnsi="Fb Fontext"/>
      <w:color w:val="FF0000"/>
      <w:sz w:val="12"/>
      <w:szCs w:val="12"/>
    </w:rPr>
  </w:style>
  <w:style w:type="paragraph" w:customStyle="1" w:styleId="afffa">
    <w:name w:val="מסכת"/>
    <w:basedOn w:val="a"/>
    <w:rsid w:val="00CB72AE"/>
    <w:pPr>
      <w:framePr w:h="340" w:hRule="exact" w:hSpace="181" w:wrap="around" w:vAnchor="page" w:hAnchor="text" w:xAlign="right" w:yAlign="bottom"/>
      <w:jc w:val="center"/>
    </w:pPr>
    <w:rPr>
      <w:rFonts w:ascii="Fb Fontext" w:hAnsi="Fb Fontext"/>
      <w:color w:val="FF0000"/>
      <w:sz w:val="32"/>
    </w:rPr>
  </w:style>
  <w:style w:type="paragraph" w:customStyle="1" w:styleId="afffb">
    <w:name w:val="פרק"/>
    <w:basedOn w:val="a"/>
    <w:rsid w:val="0019634A"/>
    <w:pPr>
      <w:framePr w:h="284" w:hRule="exact" w:hSpace="181" w:wrap="around" w:vAnchor="page" w:hAnchor="page" w:xAlign="center" w:yAlign="bottom"/>
      <w:spacing w:line="240" w:lineRule="auto"/>
    </w:pPr>
    <w:rPr>
      <w:rFonts w:ascii="Fb Fontext" w:hAnsi="Fb Fontext"/>
      <w:color w:val="AEAAAA" w:themeColor="background2" w:themeShade="BF"/>
      <w:sz w:val="32"/>
      <w:szCs w:val="10"/>
    </w:rPr>
  </w:style>
  <w:style w:type="paragraph" w:customStyle="1" w:styleId="afffc">
    <w:name w:val="פרק שם"/>
    <w:basedOn w:val="a"/>
    <w:rsid w:val="00D27554"/>
    <w:pPr>
      <w:framePr w:h="227" w:hRule="exact" w:hSpace="181" w:wrap="around" w:vAnchor="page" w:hAnchor="text" w:yAlign="bottom"/>
      <w:spacing w:line="240" w:lineRule="auto"/>
    </w:pPr>
    <w:rPr>
      <w:rFonts w:ascii="Fb Fontext" w:hAnsi="Fb Fontext"/>
      <w:color w:val="BF8F00" w:themeColor="accent4" w:themeShade="BF"/>
      <w:sz w:val="24"/>
      <w:szCs w:val="16"/>
    </w:rPr>
  </w:style>
  <w:style w:type="character" w:customStyle="1" w:styleId="30">
    <w:name w:val="כותרת 3 תו"/>
    <w:basedOn w:val="a0"/>
    <w:link w:val="3"/>
    <w:uiPriority w:val="9"/>
    <w:semiHidden/>
    <w:rsid w:val="00BF4D53"/>
    <w:rPr>
      <w:rFonts w:asciiTheme="majorHAnsi" w:eastAsiaTheme="majorEastAsia" w:hAnsiTheme="majorHAnsi" w:cstheme="majorBidi"/>
      <w:color w:val="1F4D78" w:themeColor="accent1" w:themeShade="7F"/>
      <w:sz w:val="24"/>
      <w:szCs w:val="24"/>
    </w:rPr>
  </w:style>
  <w:style w:type="character" w:customStyle="1" w:styleId="20">
    <w:name w:val="כותרת 2 תו"/>
    <w:basedOn w:val="a0"/>
    <w:link w:val="2"/>
    <w:uiPriority w:val="9"/>
    <w:semiHidden/>
    <w:rsid w:val="00BF4D53"/>
    <w:rPr>
      <w:rFonts w:asciiTheme="majorHAnsi" w:eastAsiaTheme="majorEastAsia" w:hAnsiTheme="majorHAnsi" w:cstheme="majorBidi"/>
      <w:color w:val="2E74B5" w:themeColor="accent1" w:themeShade="BF"/>
      <w:sz w:val="26"/>
      <w:szCs w:val="26"/>
    </w:rPr>
  </w:style>
  <w:style w:type="character" w:customStyle="1" w:styleId="10">
    <w:name w:val="כותרת 1 תו"/>
    <w:basedOn w:val="a0"/>
    <w:link w:val="1"/>
    <w:uiPriority w:val="9"/>
    <w:rsid w:val="00BF4D53"/>
    <w:rPr>
      <w:rFonts w:asciiTheme="majorHAnsi" w:eastAsiaTheme="majorEastAsia" w:hAnsiTheme="majorHAnsi" w:cstheme="majorBidi"/>
      <w:color w:val="2E74B5" w:themeColor="accent1" w:themeShade="BF"/>
      <w:sz w:val="32"/>
      <w:szCs w:val="32"/>
    </w:rPr>
  </w:style>
  <w:style w:type="paragraph" w:styleId="TOC3">
    <w:name w:val="toc 3"/>
    <w:basedOn w:val="a"/>
    <w:next w:val="a"/>
    <w:autoRedefine/>
    <w:uiPriority w:val="39"/>
    <w:unhideWhenUsed/>
    <w:rsid w:val="00BF4D53"/>
    <w:pPr>
      <w:ind w:left="284"/>
      <w:jc w:val="left"/>
    </w:pPr>
    <w:rPr>
      <w:rFonts w:cs="PFT_Frank"/>
      <w:bCs/>
      <w:szCs w:val="14"/>
    </w:rPr>
  </w:style>
  <w:style w:type="paragraph" w:styleId="TOC2">
    <w:name w:val="toc 2"/>
    <w:basedOn w:val="a"/>
    <w:next w:val="a"/>
    <w:autoRedefine/>
    <w:uiPriority w:val="39"/>
    <w:unhideWhenUsed/>
    <w:rsid w:val="00BF4D53"/>
    <w:pPr>
      <w:ind w:left="221"/>
    </w:pPr>
    <w:rPr>
      <w:rFonts w:cs="BA Vilna Bold"/>
    </w:rPr>
  </w:style>
  <w:style w:type="paragraph" w:styleId="TOC1">
    <w:name w:val="toc 1"/>
    <w:basedOn w:val="a"/>
    <w:next w:val="a"/>
    <w:autoRedefine/>
    <w:uiPriority w:val="39"/>
    <w:unhideWhenUsed/>
    <w:rsid w:val="00BF4D53"/>
    <w:rPr>
      <w:rFonts w:cs="BA Vilna Bold"/>
    </w:rPr>
  </w:style>
  <w:style w:type="paragraph" w:styleId="TOC4">
    <w:name w:val="toc 4"/>
    <w:basedOn w:val="a"/>
    <w:next w:val="a"/>
    <w:autoRedefine/>
    <w:uiPriority w:val="39"/>
    <w:unhideWhenUsed/>
    <w:rsid w:val="00A740D0"/>
    <w:pPr>
      <w:spacing w:line="180" w:lineRule="exact"/>
      <w:ind w:left="658"/>
      <w:jc w:val="left"/>
    </w:pPr>
    <w:rPr>
      <w:rFonts w:eastAsiaTheme="minorEastAsia" w:cs="BA TM • Vilna Extra-Bold"/>
      <w:kern w:val="2"/>
      <w:szCs w:val="16"/>
    </w:rPr>
  </w:style>
  <w:style w:type="paragraph" w:styleId="TOC5">
    <w:name w:val="toc 5"/>
    <w:basedOn w:val="a"/>
    <w:next w:val="a"/>
    <w:autoRedefine/>
    <w:uiPriority w:val="39"/>
    <w:unhideWhenUsed/>
    <w:rsid w:val="00BF4D53"/>
    <w:pPr>
      <w:spacing w:after="100" w:line="259" w:lineRule="auto"/>
      <w:ind w:left="880"/>
      <w:jc w:val="left"/>
    </w:pPr>
    <w:rPr>
      <w:rFonts w:eastAsiaTheme="minorEastAsia" w:cstheme="minorBidi"/>
      <w:kern w:val="2"/>
      <w:szCs w:val="22"/>
    </w:rPr>
  </w:style>
  <w:style w:type="paragraph" w:styleId="TOC6">
    <w:name w:val="toc 6"/>
    <w:basedOn w:val="a"/>
    <w:next w:val="a"/>
    <w:autoRedefine/>
    <w:uiPriority w:val="39"/>
    <w:unhideWhenUsed/>
    <w:rsid w:val="00BF4D53"/>
    <w:pPr>
      <w:spacing w:after="100" w:line="259" w:lineRule="auto"/>
      <w:ind w:left="1100"/>
      <w:jc w:val="left"/>
    </w:pPr>
    <w:rPr>
      <w:rFonts w:eastAsiaTheme="minorEastAsia" w:cstheme="minorBidi"/>
      <w:kern w:val="2"/>
      <w:szCs w:val="22"/>
    </w:rPr>
  </w:style>
  <w:style w:type="paragraph" w:styleId="TOC7">
    <w:name w:val="toc 7"/>
    <w:basedOn w:val="a"/>
    <w:next w:val="a"/>
    <w:autoRedefine/>
    <w:uiPriority w:val="39"/>
    <w:unhideWhenUsed/>
    <w:rsid w:val="00BF4D53"/>
    <w:pPr>
      <w:spacing w:after="100" w:line="259" w:lineRule="auto"/>
      <w:ind w:left="1320"/>
      <w:jc w:val="left"/>
    </w:pPr>
    <w:rPr>
      <w:rFonts w:eastAsiaTheme="minorEastAsia" w:cstheme="minorBidi"/>
      <w:kern w:val="2"/>
      <w:szCs w:val="22"/>
    </w:rPr>
  </w:style>
  <w:style w:type="paragraph" w:styleId="TOC8">
    <w:name w:val="toc 8"/>
    <w:basedOn w:val="a"/>
    <w:next w:val="a"/>
    <w:autoRedefine/>
    <w:uiPriority w:val="39"/>
    <w:unhideWhenUsed/>
    <w:rsid w:val="00BF4D53"/>
    <w:pPr>
      <w:spacing w:after="100" w:line="259" w:lineRule="auto"/>
      <w:ind w:left="1540"/>
      <w:jc w:val="left"/>
    </w:pPr>
    <w:rPr>
      <w:rFonts w:eastAsiaTheme="minorEastAsia" w:cstheme="minorBidi"/>
      <w:kern w:val="2"/>
      <w:szCs w:val="22"/>
    </w:rPr>
  </w:style>
  <w:style w:type="paragraph" w:styleId="TOC9">
    <w:name w:val="toc 9"/>
    <w:basedOn w:val="a"/>
    <w:next w:val="a"/>
    <w:autoRedefine/>
    <w:uiPriority w:val="39"/>
    <w:unhideWhenUsed/>
    <w:rsid w:val="00BF4D53"/>
    <w:pPr>
      <w:spacing w:after="100" w:line="259" w:lineRule="auto"/>
      <w:ind w:left="1760"/>
      <w:jc w:val="left"/>
    </w:pPr>
    <w:rPr>
      <w:rFonts w:eastAsiaTheme="minorEastAsia" w:cstheme="minorBidi"/>
      <w:kern w:val="2"/>
      <w:szCs w:val="22"/>
    </w:rPr>
  </w:style>
  <w:style w:type="character" w:customStyle="1" w:styleId="afffd">
    <w:name w:val="נושא משנה"/>
    <w:basedOn w:val="a0"/>
    <w:uiPriority w:val="1"/>
    <w:qFormat/>
    <w:rsid w:val="00143440"/>
    <w:rPr>
      <w:rFonts w:cs="BA TM • Vilna Extra-Bold"/>
      <w:spacing w:val="4"/>
      <w:sz w:val="22"/>
      <w:szCs w:val="22"/>
    </w:rPr>
  </w:style>
  <w:style w:type="character" w:styleId="Hyperlink">
    <w:name w:val="Hyperlink"/>
    <w:basedOn w:val="a0"/>
    <w:uiPriority w:val="99"/>
    <w:unhideWhenUsed/>
    <w:rsid w:val="008676BB"/>
    <w:rPr>
      <w:color w:val="0563C1" w:themeColor="hyperlink"/>
      <w:u w:val="single"/>
    </w:rPr>
  </w:style>
  <w:style w:type="character" w:styleId="afffe">
    <w:name w:val="Unresolved Mention"/>
    <w:basedOn w:val="a0"/>
    <w:uiPriority w:val="99"/>
    <w:semiHidden/>
    <w:unhideWhenUsed/>
    <w:rsid w:val="008676BB"/>
    <w:rPr>
      <w:color w:val="605E5C"/>
      <w:shd w:val="clear" w:color="auto" w:fill="E1DFDD"/>
    </w:rPr>
  </w:style>
  <w:style w:type="paragraph" w:styleId="affff">
    <w:name w:val="Revision"/>
    <w:hidden/>
    <w:uiPriority w:val="99"/>
    <w:semiHidden/>
    <w:rsid w:val="00DA6699"/>
    <w:pPr>
      <w:spacing w:after="0" w:line="240" w:lineRule="auto"/>
    </w:pPr>
    <w:rPr>
      <w:rFonts w:cs="FrankRuehl"/>
      <w:szCs w:val="18"/>
    </w:rPr>
  </w:style>
  <w:style w:type="character" w:customStyle="1" w:styleId="MisparKeta">
    <w:name w:val="מספר קטע"/>
    <w:basedOn w:val="a0"/>
    <w:uiPriority w:val="1"/>
    <w:qFormat/>
    <w:rPr>
      <w:rFonts w:cs="BA Vilna Bold"/>
      <w:bCs/>
      <w:color w:val="7A5A14"/>
      <w:szCs w:val="14"/>
    </w:rPr>
  </w:style>
  <w:style w:type="character" w:customStyle="1" w:styleId="TanaimMishna">
    <w:name w:val="תנאי המשנה"/>
    <w:basedOn w:val="a0"/>
    <w:uiPriority w:val="1"/>
    <w:qFormat/>
    <w:rPr>
      <w:rFonts w:ascii="BA Vilna Bold" w:hAnsi="BA Vilna Bold" w:cs="BA Vilna Bold"/>
      <w:b/>
      <w:bCs/>
      <w:spacing w:val="4"/>
      <w:sz w:val="18"/>
      <w:szCs w:val="18"/>
    </w:rPr>
  </w:style>
  <w:style w:type="character" w:customStyle="1" w:styleId="HesberMishna">
    <w:name w:val="הסבר במשנה"/>
    <w:basedOn w:val="a0"/>
    <w:uiPriority w:val="1"/>
    <w:qFormat/>
    <w:rPr>
      <w:rFonts w:ascii="Fb Fontext" w:hAnsi="Fb Fontext" w:cs="FrankRuehl"/>
      <w:sz w:val="16"/>
      <w:szCs w:val="16"/>
    </w:rPr>
  </w:style>
  <w:style w:type="paragraph" w:customStyle="1" w:styleId="MishnaBatzad">
    <w:name w:val="משנה בצד"/>
    <w:basedOn w:val="a"/>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
    <w:next w:val="a"/>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
    <w:next w:val="a"/>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110D8-9093-4697-8ABA-D088AC33A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19075</TotalTime>
  <Pages>21</Pages>
  <Words>14205</Words>
  <Characters>81113</Characters>
  <Application>Microsoft Office Word</Application>
  <DocSecurity>0</DocSecurity>
  <Lines>891</Lines>
  <Paragraphs>496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11</cp:revision>
  <cp:lastPrinted>2025-06-15T18:56:00Z</cp:lastPrinted>
  <dcterms:created xsi:type="dcterms:W3CDTF">2021-08-08T16:44:00Z</dcterms:created>
  <dcterms:modified xsi:type="dcterms:W3CDTF">2026-06-18T04:30:00Z</dcterms:modified>
</cp:coreProperties>
</file>